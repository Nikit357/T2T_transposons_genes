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BEFE6" w14:textId="77777777" w:rsidR="00DE13E5" w:rsidRDefault="00FA355E" w:rsidP="00C76E75">
      <w:pPr>
        <w:pStyle w:val="Heading1"/>
        <w:spacing w:after="160" w:line="240" w:lineRule="auto"/>
        <w:jc w:val="center"/>
        <w:rPr>
          <w:rFonts w:ascii="Times New Roman" w:eastAsia="Times New Roman" w:hAnsi="Times New Roman" w:cs="Times New Roman"/>
          <w:b/>
          <w:bCs/>
          <w:color w:val="000000"/>
          <w:sz w:val="24"/>
          <w:szCs w:val="24"/>
        </w:rPr>
      </w:pPr>
      <w:del w:id="0" w:author="Claude (G3 revision)" w:date="2026-08-04T00:00:00Z">
        <w:r>
          <w:rPr>
            <w:rFonts w:ascii="Times New Roman" w:eastAsiaTheme="minorHAnsi" w:hAnsi="Times New Roman" w:cs="Times New Roman"/>
            <w:b/>
            <w:bCs/>
            <w:color w:val="000000"/>
            <w:sz w:val="24"/>
            <w:szCs w:val="24"/>
            <w14:ligatures w14:val="standardContextual"/>
          </w:rPr>
          <w:delText>Evolutionary arms race between transposable elements and human genes: telomere-to-telomere genome comprehensive analysis identifies young L1 clusters in the interferon-alpha domain</w:delText>
        </w:r>
      </w:del>
      <w:r>
        <w:rPr>
          <w:rFonts w:ascii="Times New Roman" w:eastAsiaTheme="minorHAnsi" w:hAnsi="Times New Roman" w:cs="Times New Roman"/>
          <w:b/>
          <w:bCs/>
          <w:color w:val="000000"/>
          <w:sz w:val="24"/>
          <w:szCs w:val="24"/>
          <w14:ligatures w14:val="standardContextual"/>
        </w:rPr>
        <w:t>Telomere-to-telomere co-mapping of transposable elements and human genes identifies a cluster of young L1 elements in the interferon-alpha domain</w:t>
      </w:r>
      <w:r w:rsidR="00A70238">
        <w:rPr>
          <w:rFonts w:ascii="Times New Roman" w:eastAsiaTheme="minorHAnsi" w:hAnsi="Times New Roman" w:cs="Times New Roman"/>
          <w:b/>
          <w:bCs/>
          <w:color w:val="000000"/>
          <w:sz w:val="24"/>
          <w:szCs w:val="24"/>
          <w14:ligatures w14:val="standardContextual"/>
        </w:rPr>
        <w:t xml:space="preserve"> with potential evolutionary arms-race</w:t>
      </w:r>
    </w:p>
    <w:p w14:paraId="0C2F2FC9" w14:textId="77777777" w:rsidR="00DE13E5" w:rsidRPr="005F57F8" w:rsidRDefault="00DE13E5" w:rsidP="00C76E75">
      <w:pPr>
        <w:spacing w:line="240" w:lineRule="auto"/>
        <w:rPr>
          <w:vertAlign w:val="superscript"/>
        </w:rPr>
      </w:pPr>
      <w:r w:rsidRPr="005F57F8">
        <w:rPr>
          <w:b/>
          <w:bCs/>
        </w:rPr>
        <w:t>Author:</w:t>
      </w:r>
      <w:r w:rsidRPr="005F57F8">
        <w:t xml:space="preserve"> Daniil Nikitin</w:t>
      </w:r>
      <w:r w:rsidRPr="005F57F8">
        <w:rPr>
          <w:vertAlign w:val="superscript"/>
        </w:rPr>
        <w:t>1*</w:t>
      </w:r>
    </w:p>
    <w:p w14:paraId="0948F4C9" w14:textId="77777777" w:rsidR="00DE13E5" w:rsidRPr="005F57F8" w:rsidRDefault="00DE13E5" w:rsidP="00C76E75">
      <w:pPr>
        <w:spacing w:line="240" w:lineRule="auto"/>
        <w:rPr>
          <w:vertAlign w:val="superscript"/>
        </w:rPr>
      </w:pPr>
    </w:p>
    <w:p w14:paraId="4EE3706D" w14:textId="77777777" w:rsidR="00DE13E5" w:rsidRPr="005F57F8" w:rsidRDefault="00DE13E5" w:rsidP="00C76E75">
      <w:pPr>
        <w:spacing w:line="240" w:lineRule="auto"/>
        <w:rPr>
          <w:b/>
          <w:bCs/>
        </w:rPr>
      </w:pPr>
      <w:r w:rsidRPr="005F57F8">
        <w:rPr>
          <w:b/>
          <w:bCs/>
        </w:rPr>
        <w:t>Affiliation:</w:t>
      </w:r>
    </w:p>
    <w:p w14:paraId="065CE24A" w14:textId="77777777" w:rsidR="00DE13E5" w:rsidRPr="005F57F8" w:rsidRDefault="00DE13E5" w:rsidP="00C76E75">
      <w:pPr>
        <w:spacing w:line="240" w:lineRule="auto"/>
      </w:pPr>
      <w:r w:rsidRPr="005F57F8">
        <w:t>Institute of Molecular Biology, National Academy of Science of the Republic of Armenia</w:t>
      </w:r>
    </w:p>
    <w:p w14:paraId="3461D872" w14:textId="77777777" w:rsidR="00DE13E5" w:rsidRPr="005F57F8" w:rsidRDefault="00DE13E5" w:rsidP="00C76E75">
      <w:pPr>
        <w:spacing w:line="240" w:lineRule="auto"/>
      </w:pPr>
    </w:p>
    <w:p w14:paraId="28B963A9" w14:textId="77777777" w:rsidR="005762DF" w:rsidRDefault="00D315AC" w:rsidP="00C76E75">
      <w:pPr>
        <w:spacing w:line="240" w:lineRule="auto"/>
      </w:pPr>
      <w:r>
        <w:t>Running title: TEs near human genes in T2T</w:t>
      </w:r>
    </w:p>
    <w:p w14:paraId="6B31007E" w14:textId="77777777" w:rsidR="005762DF" w:rsidRDefault="00D315AC" w:rsidP="00C76E75">
      <w:pPr>
        <w:spacing w:line="240" w:lineRule="auto"/>
      </w:pPr>
      <w:r>
        <w:t>Keywords: transposable elements; T2T-CHM13; transcription start site; gene ontology; interferon alpha; LINE-1; human genome</w:t>
      </w:r>
    </w:p>
    <w:p w14:paraId="51ECC128" w14:textId="77777777" w:rsidR="00DE13E5" w:rsidRPr="005F57F8" w:rsidRDefault="00DE13E5" w:rsidP="00C76E75">
      <w:pPr>
        <w:spacing w:line="240" w:lineRule="auto"/>
      </w:pPr>
      <w:r w:rsidRPr="005F57F8">
        <w:t>*Correspondence: danya.nikitin.orel@gmail.com</w:t>
      </w:r>
    </w:p>
    <w:p w14:paraId="02BAFE37" w14:textId="77777777" w:rsidR="005762DF" w:rsidRDefault="00D315AC" w:rsidP="00C76E75">
      <w:pPr>
        <w:spacing w:line="240" w:lineRule="auto"/>
      </w:pPr>
      <w:r>
        <w:t>Corresponding author: Daniil Nikitin, Institute of Molecular Biology, National Academy of Sciences of the Republic of Armenia, Yerevan, Armenia. Email: danya.nikitin.orel@gmail.com. ORCID: 0000-0003-1029-1174.</w:t>
      </w:r>
    </w:p>
    <w:p w14:paraId="5AB73FEC" w14:textId="77777777" w:rsidR="00DE13E5" w:rsidRPr="005F57F8" w:rsidRDefault="00DE13E5" w:rsidP="00C76E75">
      <w:pPr>
        <w:pStyle w:val="Heading1"/>
        <w:spacing w:after="160" w:line="240" w:lineRule="auto"/>
        <w:jc w:val="center"/>
        <w:rPr>
          <w:rFonts w:ascii="Times New Roman" w:eastAsia="Times New Roman" w:hAnsi="Times New Roman" w:cs="Times New Roman"/>
          <w:b/>
          <w:bCs/>
          <w:color w:val="000000"/>
          <w:sz w:val="24"/>
          <w:szCs w:val="24"/>
        </w:rPr>
      </w:pPr>
      <w:del w:id="1" w:author="Claude (G3 house style)" w:date="2026-08-04T12:00:00Z">
        <w:r>
          <w:rPr>
            <w:rFonts w:ascii="Times New Roman" w:eastAsia="Times New Roman" w:hAnsi="Times New Roman" w:cs="Times New Roman"/>
            <w:b/>
            <w:bCs/>
            <w:color w:val="000000"/>
            <w:sz w:val="24"/>
            <w:szCs w:val="24"/>
          </w:rPr>
          <w:delText>ABSTRACT</w:delText>
        </w:r>
      </w:del>
      <w:r>
        <w:rPr>
          <w:rFonts w:ascii="Times New Roman" w:eastAsia="Times New Roman" w:hAnsi="Times New Roman" w:cs="Times New Roman"/>
          <w:b/>
          <w:bCs/>
          <w:color w:val="000000"/>
          <w:sz w:val="24"/>
          <w:szCs w:val="24"/>
        </w:rPr>
        <w:t>Abstract</w:t>
      </w:r>
    </w:p>
    <w:p w14:paraId="431C2690" w14:textId="6AB521B4" w:rsidR="00DE13E5" w:rsidRPr="00E80830" w:rsidRDefault="00354995" w:rsidP="00C76E75">
      <w:pPr>
        <w:spacing w:before="100" w:beforeAutospacing="1" w:after="100" w:afterAutospacing="1" w:line="240" w:lineRule="auto"/>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2" w:author="Claude (G3 revision)" w:date="2026-08-04T00:00:00Z">
        <w:r>
          <w:delText>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r>
        <w:t xml:space="preserve">The complete telomere-to-telomere (T2T) assembly </w:t>
      </w:r>
      <w:r w:rsidR="0066158A">
        <w:t xml:space="preserve">enables comprehensive </w:t>
      </w:r>
      <w:r w:rsidR="005C0B99">
        <w:t>investigation of TE contributions to gene regulation</w:t>
      </w:r>
      <w:r>
        <w:t xml:space="preserve">. Using a 10 kb window around transcription start sites, we mapped 3,709,429 human TEs to 28,738 genes against a 500-permutation background that corrects the length bias of the odds ratio, and assessed the enrichment and functional associations of six TE classes and 44 families. </w:t>
      </w:r>
      <w:del w:id="3" w:author="Claude (G3 revision)" w:date="2026-08-04T00:00:00Z">
        <w:r>
          <w:delText>We identified a 220 kb interferon-alpha genomic domain enriched with evolutionarily young L1 elements, suggesting a recent evolutionary arms race influencing innate immune responses.</w:delText>
        </w:r>
      </w:del>
      <w:r>
        <w:t xml:space="preserve">We identified a 220 kb interferon-alpha domain enriched with young L1 elements: 77 of its 175 TEs are </w:t>
      </w:r>
      <w:r w:rsidR="00FE4A76">
        <w:t xml:space="preserve">evolutionary young </w:t>
      </w:r>
      <w:r>
        <w:t>L1 copies from 36 subfamilies, at mean divergence 135.7 against 188.2 genome-wide. This is consistent with recent L1 activity</w:t>
      </w:r>
      <w:r w:rsidR="00FE4A76">
        <w:t xml:space="preserve"> and could indicate a recent evolutionary arms-race </w:t>
      </w:r>
      <w:r>
        <w:t>affect</w:t>
      </w:r>
      <w:r w:rsidR="00FE4A76">
        <w:t>ing</w:t>
      </w:r>
      <w:r>
        <w:t xml:space="preserve"> innate immune gene regulation. Distinct TE classes exhibited specific functional associations: SVA elements were enriched near genes involved in transcription termination; Alu elements were linked to RNA processing and splicing; </w:t>
      </w:r>
      <w:del w:id="4" w:author="Claude (G3 revision)" w:date="2026-08-04T00:00:00Z">
        <w:r>
          <w:delText>MIR elements were associated with genes involved in zinc, copper, and cadmium detoxification</w:delText>
        </w:r>
      </w:del>
      <w:r>
        <w:t xml:space="preserve">MIR elements were associated with zinc homeostasis and voltage-gated potassium channel genes; LINE elements were enriched near genes related to lipid metabolism and olfactory perception; </w:t>
      </w:r>
      <w:del w:id="5" w:author="Claude (G3 revision)" w:date="2026-08-04T00:00:00Z">
        <w:r>
          <w:delText>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r>
        <w:t xml:space="preserve">and LTR elements were associated with ion transport. This correlative map provides a positional baseline against which epigenomic and functional TE studies can be </w:t>
      </w:r>
      <w:del w:id="1329" w:author="Claude (scientific review 2026-08-09)" w:date="2026-08-09T00:00:00Z">
        <w:r>
          <w:delText xml:space="preserve">normalised</w:delText>
        </w:r>
      </w:del>
      <w:ins w:id="1330" w:author="Claude (scientific review 2026-08-09)" w:date="2026-08-09T00:00:00Z">
        <w:r>
          <w:t xml:space="preserve">normalized</w:t>
        </w:r>
      </w:ins>
      <w:r>
        <w:t xml:space="preserve">, and a set of candidate loci for </w:t>
      </w:r>
      <w:del w:id="6" w:author="Microsoft Word" w:date="2026-08-08T11:50:00Z" w16du:dateUtc="2026-08-08T07:50:00Z">
        <w:r>
          <w:delText>follow-up.</w:delText>
        </w:r>
      </w:del>
      <w:ins w:id="7" w:author="Microsoft Word" w:date="2026-08-08T11:50:00Z" w16du:dateUtc="2026-08-08T07:50:00Z">
        <w:r w:rsidR="0024214D">
          <w:t>further investigation of evolutionary arms race</w:t>
        </w:r>
        <w:r>
          <w:t>.</w:t>
        </w:r>
      </w:ins>
    </w:p>
    <w:p w14:paraId="2A004D63"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8" w:author="Claude (G3 house style)" w:date="2026-08-04T12:00:00Z">
        <w:r>
          <w:rPr>
            <w:rFonts w:ascii="Times New Roman" w:eastAsia="Times New Roman" w:hAnsi="Times New Roman" w:cs="Times New Roman"/>
            <w:b/>
            <w:bCs/>
            <w:color w:val="000000"/>
            <w:sz w:val="24"/>
            <w:szCs w:val="24"/>
          </w:rPr>
          <w:delText>INTRODUCTION</w:delText>
        </w:r>
      </w:del>
      <w:r>
        <w:rPr>
          <w:rFonts w:ascii="Times New Roman" w:eastAsia="Times New Roman" w:hAnsi="Times New Roman" w:cs="Times New Roman"/>
          <w:b/>
          <w:bCs/>
          <w:color w:val="000000"/>
          <w:sz w:val="24"/>
          <w:szCs w:val="24"/>
        </w:rPr>
        <w:t>Introduction</w:t>
      </w:r>
    </w:p>
    <w:p w14:paraId="68A59818" w14:textId="0EB6A557" w:rsidR="00DE13E5" w:rsidRDefault="00DE13E5" w:rsidP="00C76E75">
      <w:pPr>
        <w:spacing w:line="240" w:lineRule="auto"/>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EndPr/>
        <w:sdtContent>
          <w:r w:rsidR="00B75A33" w:rsidRPr="00B75A33">
            <w:rPr>
              <w:color w:val="000000"/>
            </w:rPr>
            <w:t>(1)</w:t>
          </w:r>
        </w:sdtContent>
      </w:sdt>
      <w:r w:rsidRPr="00E04452">
        <w:t>.</w:t>
      </w:r>
      <w:r>
        <w:t xml:space="preserve"> </w:t>
      </w:r>
      <w:r w:rsidRPr="00E04452">
        <w:t>For over two decades, genomic analysis relied on references such as GRCh38, which contained hundreds of megabases of unresolved sequences, primarily concentrated in highly repetitive regions like centromeres, subtelomeres, and acrocentric short arms.</w:t>
      </w:r>
      <w:r>
        <w:rPr>
          <w:vertAlign w:val="superscript"/>
        </w:rPr>
        <w:t xml:space="preserve"> </w:t>
      </w:r>
      <w:r w:rsidRPr="00E04452">
        <w:t xml:space="preserve">These "dark regions" </w:t>
      </w:r>
      <w:r w:rsidRPr="00E04452">
        <w:lastRenderedPageBreak/>
        <w:t>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EndPr/>
        <w:sdtContent>
          <w:r w:rsidR="00B75A33" w:rsidRPr="00B75A33">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EndPr/>
        <w:sdtContent>
          <w:r w:rsidR="00B75A33" w:rsidRPr="00B75A33">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EndPr/>
        <w:sdtContent>
          <w:r w:rsidR="00B75A33" w:rsidRPr="00B75A33">
            <w:rPr>
              <w:color w:val="000000"/>
            </w:rPr>
            <w:t>(2)</w:t>
          </w:r>
        </w:sdtContent>
      </w:sdt>
      <w:r>
        <w:t>.</w:t>
      </w:r>
    </w:p>
    <w:p w14:paraId="33C8B559" w14:textId="77777777" w:rsidR="00DE13E5" w:rsidRDefault="00DE13E5" w:rsidP="00C76E75">
      <w:pPr>
        <w:spacing w:line="240" w:lineRule="auto"/>
      </w:pPr>
    </w:p>
    <w:p w14:paraId="35E1EF00" w14:textId="2C90AB18" w:rsidR="00DE13E5" w:rsidRDefault="00DE13E5" w:rsidP="00C76E75">
      <w:pPr>
        <w:spacing w:line="240" w:lineRule="auto"/>
      </w:pPr>
      <w:r>
        <w:t>TEs are increasingly recognized as driver</w:t>
      </w:r>
      <w:r w:rsidR="00A359E9">
        <w:t>s</w:t>
      </w:r>
      <w:r>
        <w:t xml:space="preserve"> of regulatory innovation during the major evolutionary transitions from eukaryogenesis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EndPr/>
        <w:sdtContent>
          <w:r w:rsidR="00B75A33" w:rsidRPr="00B75A33">
            <w:rPr>
              <w:color w:val="000000"/>
            </w:rPr>
            <w:t>(Nikitin, 2026)</w:t>
          </w:r>
        </w:sdtContent>
      </w:sdt>
      <w:r>
        <w:t xml:space="preserve">. Moreover, TEs proliferate in a wave pattern within the human genome, and </w:t>
      </w:r>
      <w:del w:id="9" w:author="Claude (G3 revision)" w:date="2026-08-04T00:00:00Z">
        <w:r>
          <w:delText xml:space="preserve">they are in a continuous evolutionary arms race against the host defense systems </w:delText>
        </w:r>
      </w:del>
      <w:r>
        <w:t xml:space="preserve">they have been described as being in a continuous evolutionary arms race with </w:t>
      </w:r>
      <w:del w:id="1400" w:author="Claude (scientific review 2026-08-10)" w:date="2026-08-10T00:00:00Z">
        <w:r>
          <w:delText xml:space="preserve">host defence systems</w:delText>
        </w:r>
      </w:del>
      <w:ins w:id="1401" w:author="Claude (scientific review 2026-08-10)" w:date="2026-08-10T00:00:00Z">
        <w:r>
          <w:t xml:space="preserve">host defense systems</w:t>
        </w:r>
      </w:ins>
      <w:r>
        <w:t xml:space="preserve"> </w:t>
      </w:r>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EndPr/>
        <w:sdtContent>
          <w:r w:rsidR="00B75A33" w:rsidRPr="00B75A33">
            <w:rPr>
              <w:color w:val="000000"/>
            </w:rPr>
            <w:t>(4)</w:t>
          </w:r>
        </w:sdtContent>
      </w:sdt>
      <w:del w:id="10" w:author="Claude (G3 revision)" w:date="2026-08-04T00:00:00Z">
        <w:r>
          <w:delText xml:space="preserve">. During this process TEs insert their transcription factor binding sites (TFBS) in the vicinity of host genes and alter their expression </w:delText>
        </w:r>
      </w:del>
      <w:r>
        <w:t xml:space="preserve">. During this process TEs insert their transcription factor binding sites (TFBS) in the vicinity of host genes and alter their expression </w:t>
      </w:r>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EndPr/>
        <w:sdtContent>
          <w:r w:rsidR="00B75A33" w:rsidRPr="00B75A33">
            <w:rPr>
              <w:color w:val="000000"/>
            </w:rPr>
            <w:t>(5,6)</w:t>
          </w:r>
        </w:sdtContent>
      </w:sdt>
      <w:r>
        <w:t>.</w:t>
      </w:r>
    </w:p>
    <w:p w14:paraId="379A9A68" w14:textId="77777777" w:rsidR="00DE13E5" w:rsidRDefault="00DE13E5" w:rsidP="00C76E75">
      <w:pPr>
        <w:spacing w:line="240" w:lineRule="auto"/>
      </w:pPr>
    </w:p>
    <w:p w14:paraId="41226597" w14:textId="5F3E57FD" w:rsidR="00DE13E5" w:rsidRDefault="00DE13E5" w:rsidP="00C76E75">
      <w:pPr>
        <w:spacing w:line="240" w:lineRule="auto"/>
      </w:pPr>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EndPr/>
        <w:sdtContent>
          <w:r w:rsidR="00B75A33" w:rsidRPr="00B75A33">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1" w:author="Claude (G3 revision)" w:date="2026-08-04T00:00:00Z">
        <w:r>
          <w:delText>The unified approach utilizing the most up to date T2T human genome assembly could significantly improve the overall understanding of TEs-host genome evolutionary arms race and its impact on regulatory innovation and human health and disease.</w:delText>
        </w:r>
      </w:del>
      <w:r>
        <w:t xml:space="preserve">A unified proximity map built on the most up-to-date T2T human genome assembly supplies the positional baseline these studies need: a common measure of how close each TE group </w:t>
      </w:r>
      <w:r w:rsidR="009E6AC1">
        <w:t>locates</w:t>
      </w:r>
      <w:r>
        <w:t xml:space="preserve"> to each </w:t>
      </w:r>
      <w:r w:rsidR="00F877B3">
        <w:t>functional gene group</w:t>
      </w:r>
      <w:r>
        <w:t xml:space="preserve">, against which epigenomic and expression signals can be </w:t>
      </w:r>
      <w:del w:id="1331" w:author="Claude (scientific review 2026-08-09)" w:date="2026-08-09T00:00:00Z">
        <w:r>
          <w:delText xml:space="preserve">normalised</w:delText>
        </w:r>
      </w:del>
      <w:ins w:id="1332" w:author="Claude (scientific review 2026-08-09)" w:date="2026-08-09T00:00:00Z">
        <w:r>
          <w:t xml:space="preserve">normalized</w:t>
        </w:r>
      </w:ins>
      <w:r>
        <w:t xml:space="preserve">. </w:t>
      </w:r>
    </w:p>
    <w:p w14:paraId="5FA03B94" w14:textId="77777777" w:rsidR="00DE13E5" w:rsidRDefault="00DE13E5" w:rsidP="00C76E75">
      <w:pPr>
        <w:spacing w:line="240" w:lineRule="auto"/>
      </w:pPr>
    </w:p>
    <w:p w14:paraId="211A81EC" w14:textId="65F9DBD6" w:rsidR="00DE13E5" w:rsidRDefault="00DE13E5" w:rsidP="00C76E75">
      <w:pPr>
        <w:spacing w:line="240" w:lineRule="auto"/>
      </w:pPr>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2" w:author="Claude (G3 revision)" w:date="2026-08-04T00:00:00Z">
        <w:r>
          <w:delText>LINE elements in general could impact lipid metabolism and sensory perception of smell, and LTRs are potentially connected with potassium ion channels</w:delText>
        </w:r>
      </w:del>
      <w:r>
        <w:t xml:space="preserve">LINE elements are enriched near genes of lipid metabolism and sensory perception of smell, and LTR elements near genes of ion transport. </w:t>
      </w:r>
      <w:del w:id="13" w:author="Claude (G3 revision)" w:date="2026-08-04T00:00:00Z">
        <w:r>
          <w:delText>We showed that the 220 kb interferon alpha domain is uniquely enriched with young, low-divergence L1 elements indicating the recent example of evolutionary arms race shaping innate immune response.</w:delText>
        </w:r>
      </w:del>
      <w:r>
        <w:t>We show that the 220 kb interferon alpha domain is enriched with young, low-divergence L1 elements, identifying a candidate locus of recent L1 activity for functional follow-up</w:t>
      </w:r>
      <w:r w:rsidR="00C00A5B">
        <w:t xml:space="preserve"> studies</w:t>
      </w:r>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0F6F675" w14:textId="77777777" w:rsidR="00DE13E5" w:rsidRDefault="00DE13E5" w:rsidP="00C76E75">
      <w:pPr>
        <w:spacing w:line="240" w:lineRule="auto"/>
      </w:pPr>
    </w:p>
    <w:p w14:paraId="6D599110" w14:textId="2B8E8E56" w:rsidR="00DE13E5" w:rsidRDefault="0009221D" w:rsidP="00C76E75">
      <w:pPr>
        <w:spacing w:line="240" w:lineRule="auto"/>
      </w:pPr>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r w:rsidR="007C78EF">
        <w:t xml:space="preserve"> </w:t>
      </w:r>
      <w:r w:rsidR="0079472C">
        <w:t xml:space="preserve">Albeit the </w:t>
      </w:r>
      <w:r w:rsidR="00411D73">
        <w:t xml:space="preserve">current </w:t>
      </w:r>
      <w:r w:rsidR="0079472C">
        <w:t>analysis</w:t>
      </w:r>
      <w:r w:rsidR="003C33C9">
        <w:t xml:space="preserve"> is </w:t>
      </w:r>
      <w:r w:rsidR="00411D73">
        <w:t>purely correlative</w:t>
      </w:r>
      <w:r w:rsidR="001470C2">
        <w:t xml:space="preserve"> and cannot </w:t>
      </w:r>
      <w:r w:rsidR="005E0E9B">
        <w:t xml:space="preserve">detect the ongoing evolutionary arms race, it </w:t>
      </w:r>
      <w:r w:rsidR="00702176">
        <w:t xml:space="preserve">points at genome loci and molecular processes that </w:t>
      </w:r>
      <w:r w:rsidR="00EE019E">
        <w:t xml:space="preserve">could be impacted by </w:t>
      </w:r>
      <w:r w:rsidR="007B73B4">
        <w:t xml:space="preserve">it for </w:t>
      </w:r>
      <w:r w:rsidR="005C762A">
        <w:t>future investigation.</w:t>
      </w:r>
    </w:p>
    <w:p w14:paraId="74582E7F" w14:textId="77777777" w:rsidR="007C78EF" w:rsidRDefault="007C78EF" w:rsidP="00C76E75">
      <w:pPr>
        <w:spacing w:line="240" w:lineRule="auto"/>
      </w:pPr>
    </w:p>
    <w:p w14:paraId="69BFCF3D" w14:textId="77777777" w:rsidR="007C78EF" w:rsidRPr="00E04452" w:rsidRDefault="007C78EF" w:rsidP="00C76E75">
      <w:pPr>
        <w:spacing w:line="240" w:lineRule="auto"/>
      </w:pPr>
    </w:p>
    <w:p w14:paraId="5E668908" w14:textId="77777777" w:rsidR="00DE13E5" w:rsidRPr="00916F87"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4" w:author="Claude (G3 house style)" w:date="2026-08-04T12:00:00Z">
        <w:r>
          <w:rPr>
            <w:rFonts w:ascii="Times New Roman" w:eastAsia="Times New Roman" w:hAnsi="Times New Roman" w:cs="Times New Roman"/>
            <w:b/>
            <w:bCs/>
            <w:color w:val="000000"/>
            <w:sz w:val="24"/>
            <w:szCs w:val="24"/>
          </w:rPr>
          <w:lastRenderedPageBreak/>
          <w:delText>MATERIALS AND METHODS</w:delText>
        </w:r>
      </w:del>
      <w:r>
        <w:rPr>
          <w:rFonts w:ascii="Times New Roman" w:eastAsia="Times New Roman" w:hAnsi="Times New Roman" w:cs="Times New Roman"/>
          <w:b/>
          <w:bCs/>
          <w:color w:val="000000"/>
          <w:sz w:val="24"/>
          <w:szCs w:val="24"/>
        </w:rPr>
        <w:t>Materials and methods</w:t>
      </w:r>
    </w:p>
    <w:p w14:paraId="1EA3ED3F" w14:textId="77777777" w:rsidR="00DE13E5" w:rsidRPr="007F433F"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11D14E99" w14:textId="7D854EEC" w:rsidR="00DE13E5" w:rsidRDefault="00DE13E5" w:rsidP="00C76E75">
      <w:pPr>
        <w:pStyle w:val="NormalWeb"/>
        <w:spacing w:line="240" w:lineRule="auto"/>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EndPr/>
        <w:sdtContent>
          <w:r w:rsidR="00B75A33" w:rsidRPr="00B75A33">
            <w:rPr>
              <w:color w:val="000000"/>
            </w:rPr>
            <w:t>(12)</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t xml:space="preserve">). The T2T RepeatMasker </w:t>
      </w:r>
      <w:del w:id="1406" w:author="Claude (scientific review 2026-08-10)" w:date="2026-08-10T00:00:00Z">
        <w:r>
          <w:delText xml:space="preserve">annotation itself was derived from</w:delText>
        </w:r>
      </w:del>
      <w:ins w:id="1407" w:author="Claude (scientific review 2026-08-10)" w:date="2026-08-10T00:00:00Z">
        <w:r>
          <w:t xml:space="preserve">annotation itself was derived from </w:t>
        </w:r>
      </w:ins>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EndPr/>
        <w:sdtContent>
          <w:r w:rsidR="00B75A33" w:rsidRPr="00B75A33">
            <w:rPr>
              <w:color w:val="000000"/>
            </w:rPr>
            <w:t>(13)</w:t>
          </w:r>
        </w:sdtContent>
      </w:sdt>
      <w:r w:rsidR="00ED43A5">
        <w:t xml:space="preserve">, and average divergence scores (number of substitutions per 1000 base pairs) were extracted from the same </w:t>
      </w:r>
      <w:r w:rsidR="00B055F3">
        <w:t>UCSC RepeatMasker track.</w:t>
      </w:r>
    </w:p>
    <w:p w14:paraId="25C10CB7" w14:textId="2720009A" w:rsidR="009E0429" w:rsidRDefault="009E0429" w:rsidP="00C76E75">
      <w:pPr>
        <w:pStyle w:val="NormalWeb"/>
        <w:spacing w:line="240" w:lineRule="auto"/>
      </w:pPr>
      <w:r>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EndPr/>
        <w:sdtContent>
          <w:r w:rsidR="00B75A33" w:rsidRPr="00B75A33">
            <w:rPr>
              <w:color w:val="000000"/>
            </w:rPr>
            <w:t>(12)</w:t>
          </w:r>
        </w:sdtContent>
      </w:sdt>
      <w:r w:rsidR="00DE13E5">
        <w:t>:</w:t>
      </w:r>
    </w:p>
    <w:p w14:paraId="7A1186BE" w14:textId="77777777" w:rsidR="009E0429" w:rsidRDefault="009E0429" w:rsidP="00C76E75">
      <w:pPr>
        <w:pStyle w:val="NormalWeb"/>
        <w:numPr>
          <w:ilvl w:val="0"/>
          <w:numId w:val="6"/>
        </w:numPr>
        <w:spacing w:line="240" w:lineRule="auto"/>
      </w:pPr>
      <w:r w:rsidRPr="009E0429">
        <w:rPr>
          <w:rStyle w:val="Strong"/>
          <w:rFonts w:eastAsiaTheme="majorEastAsia"/>
        </w:rPr>
        <w:t>Class</w:t>
      </w:r>
      <w:r>
        <w:t xml:space="preserve">, representing the highest level, defined by the mechanism of transposition. </w:t>
      </w:r>
    </w:p>
    <w:p w14:paraId="0D6B250E" w14:textId="77777777" w:rsidR="00DE13E5" w:rsidRPr="00F36FFF" w:rsidRDefault="009E0429" w:rsidP="00C76E75">
      <w:pPr>
        <w:pStyle w:val="NormalWeb"/>
        <w:numPr>
          <w:ilvl w:val="0"/>
          <w:numId w:val="6"/>
        </w:numPr>
        <w:spacing w:after="160" w:line="240" w:lineRule="auto"/>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279517E" w14:textId="77777777" w:rsidR="00DE13E5" w:rsidRDefault="00A048A7" w:rsidP="00C76E75">
      <w:pPr>
        <w:pStyle w:val="NormalWeb"/>
        <w:spacing w:line="240" w:lineRule="auto"/>
      </w:pPr>
      <w:r>
        <w:t>In this study, we adopted the RepeatMasker classification as provided in the T2T genome assembly without modification, ensuring consistency with the widely accepted TE annotation framework</w:t>
      </w:r>
      <w:r w:rsidR="00DE13E5">
        <w:t>.</w:t>
      </w:r>
    </w:p>
    <w:p w14:paraId="63382C95" w14:textId="576A093D" w:rsidR="005762DF" w:rsidRDefault="00D315AC" w:rsidP="00C76E75">
      <w:pPr>
        <w:pStyle w:val="NormalWeb"/>
        <w:spacing w:line="240" w:lineRule="auto"/>
      </w:pPr>
      <w:r>
        <w:t xml:space="preserve">The processed annotation used throughout is provided as the tab-separated file T2T_repeat_masker_processed_sorted.bed (chromosome, start, end, divergence score, subfamily, family, class), and the transcription start site </w:t>
      </w:r>
      <w:del w:id="1333" w:author="Claude (scientific review 2026-08-09)" w:date="2026-08-09T00:00:00Z">
        <w:r>
          <w:delText xml:space="preserve">neighbourhoods</w:delText>
        </w:r>
      </w:del>
      <w:ins w:id="1334" w:author="Claude (scientific review 2026-08-09)" w:date="2026-08-09T00:00:00Z">
        <w:r>
          <w:t xml:space="preserve">neighborhoods</w:t>
        </w:r>
      </w:ins>
      <w:r>
        <w:t xml:space="preserve"> as T2T_genes.bed. These two files are the sole inputs to every intersection reported here, including the permutation background and the window sensitivity analysis.</w:t>
      </w:r>
      <w:r w:rsidR="00B878DB">
        <w:t xml:space="preserve"> These files are deposited in the GitHub repository accessible via the link </w:t>
      </w:r>
      <w:hyperlink r:id="rId8" w:history="1">
        <w:r w:rsidR="00830998" w:rsidRPr="00C46139">
          <w:rPr>
            <w:rStyle w:val="Hyperlink"/>
          </w:rPr>
          <w:t>https://github.com/Nikit357/T2T_transposons_genes</w:t>
        </w:r>
      </w:hyperlink>
      <w:r w:rsidR="00830998">
        <w:t>.</w:t>
      </w:r>
    </w:p>
    <w:p w14:paraId="7D1339D9" w14:textId="77777777" w:rsidR="00DE13E5" w:rsidRDefault="00A048A7" w:rsidP="00C76E75">
      <w:pPr>
        <w:pStyle w:val="NormalWeb"/>
        <w:spacing w:line="240" w:lineRule="auto"/>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659F4559" w14:textId="5E804EE3" w:rsidR="00DE13E5" w:rsidRDefault="00381225" w:rsidP="00C76E75">
      <w:pPr>
        <w:pStyle w:val="NormalWeb"/>
        <w:spacing w:line="240" w:lineRule="auto"/>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
          <w:id w:val="367181771"/>
          <w:placeholder>
            <w:docPart w:val="EB2D0EDEA2DDB54E9564080D574EB560"/>
          </w:placeholder>
        </w:sdtPr>
        <w:sdtEndPr/>
        <w:sdtContent>
          <w:r w:rsidR="00B75A33" w:rsidRPr="00B75A33">
            <w:rPr>
              <w:color w:val="000000"/>
            </w:rPr>
            <w:t>(14)</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
          <w:id w:val="-1014306327"/>
          <w:placeholder>
            <w:docPart w:val="EB2D0EDEA2DDB54E9564080D574EB560"/>
          </w:placeholder>
        </w:sdtPr>
        <w:sdtEndPr/>
        <w:sdtContent>
          <w:r w:rsidR="00B75A33" w:rsidRPr="00B75A33">
            <w:rPr>
              <w:color w:val="000000"/>
            </w:rPr>
            <w:t>(15)</w:t>
          </w:r>
        </w:sdtContent>
      </w:sdt>
      <w:r w:rsidR="00DE13E5">
        <w:t>.</w:t>
      </w:r>
    </w:p>
    <w:p w14:paraId="2A34496A" w14:textId="77777777" w:rsidR="00DE13E5" w:rsidRPr="00916F87" w:rsidRDefault="00DE13E5" w:rsidP="00C76E75">
      <w:pPr>
        <w:spacing w:line="240" w:lineRule="auto"/>
      </w:pPr>
    </w:p>
    <w:p w14:paraId="32F1386E"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6B0EB464" w14:textId="39EA158B" w:rsidR="00DE13E5" w:rsidRPr="006C48A5" w:rsidRDefault="00DE13E5" w:rsidP="00C76E75">
      <w:pPr>
        <w:spacing w:line="240" w:lineRule="auto"/>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
          <w:id w:val="-1360503660"/>
          <w:placeholder>
            <w:docPart w:val="4F7EB62B2BF87843B197D9C3BF7D81CF"/>
          </w:placeholder>
        </w:sdtPr>
        <w:sdtEndPr/>
        <w:sdtContent>
          <w:r w:rsidR="00B75A33" w:rsidRPr="00B75A33">
            <w:rPr>
              <w:color w:val="000000"/>
            </w:rPr>
            <w:t>(16)</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2E2B57C4" w14:textId="77777777" w:rsidR="00DE13E5" w:rsidRPr="00ED7D37" w:rsidRDefault="00DE13E5" w:rsidP="00C76E75">
      <w:pPr>
        <w:spacing w:line="240" w:lineRule="auto"/>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w:t>
      </w:r>
      <w:r>
        <w:rPr>
          <w:color w:val="000000"/>
        </w:rPr>
        <w:lastRenderedPageBreak/>
        <w:t xml:space="preserve">of TSS 10 kb neighborhoods used in the mapping is provided in </w:t>
      </w:r>
      <w:del w:id="15" w:author="Claude (G3 house style)" w:date="2026-08-04T12:00:00Z">
        <w:r>
          <w:rPr>
            <w:color w:val="000000"/>
          </w:rPr>
          <w:delText>Supplementary File 1</w:delText>
        </w:r>
      </w:del>
      <w:r>
        <w:rPr>
          <w:color w:val="000000"/>
        </w:rPr>
        <w:t>File S1, sheet TSS_TE_intersections (38,704 entries including isoforms).</w:t>
      </w:r>
    </w:p>
    <w:p w14:paraId="4FD2C235" w14:textId="3DDC98CD"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neighborhoods</w:t>
      </w:r>
    </w:p>
    <w:p w14:paraId="63715A72" w14:textId="585C17F2" w:rsidR="00DE13E5" w:rsidRDefault="00DE13E5" w:rsidP="00C76E75">
      <w:pPr>
        <w:spacing w:line="240" w:lineRule="auto"/>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
          <w:id w:val="-1267764776"/>
          <w:placeholder>
            <w:docPart w:val="557AA5558A0A4742B7C64EDC51653AB1"/>
          </w:placeholder>
        </w:sdtPr>
        <w:sdtEndPr/>
        <w:sdtContent>
          <w:r w:rsidR="00B75A33" w:rsidRPr="00B75A33">
            <w:rPr>
              <w:color w:val="000000"/>
            </w:rPr>
            <w:t>(17)</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19AA3150" w14:textId="2C48ADDE" w:rsidR="00437FB5" w:rsidRDefault="00D315AC" w:rsidP="00C76E75">
      <w:pPr>
        <w:spacing w:line="240" w:lineRule="auto"/>
      </w:pPr>
      <w:r>
        <w:t>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w:t>
      </w:r>
      <w:r w:rsidR="009B2DCA">
        <w:t xml:space="preserve"> </w:t>
      </w:r>
      <w:sdt>
        <w:sdtPr>
          <w:rPr>
            <w:color w:val="000000"/>
          </w:rPr>
          <w:tag w:val="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
          <w:id w:val="-1473518699"/>
          <w:placeholder>
            <w:docPart w:val="DefaultPlaceholder_-1854013440"/>
          </w:placeholder>
        </w:sdtPr>
        <w:sdtContent>
          <w:r w:rsidR="00B75A33" w:rsidRPr="00B75A33">
            <w:rPr>
              <w:color w:val="000000"/>
            </w:rPr>
            <w:t>(9)</w:t>
          </w:r>
        </w:sdtContent>
      </w:sdt>
      <w:r>
        <w:t>; an analysis of TE content around duplicated and singleton genes used 4 kb and 20 kb windows</w:t>
      </w:r>
      <w:r w:rsidR="00BF0813">
        <w:t xml:space="preserve"> </w:t>
      </w:r>
      <w:sdt>
        <w:sdtPr>
          <w:rPr>
            <w:color w:val="000000"/>
          </w:rPr>
          <w:tag w:val="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
          <w:id w:val="1091129009"/>
          <w:placeholder>
            <w:docPart w:val="DefaultPlaceholder_-1854013440"/>
          </w:placeholder>
        </w:sdtPr>
        <w:sdtContent>
          <w:r w:rsidR="00B75A33" w:rsidRPr="00B75A33">
            <w:rPr>
              <w:color w:val="000000"/>
            </w:rPr>
            <w:t>(10)</w:t>
          </w:r>
        </w:sdtContent>
      </w:sdt>
      <w:r>
        <w:t>; one of the first surveys of TE-linked transcription factor binding used 5 kb either side of coding exons</w:t>
      </w:r>
      <w:r w:rsidR="00437FB5">
        <w:t xml:space="preserve"> </w:t>
      </w:r>
      <w:sdt>
        <w:sdtPr>
          <w:rPr>
            <w:color w:val="000000"/>
          </w:rPr>
          <w:tag w:val="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648362125"/>
          <w:placeholder>
            <w:docPart w:val="DefaultPlaceholder_-1854013440"/>
          </w:placeholder>
        </w:sdtPr>
        <w:sdtContent>
          <w:r w:rsidR="00B75A33" w:rsidRPr="00B75A33">
            <w:rPr>
              <w:color w:val="000000"/>
            </w:rPr>
            <w:t>(11)</w:t>
          </w:r>
        </w:sdtContent>
      </w:sdt>
      <w:r>
        <w:t>; a proximity study of LTR function used a shifted 6 kb window (5 kb upstream, 1 kb downstream)</w:t>
      </w:r>
      <w:r w:rsidR="00437FB5">
        <w:t xml:space="preserve"> </w:t>
      </w:r>
      <w:sdt>
        <w:sdtPr>
          <w:rPr>
            <w:color w:val="000000"/>
          </w:rPr>
          <w:tag w:val="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
          <w:id w:val="686947877"/>
          <w:placeholder>
            <w:docPart w:val="DefaultPlaceholder_-1854013440"/>
          </w:placeholder>
        </w:sdtPr>
        <w:sdtContent>
          <w:r w:rsidR="00B75A33" w:rsidRPr="00B75A33">
            <w:rPr>
              <w:color w:val="000000"/>
            </w:rPr>
            <w:t>(8)</w:t>
          </w:r>
        </w:sdtContent>
      </w:sdt>
      <w:r>
        <w:t>; and our own transcription-factor and histone-modification studies of retroelements used the same 10 kb window applied here</w:t>
      </w:r>
      <w:r w:rsidR="00437FB5">
        <w:t xml:space="preserve"> </w:t>
      </w:r>
      <w:sdt>
        <w:sdtPr>
          <w:rPr>
            <w:color w:val="000000"/>
          </w:rPr>
          <w:tag w:val="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
          <w:id w:val="-1751584249"/>
          <w:placeholder>
            <w:docPart w:val="DefaultPlaceholder_-1854013440"/>
          </w:placeholder>
        </w:sdtPr>
        <w:sdtContent>
          <w:r w:rsidR="00B75A33" w:rsidRPr="00B75A33">
            <w:rPr>
              <w:color w:val="000000"/>
            </w:rPr>
            <w:t>(3,18)</w:t>
          </w:r>
        </w:sdtContent>
      </w:sdt>
      <w:r>
        <w:t>.</w:t>
      </w:r>
    </w:p>
    <w:p w14:paraId="5312678E" w14:textId="140DFAC2" w:rsidR="005762DF" w:rsidRDefault="00D315AC" w:rsidP="00C76E75">
      <w:pPr>
        <w:spacing w:line="240" w:lineRule="auto"/>
      </w:pPr>
      <w:r>
        <w:t xml:space="preserve">Because the </w:t>
      </w:r>
      <w:r w:rsidR="000E2F5C">
        <w:t xml:space="preserve">10kb window </w:t>
      </w:r>
      <w:r>
        <w:t>choice is a convention rather than a measurement</w:t>
      </w:r>
      <w:r w:rsidR="00437FB5">
        <w:t>, t</w:t>
      </w:r>
      <w:r>
        <w:t xml:space="preserve">he full enrichment analysis was repeated for TSS </w:t>
      </w:r>
      <w:r w:rsidR="00437FB5">
        <w:t>neighborhoods</w:t>
      </w:r>
      <w:r>
        <w:t xml:space="preserve"> of 5 kb (2.5 kb either side) and 20 kb (10 kb either side), built from the same TSS definition. The Gene Ontology analysis was repeated with the top and bottom 10 % of genes (2,872 genes</w:t>
      </w:r>
      <w:r w:rsidR="000E2F5C">
        <w:t xml:space="preserve"> at maximum</w:t>
      </w:r>
      <w:r>
        <w:t>) alongside the 5 % sets (1,436 genes</w:t>
      </w:r>
      <w:r w:rsidR="000E2F5C">
        <w:t xml:space="preserve"> at maximum</w:t>
      </w:r>
      <w:r>
        <w:t xml:space="preserve">) used in the main analysis, at the same FDR threshold. </w:t>
      </w:r>
    </w:p>
    <w:p w14:paraId="041B9EDC" w14:textId="77777777" w:rsidR="00DE13E5" w:rsidRPr="00235F07" w:rsidRDefault="00DE13E5" w:rsidP="00C76E75">
      <w:pPr>
        <w:spacing w:line="240" w:lineRule="auto"/>
        <w:rPr>
          <w:color w:val="000000"/>
        </w:rPr>
      </w:pPr>
    </w:p>
    <w:p w14:paraId="32AA2375"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70E2AAA9" w14:textId="32E86FA4" w:rsidR="001C7968" w:rsidRDefault="00A72B3D" w:rsidP="001C7968">
      <w:pPr>
        <w:spacing w:line="240" w:lineRule="auto"/>
      </w:pPr>
      <w:r>
        <w:t>To control TE enrichment near genes against a random background</w:t>
      </w:r>
      <w:r w:rsidR="00603975">
        <w:t xml:space="preserve"> and remove a potential length bias</w:t>
      </w:r>
      <w:r>
        <w:t xml:space="preserve">, </w:t>
      </w:r>
      <w:del w:id="16" w:author="Claude (G3 revision)" w:date="2026-08-04T00:00:00Z">
        <w:r>
          <w:delText>we performed 1000 random permutations of TEs coordinates by the bedtools shuffle command, selecting random state number (seed) from 1 to 1000</w:delText>
        </w:r>
      </w:del>
      <w:r>
        <w:t>we performed 500 random permutations of TE coordinates with the bedtools shuffle command, using random seeds 1 to 500</w:t>
      </w:r>
      <w:r>
        <w:t xml:space="preserve">. An empirical p-value was calculated as fraction of random odds ratios (OR) that were above or below the observed one, </w:t>
      </w:r>
      <w:del w:id="17" w:author="Claude (G3 revision)" w:date="2026-08-04T00:00:00Z">
        <w:r>
          <w:delText>depending on whether the observed OR was below or above the median across the random 1000 OR values</w:delText>
        </w:r>
      </w:del>
      <w:r>
        <w:t>depending on whether the observed OR was below or above the median across the 500 random OR values</w:t>
      </w:r>
      <w:r>
        <w:t xml:space="preserve">. Then the empirical p-value was lower clipped by 2 / (N + 1), </w:t>
      </w:r>
      <w:del w:id="18" w:author="Claude (G3 revision)" w:date="2026-08-04T00:00:00Z">
        <w:r>
          <w:delText>where N was the permutations number (1000)</w:delText>
        </w:r>
      </w:del>
      <w:r>
        <w:t>where N was the permutations number (500), which places the lower bound at 0.004</w:t>
      </w:r>
      <w:r>
        <w:t>.</w:t>
      </w:r>
      <w:r w:rsidR="00BE0F3E">
        <w:t xml:space="preserve"> </w:t>
      </w:r>
      <w:r w:rsidR="00DE13E5">
        <w:t>An enrichment score was calculated as a fold change of observed versus random ORs.</w:t>
      </w:r>
      <w:r w:rsidR="001C7968">
        <w:t xml:space="preserve"> Since r</w:t>
      </w:r>
      <w:r w:rsidR="001C7968">
        <w:t>eporting the observed odds ratio alone would systematically under-call short elements and over-call long ones, every enrichment statement in this work is consequently made on th</w:t>
      </w:r>
      <w:r w:rsidR="00AA4A5C">
        <w:t>is enrichment score</w:t>
      </w:r>
      <w:r w:rsidR="001C7968">
        <w:t>.</w:t>
      </w:r>
    </w:p>
    <w:p w14:paraId="4BC194FA" w14:textId="2298081B" w:rsidR="00920912" w:rsidRDefault="00920912" w:rsidP="00920912">
      <w:pPr>
        <w:spacing w:line="240" w:lineRule="auto"/>
      </w:pPr>
    </w:p>
    <w:p w14:paraId="22920DDD" w14:textId="2120BC7E" w:rsidR="00920912" w:rsidRDefault="00920912" w:rsidP="00920912">
      <w:pPr>
        <w:spacing w:line="240" w:lineRule="auto"/>
      </w:pPr>
      <w:r>
        <w:t>Five hundred permutations</w:t>
      </w:r>
      <w:r w:rsidR="008C6116">
        <w:t xml:space="preserve"> were considered sufficient </w:t>
      </w:r>
      <w:r w:rsidR="00B93176">
        <w:t>as r</w:t>
      </w:r>
      <w:r>
        <w:t xml:space="preserve">ecomputing the random odds ratio from truncated </w:t>
      </w:r>
      <w:r w:rsidR="007872F5">
        <w:t>parts</w:t>
      </w:r>
      <w:r>
        <w:t xml:space="preserve"> of the permutation set shows that by N = </w:t>
      </w:r>
      <w:r w:rsidR="007872F5">
        <w:t>14</w:t>
      </w:r>
      <w:r>
        <w:t xml:space="preserve">0 the running mean </w:t>
      </w:r>
      <w:r w:rsidR="003E4531">
        <w:t xml:space="preserve">differs from the </w:t>
      </w:r>
      <w:r w:rsidR="003E4531">
        <w:t>N = 500 value</w:t>
      </w:r>
      <w:r w:rsidR="003E4531">
        <w:t xml:space="preserve"> by less than 1% (Figure S1A)</w:t>
      </w:r>
      <w:r w:rsidR="00413E2E">
        <w:t xml:space="preserve">, and </w:t>
      </w:r>
      <w:r w:rsidR="00675380">
        <w:t>standard deviation</w:t>
      </w:r>
      <w:r w:rsidR="00413E2E">
        <w:t xml:space="preserve"> at N = </w:t>
      </w:r>
      <w:r w:rsidR="00D44EFA">
        <w:t xml:space="preserve">250 differs by less than 6% </w:t>
      </w:r>
      <w:r w:rsidR="00D44EFA">
        <w:t>of its N = 500 value</w:t>
      </w:r>
      <w:r w:rsidR="00675380">
        <w:t xml:space="preserve"> (</w:t>
      </w:r>
      <w:r w:rsidR="00675380">
        <w:t>Figure S1</w:t>
      </w:r>
      <w:r w:rsidR="00675380">
        <w:t>B)</w:t>
      </w:r>
      <w:r w:rsidR="00D44EFA">
        <w:t>. At the level of families</w:t>
      </w:r>
      <w:r w:rsidR="00CD106C">
        <w:t>, after N = 315 standard deviation of the least stable family was belo</w:t>
      </w:r>
      <w:r w:rsidR="00A6619C">
        <w:t>w 10% of the final N = 500 one (</w:t>
      </w:r>
      <w:r w:rsidR="00A6619C">
        <w:t>Figure S1</w:t>
      </w:r>
      <w:r w:rsidR="00A6619C">
        <w:t>C). T</w:t>
      </w:r>
      <w:r>
        <w:t xml:space="preserve">he checkpoint values </w:t>
      </w:r>
      <w:r w:rsidR="00A6619C">
        <w:t xml:space="preserve">for the random permutation curves </w:t>
      </w:r>
      <w:r>
        <w:t>are provided in the repository.</w:t>
      </w:r>
    </w:p>
    <w:p w14:paraId="0B30D4D6" w14:textId="073DB6F9" w:rsidR="00DE13E5" w:rsidRDefault="00C77E3E" w:rsidP="00590353">
      <w:pPr>
        <w:pStyle w:val="paragraph"/>
        <w:spacing w:line="240" w:lineRule="auto"/>
      </w:pPr>
      <w:r>
        <w:t>The 220 kb domain on chromosome 9 was</w:t>
      </w:r>
      <w:r>
        <w:t xml:space="preserve"> separately</w:t>
      </w:r>
      <w:r>
        <w:t xml:space="preserve"> tested against 10,000 random windows of the same length drawn from a pool of 120,000 autosomal windows (random seed 42). Three </w:t>
      </w:r>
      <w:r>
        <w:lastRenderedPageBreak/>
        <w:t>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r w:rsidR="00590353">
        <w:t>.</w:t>
      </w:r>
    </w:p>
    <w:p w14:paraId="6B61CA31"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7854DC33" w14:textId="2D11C20C" w:rsidR="005762DF" w:rsidRPr="002F4355" w:rsidRDefault="00DE13E5" w:rsidP="002F4355">
      <w:pPr>
        <w:pStyle w:val="paragraph"/>
        <w:spacing w:before="0" w:beforeAutospacing="0" w:after="0" w:afterAutospacing="0" w:line="240" w:lineRule="auto"/>
        <w:textAlignment w:val="baseline"/>
        <w:rPr>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
          <w:id w:val="-637035203"/>
          <w:placeholder>
            <w:docPart w:val="557AA5558A0A4742B7C64EDC51653AB1"/>
          </w:placeholder>
        </w:sdtPr>
        <w:sdtEndPr>
          <w:rPr>
            <w:rStyle w:val="normaltextrun"/>
          </w:rPr>
        </w:sdtEndPr>
        <w:sdtContent>
          <w:r w:rsidR="00B75A33" w:rsidRPr="00B75A33">
            <w:rPr>
              <w:rStyle w:val="normaltextrun"/>
              <w:rFonts w:eastAsiaTheme="majorEastAsia"/>
              <w:color w:val="000000"/>
            </w:rPr>
            <w:t>(19)</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
          <w:id w:val="-734389867"/>
          <w:placeholder>
            <w:docPart w:val="557AA5558A0A4742B7C64EDC51653AB1"/>
          </w:placeholder>
        </w:sdtPr>
        <w:sdtEndPr>
          <w:rPr>
            <w:rStyle w:val="normaltextrun"/>
          </w:rPr>
        </w:sdtEndPr>
        <w:sdtContent>
          <w:r w:rsidR="00B75A33" w:rsidRPr="00B75A33">
            <w:rPr>
              <w:color w:val="000000"/>
            </w:rPr>
            <w:t>(20)</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
          <w:id w:val="1906407675"/>
          <w:placeholder>
            <w:docPart w:val="557AA5558A0A4742B7C64EDC51653AB1"/>
          </w:placeholder>
        </w:sdtPr>
        <w:sdtEndPr>
          <w:rPr>
            <w:rStyle w:val="normaltextrun"/>
          </w:rPr>
        </w:sdtEndPr>
        <w:sdtContent>
          <w:r w:rsidR="00B75A33" w:rsidRPr="00B75A33">
            <w:rPr>
              <w:rStyle w:val="normaltextrun"/>
              <w:rFonts w:eastAsiaTheme="majorEastAsia"/>
              <w:color w:val="000000"/>
            </w:rPr>
            <w:t>(21)</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 xml:space="preserve">statsmodels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
          <w:id w:val="678317557"/>
          <w:placeholder>
            <w:docPart w:val="557AA5558A0A4742B7C64EDC51653AB1"/>
          </w:placeholder>
        </w:sdtPr>
        <w:sdtEndPr>
          <w:rPr>
            <w:rStyle w:val="normaltextrun"/>
          </w:rPr>
        </w:sdtEndPr>
        <w:sdtContent>
          <w:r w:rsidR="00B75A33" w:rsidRPr="00B75A33">
            <w:rPr>
              <w:rStyle w:val="normaltextrun"/>
              <w:rFonts w:eastAsiaTheme="majorEastAsia"/>
              <w:color w:val="000000"/>
            </w:rPr>
            <w:t>(22)</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
          <w:id w:val="-1372534667"/>
          <w:placeholder>
            <w:docPart w:val="557AA5558A0A4742B7C64EDC51653AB1"/>
          </w:placeholder>
        </w:sdtPr>
        <w:sdtEndPr>
          <w:rPr>
            <w:rStyle w:val="normaltextrun"/>
          </w:rPr>
        </w:sdtEndPr>
        <w:sdtContent>
          <w:r w:rsidR="00B75A33" w:rsidRPr="00B75A33">
            <w:rPr>
              <w:rStyle w:val="normaltextrun"/>
              <w:rFonts w:eastAsiaTheme="majorEastAsia"/>
              <w:color w:val="000000"/>
            </w:rPr>
            <w:t>(23)</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993076248"/>
          <w:placeholder>
            <w:docPart w:val="557AA5558A0A4742B7C64EDC51653AB1"/>
          </w:placeholder>
        </w:sdtPr>
        <w:sdtEndPr>
          <w:rPr>
            <w:rStyle w:val="normaltextrun"/>
          </w:rPr>
        </w:sdtEndPr>
        <w:sdtContent>
          <w:r w:rsidR="00B75A33" w:rsidRPr="00B75A33">
            <w:rPr>
              <w:rStyle w:val="normaltextrun"/>
              <w:rFonts w:eastAsiaTheme="majorEastAsia"/>
              <w:color w:val="000000"/>
            </w:rPr>
            <w:t>(24)</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
          <w:id w:val="187115473"/>
          <w:placeholder>
            <w:docPart w:val="557AA5558A0A4742B7C64EDC51653AB1"/>
          </w:placeholder>
        </w:sdtPr>
        <w:sdtEndPr>
          <w:rPr>
            <w:rStyle w:val="normaltextrun"/>
          </w:rPr>
        </w:sdtEndPr>
        <w:sdtContent>
          <w:r w:rsidR="00B75A33" w:rsidRPr="00B75A33">
            <w:rPr>
              <w:rStyle w:val="normaltextrun"/>
              <w:rFonts w:eastAsiaTheme="majorEastAsia"/>
              <w:color w:val="000000"/>
            </w:rPr>
            <w:t>(25)</w:t>
          </w:r>
        </w:sdtContent>
      </w:sdt>
      <w:r>
        <w:rPr>
          <w:rStyle w:val="normaltextrun"/>
          <w:rFonts w:eastAsiaTheme="majorEastAsia"/>
        </w:rPr>
        <w:t> implemented in scipy. </w:t>
      </w:r>
      <w:r w:rsidR="00EB69B8">
        <w:rPr>
          <w:rStyle w:val="normaltextrun"/>
          <w:rFonts w:eastAsiaTheme="majorEastAsia"/>
          <w:color w:val="000000"/>
        </w:rPr>
        <w:t xml:space="preserve">FDR-corrected p-value 0.05 was selected as a threshold value for Mann-Whitney, Fisher exact and </w:t>
      </w:r>
      <w:r w:rsidR="00EB69B8">
        <w:rPr>
          <w:rStyle w:val="normaltextrun"/>
          <w:rFonts w:eastAsiaTheme="majorEastAsia"/>
        </w:rPr>
        <w:t>Kolmogorov-Smirnov tests for multiple hypotheses</w:t>
      </w:r>
      <w:r w:rsidR="00EB69B8">
        <w:rPr>
          <w:rStyle w:val="normaltextrun"/>
          <w:rFonts w:eastAsiaTheme="majorEastAsia"/>
          <w:color w:val="000000"/>
        </w:rPr>
        <w:t>.</w:t>
      </w:r>
    </w:p>
    <w:p w14:paraId="72959567" w14:textId="62FCC5B2" w:rsidR="00395F52" w:rsidRDefault="00395F52" w:rsidP="00C76E75">
      <w:pPr>
        <w:pStyle w:val="paragraph"/>
        <w:spacing w:line="240" w:lineRule="auto"/>
      </w:pPr>
      <w:r>
        <w:t xml:space="preserve">Agreement between </w:t>
      </w:r>
      <w:r w:rsidR="009E73D3">
        <w:t xml:space="preserve">window sizes (5, 10 and </w:t>
      </w:r>
      <w:r w:rsidR="00901F5A">
        <w:t>20 kb) and gene percentiles (</w:t>
      </w:r>
      <w:r w:rsidR="004D6DA5">
        <w:t>top 5 and 10%</w:t>
      </w:r>
      <w:r w:rsidR="00901F5A">
        <w:t xml:space="preserve">) </w:t>
      </w:r>
      <w:r>
        <w:t>was measured by Spearman and Pearson correlation</w:t>
      </w:r>
      <w:r w:rsidR="00E04A1D">
        <w:t xml:space="preserve"> </w:t>
      </w:r>
      <w:sdt>
        <w:sdtPr>
          <w:rPr>
            <w:color w:val="000000"/>
          </w:rPr>
          <w:tag w:val="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
          <w:id w:val="-1368058866"/>
          <w:placeholder>
            <w:docPart w:val="DefaultPlaceholder_-1854013440"/>
          </w:placeholder>
        </w:sdtPr>
        <w:sdtContent>
          <w:r w:rsidR="00B75A33" w:rsidRPr="00B75A33">
            <w:rPr>
              <w:color w:val="000000"/>
            </w:rPr>
            <w:t>(24)</w:t>
          </w:r>
        </w:sdtContent>
      </w:sdt>
      <w:r>
        <w:t xml:space="preserve"> of the observed to random odds ratio, by Bland-Altman comparison</w:t>
      </w:r>
      <w:r w:rsidR="00C77E3E">
        <w:t xml:space="preserve"> </w:t>
      </w:r>
      <w:sdt>
        <w:sdtPr>
          <w:rPr>
            <w:color w:val="000000"/>
          </w:rPr>
          <w:tag w:val="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
          <w:id w:val="1630214458"/>
          <w:placeholder>
            <w:docPart w:val="DefaultPlaceholder_-1854013440"/>
          </w:placeholder>
        </w:sdtPr>
        <w:sdtContent>
          <w:r w:rsidR="00B75A33" w:rsidRPr="00B75A33">
            <w:rPr>
              <w:color w:val="000000"/>
            </w:rPr>
            <w:t>(26)</w:t>
          </w:r>
        </w:sdtContent>
      </w:sdt>
      <w:r>
        <w:t>, by the overlap coefficient and a hypergeometric test for the gene sets</w:t>
      </w:r>
      <w:r w:rsidR="00F8362A">
        <w:t xml:space="preserve"> </w:t>
      </w:r>
      <w:sdt>
        <w:sdtPr>
          <w:rPr>
            <w:color w:val="000000"/>
          </w:rPr>
          <w:tag w:val="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
          <w:id w:val="165298905"/>
          <w:placeholder>
            <w:docPart w:val="DefaultPlaceholder_-1854013440"/>
          </w:placeholder>
        </w:sdtPr>
        <w:sdtContent>
          <w:r w:rsidR="00B75A33" w:rsidRPr="00B75A33">
            <w:rPr>
              <w:color w:val="000000"/>
            </w:rPr>
            <w:t>(27)</w:t>
          </w:r>
        </w:sdtContent>
      </w:sdt>
      <w:r>
        <w:t xml:space="preserve">, by Kendall tau </w:t>
      </w:r>
      <w:sdt>
        <w:sdtPr>
          <w:rPr>
            <w:color w:val="000000"/>
          </w:rPr>
          <w:tag w:val="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
          <w:id w:val="1790310822"/>
          <w:placeholder>
            <w:docPart w:val="DefaultPlaceholder_-1854013440"/>
          </w:placeholder>
        </w:sdtPr>
        <w:sdtContent>
          <w:r w:rsidR="00B75A33" w:rsidRPr="00B75A33">
            <w:rPr>
              <w:color w:val="000000"/>
            </w:rPr>
            <w:t>(28)</w:t>
          </w:r>
        </w:sdtContent>
      </w:sdt>
      <w:r w:rsidR="003F3FB5">
        <w:t xml:space="preserve"> </w:t>
      </w:r>
      <w:r>
        <w:t>with a bootstrap confidence interval for the gene rankings, and by a label-shuffling permutation test of the observed correlation.</w:t>
      </w:r>
    </w:p>
    <w:p w14:paraId="217AE59B" w14:textId="0247C193" w:rsidR="002F4355" w:rsidRDefault="002F4355" w:rsidP="00C76E75">
      <w:pPr>
        <w:pStyle w:val="paragraph"/>
        <w:spacing w:line="240" w:lineRule="auto"/>
      </w:pPr>
      <w:r>
        <w:t xml:space="preserve">Unless stated otherwise, all reported p-values are Benjamini-Hochberg FDR-adjusted, and p-values that are raw are </w:t>
      </w:r>
      <w:del w:id="1335" w:author="Claude (scientific review 2026-08-09)" w:date="2026-08-09T00:00:00Z">
        <w:r>
          <w:delText xml:space="preserve">labelled</w:delText>
        </w:r>
      </w:del>
      <w:ins w:id="1336" w:author="Claude (scientific review 2026-08-09)" w:date="2026-08-09T00:00:00Z">
        <w:r>
          <w:t xml:space="preserve">labeled</w:t>
        </w:r>
      </w:ins>
      <w:r>
        <w:t xml:space="preserve"> as such in the figure</w:t>
      </w:r>
      <w:r w:rsidR="0060675B">
        <w:t xml:space="preserve"> captions and</w:t>
      </w:r>
      <w:r>
        <w:t xml:space="preserve"> tables.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w:t>
      </w:r>
      <w:r w:rsidR="00D62BA1">
        <w:t>in the GitHub repository (</w:t>
      </w:r>
      <w:hyperlink r:id="rId9" w:history="1">
        <w:r w:rsidR="005010E4" w:rsidRPr="00C46139">
          <w:rPr>
            <w:rStyle w:val="Hyperlink"/>
          </w:rPr>
          <w:t>https://github.com/Nikit357/T2T_transposons_genes</w:t>
        </w:r>
      </w:hyperlink>
      <w:r w:rsidR="00D62BA1">
        <w:t xml:space="preserve">) </w:t>
      </w:r>
      <w:r>
        <w:t xml:space="preserve">carry Enrichment_p_value and Enrichment_p_value_adjusted alongside p_raw_empirical and p_adjusted_empirical_bh, and the Gene Ontology tables carry both </w:t>
      </w:r>
      <w:r w:rsidR="005010E4">
        <w:t>p</w:t>
      </w:r>
      <w:r>
        <w:t>-value and FDR.</w:t>
      </w:r>
    </w:p>
    <w:p w14:paraId="6A90771A" w14:textId="77777777" w:rsidR="00DE13E5" w:rsidRDefault="00DE13E5" w:rsidP="00C76E75">
      <w:pPr>
        <w:spacing w:after="160" w:line="240" w:lineRule="auto"/>
      </w:pPr>
    </w:p>
    <w:p w14:paraId="433613E9" w14:textId="77777777" w:rsidR="00DE13E5" w:rsidRPr="002824AD"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CA6A7F7" w14:textId="53BBC074"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
          <w:id w:val="-1976369920"/>
          <w:placeholder>
            <w:docPart w:val="557AA5558A0A4742B7C64EDC51653AB1"/>
          </w:placeholder>
        </w:sdtPr>
        <w:sdtEndPr>
          <w:rPr>
            <w:rStyle w:val="contentcontrolboundarysink"/>
          </w:rPr>
        </w:sdtEndPr>
        <w:sdtContent>
          <w:r w:rsidR="00B75A33" w:rsidRPr="00B75A33">
            <w:rPr>
              <w:color w:val="000000"/>
            </w:rPr>
            <w:t>(Klopfenstein et al. 2018),</w:t>
          </w:r>
        </w:sdtContent>
      </w:sdt>
      <w:r>
        <w:rPr>
          <w:rStyle w:val="contentcontrolboundarysink"/>
          <w:rFonts w:eastAsiaTheme="majorEastAsia"/>
          <w:color w:val="000000"/>
        </w:rPr>
        <w:t xml:space="preserve"> version 1.6.4 on a local database </w:t>
      </w:r>
      <w:r>
        <w:rPr>
          <w:rStyle w:val="contentcontrolboundarysink"/>
          <w:rFonts w:eastAsiaTheme="majorEastAsia"/>
          <w:color w:val="000000"/>
        </w:rPr>
        <w:lastRenderedPageBreak/>
        <w:t>downloaded on Dec 31st, 2025. </w:t>
      </w:r>
      <w:del w:id="19" w:author="Claude (G3 revision)" w:date="2026-08-04T00:00:00Z">
        <w:r>
          <w:rPr>
            <w:rStyle w:val="contentcontrolboundarysink"/>
            <w:rFonts w:eastAsiaTheme="majorEastAsia"/>
            <w:color w:val="000000"/>
          </w:rPr>
          <w:delText>FDR-corrected Fisher exact test p-value 0.1 was selected as a threshold value for GO terms.</w:delText>
        </w:r>
      </w:del>
      <w:r>
        <w:rPr>
          <w:rStyle w:val="contentcontrolboundarysink"/>
          <w:rFonts w:eastAsiaTheme="majorEastAsia"/>
          <w:color w:val="000000"/>
        </w:rPr>
        <w:t>FDR-corrected Fisher exact test p-value 0.05 was selected as a threshold value for GO terms, in the main text and in the supplementary material alike; no separate “suggestive” band is reported.</w:t>
      </w:r>
      <w:r>
        <w:rPr>
          <w:rStyle w:val="contentcontrolboundarysink"/>
          <w:rFonts w:eastAsiaTheme="majorEastAsia"/>
          <w:color w:val="000000"/>
        </w:rPr>
        <w:t>  </w:t>
      </w:r>
    </w:p>
    <w:p w14:paraId="70866BCB" w14:textId="77777777" w:rsidR="00DE13E5" w:rsidRDefault="00DE13E5" w:rsidP="00C76E75">
      <w:pPr>
        <w:spacing w:after="160" w:line="240" w:lineRule="auto"/>
      </w:pPr>
      <w:r>
        <w:rPr>
          <w:rStyle w:val="eop"/>
          <w:rFonts w:eastAsiaTheme="majorEastAsia"/>
          <w:color w:val="000000"/>
        </w:rPr>
        <w:t> </w:t>
      </w:r>
    </w:p>
    <w:p w14:paraId="6FE24C5F"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5798BB7E" w14:textId="7FEB8F3A"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
          <w:id w:val="-1993395077"/>
          <w:placeholder>
            <w:docPart w:val="557AA5558A0A4742B7C64EDC51653AB1"/>
          </w:placeholder>
        </w:sdtPr>
        <w:sdtEndPr>
          <w:rPr>
            <w:rStyle w:val="contentcontrolboundarysink"/>
          </w:rPr>
        </w:sdtEndPr>
        <w:sdtContent>
          <w:r w:rsidR="00B75A33" w:rsidRPr="00B75A33">
            <w:rPr>
              <w:rStyle w:val="contentcontrolboundarysink"/>
              <w:rFonts w:eastAsiaTheme="majorEastAsia"/>
              <w:color w:val="000000"/>
            </w:rPr>
            <w:t>(30)</w:t>
          </w:r>
        </w:sdtContent>
      </w:sdt>
      <w:r>
        <w:rPr>
          <w:rStyle w:val="normaltextrun"/>
          <w:rFonts w:eastAsiaTheme="majorEastAsia"/>
          <w:color w:val="000000"/>
        </w:rPr>
        <w:t>, 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
          <w:id w:val="1956215222"/>
          <w:placeholder>
            <w:docPart w:val="557AA5558A0A4742B7C64EDC51653AB1"/>
          </w:placeholder>
        </w:sdtPr>
        <w:sdtEndPr>
          <w:rPr>
            <w:rStyle w:val="normaltextrun"/>
          </w:rPr>
        </w:sdtEndPr>
        <w:sdtContent>
          <w:r w:rsidR="00B75A33" w:rsidRPr="00B75A33">
            <w:rPr>
              <w:rStyle w:val="normaltextrun"/>
              <w:rFonts w:eastAsiaTheme="majorEastAsia"/>
              <w:color w:val="000000"/>
            </w:rPr>
            <w:t>(31)</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
          <w:id w:val="661192391"/>
          <w:placeholder>
            <w:docPart w:val="557AA5558A0A4742B7C64EDC51653AB1"/>
          </w:placeholder>
        </w:sdtPr>
        <w:sdtEndPr>
          <w:rPr>
            <w:rStyle w:val="normaltextrun"/>
          </w:rPr>
        </w:sdtEndPr>
        <w:sdtContent>
          <w:r w:rsidR="00B75A33" w:rsidRPr="00B75A33">
            <w:rPr>
              <w:rStyle w:val="normaltextrun"/>
              <w:rFonts w:eastAsiaTheme="majorEastAsia"/>
              <w:color w:val="000000"/>
            </w:rPr>
            <w:t>(32)</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
          <w:id w:val="717170631"/>
          <w:placeholder>
            <w:docPart w:val="557AA5558A0A4742B7C64EDC51653AB1"/>
          </w:placeholder>
        </w:sdtPr>
        <w:sdtEndPr>
          <w:rPr>
            <w:rStyle w:val="normaltextrun"/>
          </w:rPr>
        </w:sdtEndPr>
        <w:sdtContent>
          <w:r w:rsidR="00B75A33" w:rsidRPr="00B75A33">
            <w:rPr>
              <w:rStyle w:val="normaltextrun"/>
              <w:rFonts w:eastAsiaTheme="majorEastAsia"/>
              <w:color w:val="000000"/>
            </w:rPr>
            <w:t>(33)</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
          <w:id w:val="425232867"/>
          <w:placeholder>
            <w:docPart w:val="557AA5558A0A4742B7C64EDC51653AB1"/>
          </w:placeholder>
        </w:sdtPr>
        <w:sdtEndPr>
          <w:rPr>
            <w:rStyle w:val="normaltextrun"/>
          </w:rPr>
        </w:sdtEndPr>
        <w:sdtContent>
          <w:r w:rsidR="00B75A33" w:rsidRPr="00B75A33">
            <w:rPr>
              <w:color w:val="000000"/>
            </w:rPr>
            <w:t>(GitHub - gecko984/supervenn,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del w:id="1402" w:author="Claude (scientific review 2026-08-10)" w:date="2026-08-10T00:00:00Z">
        <w:r>
          <w:rPr>
            <w:rStyle w:val="normaltextrun"/>
            <w:rFonts w:eastAsiaTheme="majorEastAsia"/>
          </w:rPr>
          <w:delText xml:space="preserve">network version 3.6.1</w:delText>
        </w:r>
      </w:del>
      <w:ins w:id="1403" w:author="Claude (scientific review 2026-08-10)" w:date="2026-08-10T00:00:00Z">
        <w:r>
          <w:rPr>
            <w:rStyle w:val="normaltextrun"/>
            <w:rFonts w:eastAsiaTheme="majorEastAsia"/>
          </w:rPr>
          <w:t xml:space="preserve">networkx version 3.6.1</w:t>
        </w:r>
      </w:ins>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
          <w:id w:val="-64190555"/>
          <w:placeholder>
            <w:docPart w:val="557AA5558A0A4742B7C64EDC51653AB1"/>
          </w:placeholder>
        </w:sdtPr>
        <w:sdtEndPr>
          <w:rPr>
            <w:rStyle w:val="normaltextrun"/>
          </w:rPr>
        </w:sdtEndPr>
        <w:sdtContent>
          <w:r w:rsidR="00B75A33" w:rsidRPr="00B75A33">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
          <w:id w:val="-52543597"/>
          <w:placeholder>
            <w:docPart w:val="557AA5558A0A4742B7C64EDC51653AB1"/>
          </w:placeholder>
        </w:sdtPr>
        <w:sdtEndPr>
          <w:rPr>
            <w:rStyle w:val="normaltextrun"/>
          </w:rPr>
        </w:sdtEndPr>
        <w:sdtContent>
          <w:r w:rsidR="00B75A33" w:rsidRPr="00B75A33">
            <w:rPr>
              <w:rStyle w:val="normaltextrun"/>
              <w:rFonts w:eastAsiaTheme="majorEastAsia"/>
              <w:color w:val="000000"/>
            </w:rPr>
            <w:t>(36)</w:t>
          </w:r>
        </w:sdtContent>
      </w:sdt>
      <w:r>
        <w:rPr>
          <w:rStyle w:val="normaltextrun"/>
          <w:rFonts w:eastAsiaTheme="majorEastAsia"/>
        </w:rPr>
        <w:t xml:space="preserve"> libraries in python.</w:t>
      </w:r>
    </w:p>
    <w:p w14:paraId="195DA8AB" w14:textId="4446C6D5" w:rsidR="00DE13E5" w:rsidRPr="00B8613D"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
          <w:id w:val="1359079904"/>
          <w:placeholder>
            <w:docPart w:val="557AA5558A0A4742B7C64EDC51653AB1"/>
          </w:placeholder>
        </w:sdtPr>
        <w:sdtEndPr>
          <w:rPr>
            <w:rStyle w:val="normaltextrun"/>
          </w:rPr>
        </w:sdtEndPr>
        <w:sdtContent>
          <w:r w:rsidR="00B75A33" w:rsidRPr="00B75A33">
            <w:rPr>
              <w:color w:val="000000"/>
            </w:rPr>
            <w:t>(37)</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391C5E12"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051A9FD" w14:textId="6C540F16"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
          <w:id w:val="1979187484"/>
          <w:placeholder>
            <w:docPart w:val="557AA5558A0A4742B7C64EDC51653AB1"/>
          </w:placeholder>
        </w:sdtPr>
        <w:sdtEndPr>
          <w:rPr>
            <w:rStyle w:val="normaltextrun"/>
          </w:rPr>
        </w:sdtEndPr>
        <w:sdtContent>
          <w:r w:rsidR="00B75A33" w:rsidRPr="00B75A33">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 xml:space="preserve">2.4.4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
          <w:id w:val="-637809175"/>
          <w:placeholder>
            <w:docPart w:val="557AA5558A0A4742B7C64EDC51653AB1"/>
          </w:placeholder>
        </w:sdtPr>
        <w:sdtEndPr>
          <w:rPr>
            <w:rStyle w:val="contentcontrolboundarysink"/>
          </w:rPr>
        </w:sdtEndPr>
        <w:sdtContent>
          <w:r w:rsidR="00B75A33" w:rsidRPr="00B75A33">
            <w:rPr>
              <w:color w:val="000000"/>
            </w:rPr>
            <w:t>(39)</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27F31365" w14:textId="77777777" w:rsidR="00DE13E5" w:rsidRDefault="00DE13E5" w:rsidP="00C76E75">
      <w:pPr>
        <w:spacing w:after="160" w:line="240" w:lineRule="auto"/>
      </w:pPr>
      <w:r>
        <w:rPr>
          <w:rStyle w:val="eop"/>
          <w:rFonts w:eastAsiaTheme="majorEastAsia"/>
          <w:color w:val="000000"/>
        </w:rPr>
        <w:t> </w:t>
      </w:r>
    </w:p>
    <w:p w14:paraId="333BE448" w14:textId="77777777" w:rsidR="00DE13E5" w:rsidRPr="004A796B"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7D518D98" w14:textId="5D7D48D1" w:rsidR="00F60C25" w:rsidRDefault="00DE13E5" w:rsidP="00C76E75">
      <w:pPr>
        <w:pStyle w:val="paragraph"/>
        <w:spacing w:before="0" w:beforeAutospacing="0" w:after="0" w:afterAutospacing="0" w:line="240" w:lineRule="auto"/>
        <w:textAlignment w:val="baseline"/>
        <w:rPr>
          <w:rStyle w:val="normaltextrun"/>
          <w:rFonts w:eastAsiaTheme="majorEastAsia"/>
        </w:rPr>
      </w:pPr>
      <w:r>
        <w:rPr>
          <w:rStyle w:val="normaltextrun"/>
          <w:rFonts w:eastAsiaTheme="majorEastAsia"/>
        </w:rPr>
        <w:t>Gemini</w:t>
      </w:r>
      <w:r w:rsidR="00727EED">
        <w:rPr>
          <w:rStyle w:val="normaltextrun"/>
          <w:rFonts w:eastAsiaTheme="majorEastAsia"/>
        </w:rPr>
        <w:t xml:space="preserve"> 2.5</w:t>
      </w:r>
      <w:r>
        <w:rPr>
          <w:rStyle w:val="normaltextrun"/>
          <w:rFonts w:eastAsiaTheme="majorEastAsia"/>
        </w:rPr>
        <w:t xml:space="preserve">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
          <w:id w:val="-1297448079"/>
          <w:placeholder>
            <w:docPart w:val="C5E3EDE251520445A6EA7517B0038BE2"/>
          </w:placeholder>
        </w:sdtPr>
        <w:sdtEndPr>
          <w:rPr>
            <w:rStyle w:val="normaltextrun"/>
          </w:rPr>
        </w:sdtEndPr>
        <w:sdtContent>
          <w:r w:rsidR="00B75A33" w:rsidRPr="00B75A33">
            <w:rPr>
              <w:color w:val="000000"/>
            </w:rPr>
            <w:t>(40)</w:t>
          </w:r>
        </w:sdtContent>
      </w:sdt>
      <w:r w:rsidR="00A72B3D">
        <w:rPr>
          <w:rStyle w:val="normaltextrun"/>
          <w:rFonts w:eastAsiaTheme="majorEastAsia"/>
        </w:rPr>
        <w:t xml:space="preserve"> </w:t>
      </w:r>
      <w:del w:id="1317" w:author="Claude (scientific review 2026-08-09)" w:date="2026-08-09T00:00:00Z">
        <w:r>
          <w:rPr>
            <w:rStyle w:val="normaltextrun"/>
            <w:rFonts w:eastAsiaTheme="majorEastAsia"/>
          </w:rPr>
          <w:delText xml:space="preserve">and Claude Code Opus 5.0 (ref) was</w:delText>
        </w:r>
      </w:del>
      <w:ins w:id="1318" w:author="Claude (scientific review 2026-08-09)" w:date="2026-08-09T00:00:00Z">
        <w:r>
          <w:rPr>
            <w:rStyle w:val="normaltextrun"/>
            <w:rFonts w:eastAsiaTheme="majorEastAsia"/>
          </w:rPr>
          <w:t xml:space="preserve">and Claude Code (Opus 5) were</w:t>
        </w:r>
      </w:ins>
      <w:r>
        <w:rPr>
          <w:rStyle w:val="normaltextrun"/>
          <w:rFonts w:eastAsiaTheme="majorEastAsia"/>
        </w:rPr>
        <w:t xml:space="preserve">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w:t>
      </w:r>
      <w:del w:id="1404" w:author="Claude (scientific review 2026-08-10)" w:date="2026-08-10T00:00:00Z">
        <w:r>
          <w:rPr>
            <w:rStyle w:val="normaltextrun"/>
            <w:rFonts w:eastAsiaTheme="majorEastAsia"/>
          </w:rPr>
          <w:delText xml:space="preserve">Chat GPT was used</w:delText>
        </w:r>
      </w:del>
      <w:ins w:id="1405" w:author="Claude (scientific review 2026-08-10)" w:date="2026-08-10T00:00:00Z">
        <w:r>
          <w:rPr>
            <w:rStyle w:val="normaltextrun"/>
            <w:rFonts w:eastAsiaTheme="majorEastAsia"/>
          </w:rPr>
          <w:t xml:space="preserve">ChatGPT was used</w:t>
        </w:r>
      </w:ins>
      <w:r>
        <w:rPr>
          <w:rStyle w:val="normaltextrun"/>
          <w:rFonts w:eastAsiaTheme="majorEastAsia"/>
        </w:rPr>
        <w:t xml:space="preserve">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
          <w:id w:val="-2120444755"/>
          <w:placeholder>
            <w:docPart w:val="557AA5558A0A4742B7C64EDC51653AB1"/>
          </w:placeholder>
        </w:sdtPr>
        <w:sdtEndPr>
          <w:rPr>
            <w:rStyle w:val="normaltextrun"/>
          </w:rPr>
        </w:sdtEndPr>
        <w:sdtContent>
          <w:r w:rsidR="00B75A33" w:rsidRPr="00B75A33">
            <w:rPr>
              <w:rStyle w:val="normaltextrun"/>
              <w:rFonts w:eastAsiaTheme="majorEastAsia"/>
              <w:color w:val="000000"/>
            </w:rPr>
            <w:t>(41)</w:t>
          </w:r>
        </w:sdtContent>
      </w:sdt>
      <w:r>
        <w:rPr>
          <w:rStyle w:val="normaltextrun"/>
          <w:rFonts w:eastAsiaTheme="majorEastAsia"/>
        </w:rPr>
        <w:t>.</w:t>
      </w:r>
    </w:p>
    <w:p w14:paraId="1D3AE3ED" w14:textId="4E6C2780" w:rsidR="00727EED" w:rsidRDefault="00C23EBB" w:rsidP="00C76E75">
      <w:pPr>
        <w:pStyle w:val="paragraph"/>
        <w:spacing w:before="0" w:beforeAutospacing="0" w:after="0" w:afterAutospacing="0" w:line="240" w:lineRule="auto"/>
        <w:textAlignment w:val="baseline"/>
        <w:rPr>
          <w:rStyle w:val="normaltextrun"/>
          <w:rFonts w:eastAsiaTheme="majorEastAsia"/>
        </w:rPr>
      </w:pPr>
      <w:r w:rsidRPr="00C23EBB">
        <w:rPr>
          <w:rStyle w:val="normaltextrun"/>
          <w:rFonts w:eastAsiaTheme="majorEastAsia"/>
        </w:rPr>
        <w:t>All code writing was done in a plan-then-act mode: the AI agent first wrote a research and implementation plan, the author then reviewed and commented on it, and after two to five review cycles the agent implemented the requested feature. AI specifications can be found in the project repository (</w:t>
      </w:r>
      <w:hyperlink r:id="rId10" w:history="1">
        <w:r w:rsidR="007C0F5B" w:rsidRPr="00C46139">
          <w:rPr>
            <w:rStyle w:val="Hyperlink"/>
          </w:rPr>
          <w:t>https://github.com/Nikit357/T2T_transposons_genes</w:t>
        </w:r>
      </w:hyperlink>
      <w:r w:rsidRPr="00C23EBB">
        <w:rPr>
          <w:rStyle w:val="normaltextrun"/>
          <w:rFonts w:eastAsiaTheme="majorEastAsia"/>
        </w:rPr>
        <w:t>) as CLAUDE.md files in all the subfolders. The intermediate research outputs and implementation plans, as well as additional documentation are stored in other markdown files</w:t>
      </w:r>
      <w:r>
        <w:rPr>
          <w:rStyle w:val="normaltextrun"/>
          <w:rFonts w:eastAsiaTheme="majorEastAsia"/>
        </w:rPr>
        <w:t>.</w:t>
      </w:r>
    </w:p>
    <w:p w14:paraId="76257A02" w14:textId="77777777" w:rsidR="00F60C25" w:rsidRDefault="00F60C25" w:rsidP="00F60C25">
      <w:pPr>
        <w:spacing w:after="160" w:line="240" w:lineRule="auto"/>
      </w:pPr>
    </w:p>
    <w:p w14:paraId="16C6A29A" w14:textId="5398658F" w:rsidR="00F60C25" w:rsidRPr="004A796B" w:rsidRDefault="00F60C25" w:rsidP="00F60C2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F60C25">
        <w:rPr>
          <w:rStyle w:val="normaltextrun"/>
          <w:rFonts w:ascii="Times New Roman" w:hAnsi="Times New Roman" w:cs="Times New Roman"/>
          <w:b/>
          <w:bCs/>
          <w:color w:val="000000"/>
          <w:sz w:val="24"/>
          <w:szCs w:val="24"/>
        </w:rPr>
        <w:t>Data and code availability</w:t>
      </w:r>
      <w:r w:rsidRPr="004A796B">
        <w:rPr>
          <w:rStyle w:val="eop"/>
          <w:rFonts w:ascii="Times New Roman" w:hAnsi="Times New Roman" w:cs="Times New Roman"/>
          <w:color w:val="000000"/>
          <w:sz w:val="24"/>
          <w:szCs w:val="24"/>
        </w:rPr>
        <w:t> </w:t>
      </w:r>
    </w:p>
    <w:p w14:paraId="1BB168CA" w14:textId="6A7B8F5F" w:rsidR="00DE13E5" w:rsidRPr="00330AC4" w:rsidRDefault="00DE13E5" w:rsidP="00C76E75">
      <w:pPr>
        <w:pStyle w:val="paragraph"/>
        <w:spacing w:before="0" w:beforeAutospacing="0" w:after="0" w:afterAutospacing="0" w:line="240" w:lineRule="auto"/>
        <w:textAlignment w:val="baseline"/>
        <w:rPr>
          <w:rFonts w:ascii="Segoe UI" w:hAnsi="Segoe UI" w:cs="Segoe UI"/>
          <w:sz w:val="18"/>
          <w:szCs w:val="18"/>
        </w:rPr>
      </w:pPr>
    </w:p>
    <w:p w14:paraId="000DBD91" w14:textId="50431F9F" w:rsidR="005762DF" w:rsidRDefault="00D315AC" w:rsidP="00C76E75">
      <w:pPr>
        <w:spacing w:line="240" w:lineRule="auto"/>
      </w:pPr>
      <w:r>
        <w:t>All code, intermediate tables and the permutation background are available as described in the Data availability statement.</w:t>
      </w:r>
    </w:p>
    <w:p w14:paraId="2A2E0F49" w14:textId="77777777" w:rsidR="00DE13E5" w:rsidRPr="00EB43DA" w:rsidRDefault="00DE13E5" w:rsidP="00C76E75">
      <w:pPr>
        <w:pStyle w:val="Heading1"/>
        <w:numPr>
          <w:ilvl w:val="0"/>
          <w:numId w:val="1"/>
        </w:numPr>
        <w:tabs>
          <w:tab w:val="num" w:pos="360"/>
        </w:tabs>
        <w:spacing w:after="160" w:line="240" w:lineRule="auto"/>
        <w:ind w:left="0" w:firstLine="0"/>
        <w:jc w:val="center"/>
        <w:rPr>
          <w:del w:id="20" w:author="Claude (G3 house style)" w:date="2026-08-04T12:00:00Z"/>
          <w:rFonts w:ascii="Times New Roman" w:eastAsia="Times New Roman" w:hAnsi="Times New Roman" w:cs="Times New Roman"/>
          <w:b/>
          <w:bCs/>
          <w:color w:val="000000"/>
          <w:sz w:val="24"/>
          <w:szCs w:val="24"/>
        </w:rPr>
      </w:pPr>
      <w:del w:id="21" w:author="Claude (G3 house style)" w:date="2026-08-04T12:00:00Z">
        <w:r w:rsidRPr="00EB43DA">
          <w:rPr>
            <w:rFonts w:ascii="Times New Roman" w:eastAsia="Times New Roman" w:hAnsi="Times New Roman" w:cs="Times New Roman"/>
            <w:b/>
            <w:bCs/>
            <w:color w:val="000000"/>
            <w:sz w:val="24"/>
            <w:szCs w:val="24"/>
          </w:rPr>
          <w:delText>ETHICAL STATEMENT</w:delText>
        </w:r>
      </w:del>
    </w:p>
    <w:p w14:paraId="4954249D" w14:textId="59CCF446" w:rsidR="00DE13E5" w:rsidRPr="00EB43DA" w:rsidRDefault="008249B5" w:rsidP="00EB43DA">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2" w:author="Claude (G3 house style)" w:date="2026-08-04T12:00:00Z">
        <w:r w:rsidRPr="00EB43DA">
          <w:rPr>
            <w:rFonts w:ascii="Times New Roman" w:hAnsi="Times New Roman" w:cs="Times New Roman"/>
            <w:b/>
            <w:bCs/>
            <w:sz w:val="24"/>
            <w:szCs w:val="24"/>
          </w:rPr>
          <w:delText>This study represents a purely computational analysis based on publicly available genomic</w:delText>
        </w:r>
        <w:r w:rsidR="00825961" w:rsidRPr="00EB43DA">
          <w:rPr>
            <w:rFonts w:ascii="Times New Roman" w:hAnsi="Times New Roman" w:cs="Times New Roman"/>
            <w:b/>
            <w:bCs/>
            <w:sz w:val="24"/>
            <w:szCs w:val="24"/>
          </w:rPr>
          <w:delText xml:space="preserve"> </w:delText>
        </w:r>
        <w:r w:rsidRPr="00EB43DA">
          <w:rPr>
            <w:rFonts w:ascii="Times New Roman" w:hAnsi="Times New Roman" w:cs="Times New Roman"/>
            <w:b/>
            <w:bCs/>
            <w:sz w:val="24"/>
            <w:szCs w:val="24"/>
          </w:rPr>
          <w:delText>datasets. All data analyzed were obtained from the T2T genome assembly and the RepeatMasker track</w:delText>
        </w:r>
        <w:r w:rsidR="00193F11" w:rsidRPr="00EB43DA">
          <w:rPr>
            <w:rStyle w:val="citation-390"/>
            <w:rFonts w:ascii="Times New Roman" w:hAnsi="Times New Roman" w:cs="Times New Roman"/>
            <w:b/>
            <w:bCs/>
            <w:sz w:val="24"/>
            <w:szCs w:val="24"/>
          </w:rPr>
          <w:delText xml:space="preserve"> </w:delText>
        </w:r>
      </w:del>
      <w:r w:rsidR="00EB43DA" w:rsidRPr="00EB43DA">
        <w:rPr>
          <w:rStyle w:val="citation-390"/>
          <w:rFonts w:ascii="Times New Roman" w:hAnsi="Times New Roman" w:cs="Times New Roman"/>
          <w:b/>
          <w:bCs/>
          <w:color w:val="000000"/>
          <w:sz w:val="24"/>
          <w:szCs w:val="24"/>
        </w:rPr>
        <w:t>Results</w:t>
      </w:r>
    </w:p>
    <w:p w14:paraId="3C0D6A89"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69BCD8E4" w14:textId="77777777" w:rsidR="00DE13E5" w:rsidRDefault="00DE13E5" w:rsidP="00C76E75">
      <w:pPr>
        <w:spacing w:line="240" w:lineRule="auto"/>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w:t>
      </w:r>
      <w:del w:id="1394" w:author="Claude (scientific review 2026-08-10)" w:date="2026-08-10T00:00:00Z">
        <w:r>
          <w:delText xml:space="preserve">(343 ones)</w:delText>
        </w:r>
      </w:del>
      <w:ins w:id="1395" w:author="Claude (scientific review 2026-08-10)" w:date="2026-08-10T00:00:00Z">
        <w:r>
          <w:t xml:space="preserve">(343)</w:t>
        </w:r>
      </w:ins>
      <w:r>
        <w:t xml:space="preserve"> do not intersect with TEs at the proximity level of 10 kb and can be considered as free from TE-mediated regulatory impact at this level (Figure 1A). </w:t>
      </w:r>
      <w:r>
        <w:lastRenderedPageBreak/>
        <w:t xml:space="preserve">On average, each gene harbored 15.05 TEs in its TSS neighborhood (4.39 LINEs, 1.32 LTRs, 7.82 SINEs, 1.49 DNA elements, 0.03 SVA elements and 0.004 Helitrons, Figure 1B). The gene with maximum number of TEs was </w:t>
      </w:r>
      <w:del w:id="23" w:author="Claude (G3 house style)" w:date="2026-08-04T12:00:00Z">
        <w:r>
          <w:delText>CIB3</w:delText>
        </w:r>
      </w:del>
      <w:r>
        <w:rPr>
          <w:i/>
        </w:rPr>
        <w:t>CIB3</w:t>
      </w:r>
      <w:r>
        <w:t xml:space="preserve"> (calcium and integrin binding protein 3), having 42 TEs of various classes (17 LINEs, 23 SINEs, 1 LTR and 1 DNA element, Figure 1C).  Lists of TEs mapped on each gene TSS, their divergence and classification, can be found in </w:t>
      </w:r>
      <w:del w:id="24" w:author="Claude (G3 house style)" w:date="2026-08-04T12:00:00Z">
        <w:r>
          <w:delText>Supplementary File 1</w:delText>
        </w:r>
      </w:del>
      <w:r>
        <w:t>File S1, sheet TSS_TE_intersections</w:t>
      </w:r>
      <w:r>
        <w:t>. Most genes had in their TSS neighborhoods at least one TE for the four major classes: 96.9% of all TSS had SINEs, 95.1% of TSS harbored LINEs, 68.5% had DNA elements and 58.7% had LTRs (Figure 1B).</w:t>
      </w:r>
    </w:p>
    <w:p w14:paraId="0CD99BD7" w14:textId="77777777" w:rsidR="00DE13E5" w:rsidRDefault="00DE13E5" w:rsidP="00C76E75">
      <w:pPr>
        <w:spacing w:line="240" w:lineRule="auto"/>
        <w:rPr>
          <w:color w:val="000000"/>
        </w:rPr>
      </w:pPr>
    </w:p>
    <w:p w14:paraId="133C47FF" w14:textId="77777777" w:rsidR="00DE13E5" w:rsidRDefault="00DE13E5" w:rsidP="00C76E75">
      <w:pPr>
        <w:spacing w:line="240" w:lineRule="auto"/>
        <w:rPr>
          <w:color w:val="000000"/>
        </w:rPr>
      </w:pPr>
      <w:r>
        <w:rPr>
          <w:b/>
          <w:bCs/>
          <w:color w:val="000000"/>
        </w:rPr>
        <w:t>Figure 1</w:t>
      </w:r>
      <w:r w:rsidRPr="001317F3">
        <w:rPr>
          <w:color w:val="000000"/>
        </w:rPr>
        <w:t xml:space="preserve">. </w:t>
      </w:r>
      <w:r w:rsidRPr="001317F3">
        <w:rPr>
          <w:b/>
          <w:bCs/>
          <w:color w:val="000000"/>
        </w:rPr>
        <w:t>Enrichment of TEs in the 10 kb vicinity of human TSS at the level of classes and families.</w:t>
      </w:r>
      <w:r w:rsidRPr="00F8362A">
        <w:rPr>
          <w:color w:val="000000"/>
        </w:rPr>
        <w:t xml:space="preserve"> (A) Distribution of TSS by TE count per TSS. (B) Distributions of TSS by TE count of individual classes. (C) UCSC Genome Browser visualization of </w:t>
      </w:r>
      <w:del w:id="25" w:author="Claude (G3 house style)" w:date="2026-08-04T12:00:00Z">
        <w:r w:rsidRPr="00F8362A">
          <w:rPr>
            <w:color w:val="000000"/>
          </w:rPr>
          <w:delText>CIB3</w:delText>
        </w:r>
      </w:del>
      <w:r w:rsidRPr="00F8362A">
        <w:rPr>
          <w:i/>
          <w:color w:val="000000"/>
        </w:rPr>
        <w:t>CIB3</w:t>
      </w:r>
      <w:r w:rsidRPr="00F8362A">
        <w:rPr>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26" w:author="Claude (G3 house style)" w:date="2026-08-04T12:00:00Z">
        <w:r w:rsidRPr="00F8362A">
          <w:rPr>
            <w:color w:val="000000"/>
          </w:rPr>
          <w:delText>The third vertical bar plot visualizes negative decimal logarithm of Fisher exact test p-value (FDR-corrected).</w:delText>
        </w:r>
      </w:del>
      <w:r w:rsidRPr="00F8362A">
        <w:rPr>
          <w:color w:val="000000"/>
        </w:rPr>
        <w:t>The third vertical bar plot visualizes the negative decimal logarithm of the FDR-corrected Fisher exact test p-value.</w:t>
      </w:r>
      <w:r w:rsidRPr="00F8362A">
        <w:rPr>
          <w:color w:val="000000"/>
        </w:rPr>
        <w:t xml:space="preserve"> The fourth and the fifth vertical bar plots show total TE number and average divergence (substitutions per 1000 base pairs) by family, respectively.</w:t>
      </w:r>
    </w:p>
    <w:p w14:paraId="0AA2C0A8" w14:textId="77777777" w:rsidR="00923031" w:rsidRDefault="00923031" w:rsidP="00C76E75">
      <w:pPr>
        <w:spacing w:line="240" w:lineRule="auto"/>
        <w:rPr>
          <w:color w:val="000000"/>
        </w:rPr>
      </w:pPr>
    </w:p>
    <w:p w14:paraId="20C5974B" w14:textId="4D035803" w:rsidR="008B4E4C" w:rsidRPr="007C3F62" w:rsidRDefault="002B58FB" w:rsidP="00C76E75">
      <w:pPr>
        <w:spacing w:line="240" w:lineRule="auto"/>
        <w:rPr>
          <w:color w:val="000000"/>
        </w:rPr>
      </w:pPr>
      <w:r w:rsidRPr="002B58FB">
        <w:rPr>
          <w:color w:val="000000"/>
        </w:rPr>
        <w:lastRenderedPageBreak/>
        <w:drawing>
          <wp:inline distT="0" distB="0" distL="0" distR="0" wp14:anchorId="1454436F" wp14:editId="7FABB2B7">
            <wp:extent cx="5370830" cy="8229600"/>
            <wp:effectExtent l="0" t="0" r="0" b="0"/>
            <wp:docPr id="19437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1125" name=""/>
                    <pic:cNvPicPr/>
                  </pic:nvPicPr>
                  <pic:blipFill>
                    <a:blip r:embed="rId11"/>
                    <a:stretch>
                      <a:fillRect/>
                    </a:stretch>
                  </pic:blipFill>
                  <pic:spPr>
                    <a:xfrm>
                      <a:off x="0" y="0"/>
                      <a:ext cx="5370830" cy="8229600"/>
                    </a:xfrm>
                    <a:prstGeom prst="rect">
                      <a:avLst/>
                    </a:prstGeom>
                  </pic:spPr>
                </pic:pic>
              </a:graphicData>
            </a:graphic>
          </wp:inline>
        </w:drawing>
      </w:r>
    </w:p>
    <w:p w14:paraId="5749DCCE" w14:textId="77777777" w:rsidR="00DE13E5" w:rsidRPr="00245137" w:rsidRDefault="00DE13E5" w:rsidP="00C76E75">
      <w:pPr>
        <w:spacing w:line="240" w:lineRule="auto"/>
        <w:rPr>
          <w:color w:val="000000"/>
        </w:rPr>
      </w:pPr>
    </w:p>
    <w:p w14:paraId="15FFA6EA" w14:textId="07B37B9D" w:rsidR="00DD52A1" w:rsidRDefault="00DE13E5" w:rsidP="00C76E75">
      <w:pPr>
        <w:spacing w:line="240" w:lineRule="auto"/>
        <w:rPr>
          <w:color w:val="000000"/>
        </w:rPr>
      </w:pPr>
      <w:r>
        <w:rPr>
          <w:color w:val="000000"/>
        </w:rPr>
        <w:t xml:space="preserve">In order to test the significance of genes TSS neighborhoods </w:t>
      </w:r>
      <w:r w:rsidR="00663CEE">
        <w:rPr>
          <w:color w:val="000000"/>
        </w:rPr>
        <w:t xml:space="preserve">enrichment </w:t>
      </w:r>
      <w:r>
        <w:rPr>
          <w:color w:val="000000"/>
        </w:rPr>
        <w:t xml:space="preserve">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p>
    <w:p w14:paraId="3C7B522E" w14:textId="77777777" w:rsidR="00DD52A1" w:rsidRDefault="00DD52A1" w:rsidP="00C76E75">
      <w:pPr>
        <w:spacing w:line="240" w:lineRule="auto"/>
        <w:rPr>
          <w:color w:val="000000"/>
        </w:rPr>
      </w:pPr>
    </w:p>
    <w:p w14:paraId="47A8AC64" w14:textId="02E8EA90" w:rsidR="00DE13E5" w:rsidRDefault="00DE13E5" w:rsidP="00C76E75">
      <w:pPr>
        <w:spacing w:line="240" w:lineRule="auto"/>
        <w:rPr>
          <w:color w:val="000000"/>
        </w:rPr>
      </w:pPr>
      <w:del w:id="27" w:author="Claude (G3 revision)" w:date="2026-08-04T00:00:00Z">
        <w:r>
          <w:rPr>
            <w:color w:val="000000"/>
          </w:rPr>
          <w:delText>Table 1 shows assessment of TE enrichment in genes TSS 10 kb neighborhoods by class.</w:delText>
        </w:r>
      </w:del>
      <w:r>
        <w:rPr>
          <w:color w:val="000000"/>
        </w:rPr>
        <w:t xml:space="preserve">Tables 1 and 2 show the assessment of TE enrichment in gene TSS 10 kb </w:t>
      </w:r>
      <w:r w:rsidR="002B5CB0">
        <w:rPr>
          <w:color w:val="000000"/>
        </w:rPr>
        <w:t>neighborhoods</w:t>
      </w:r>
      <w:r>
        <w:rPr>
          <w:color w:val="000000"/>
        </w:rPr>
        <w:t xml:space="preserve"> by class: Table 1 reports the counts and the odds ratios, Table 2 the statistical support for them.</w:t>
      </w:r>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t>
      </w:r>
      <w:del w:id="1346" w:author="Claude (scientific review 2026-08-10)" w:date="2026-08-10T00:00:00Z">
        <w:r>
          <w:rPr>
            <w:color w:val="000000"/>
          </w:rPr>
          <w:delText xml:space="preserve">was 1.94 (1.78 the random one)</w:delText>
        </w:r>
      </w:del>
      <w:ins w:id="1347" w:author="Claude (scientific review 2026-08-10)" w:date="2026-08-10T00:00:00Z">
        <w:r>
          <w:rPr>
            <w:color w:val="000000"/>
          </w:rPr>
          <w:t xml:space="preserve">was 1.95 (1.79 the random one)</w:t>
        </w:r>
      </w:ins>
      <w:r>
        <w:rPr>
          <w:color w:val="000000"/>
        </w:rPr>
        <w:t xml:space="preserve">, which was showing </w:t>
      </w:r>
      <w:del w:id="1348" w:author="Claude (scientific review 2026-08-10)" w:date="2026-08-10T00:00:00Z">
        <w:r>
          <w:rPr>
            <w:color w:val="000000"/>
          </w:rPr>
          <w:delText xml:space="preserve">an enrichment by a factor of 1.097</w:delText>
        </w:r>
      </w:del>
      <w:ins w:id="1349" w:author="Claude (scientific review 2026-08-10)" w:date="2026-08-10T00:00:00Z">
        <w:r>
          <w:rPr>
            <w:color w:val="000000"/>
          </w:rPr>
          <w:t xml:space="preserve">an enrichment by a factor of 1.086</w:t>
        </w:r>
      </w:ins>
      <w:r>
        <w:rPr>
          <w:color w:val="000000"/>
        </w:rPr>
        <w:t xml:space="preserve"> (empirical p-value = 0.004).</w:t>
      </w:r>
    </w:p>
    <w:p w14:paraId="2E9B0A74" w14:textId="77777777" w:rsidR="00A94A55" w:rsidRDefault="00A94A55" w:rsidP="00C76E75">
      <w:pPr>
        <w:spacing w:line="240" w:lineRule="auto"/>
        <w:rPr>
          <w:color w:val="000000"/>
        </w:rPr>
      </w:pPr>
    </w:p>
    <w:p w14:paraId="6195EC31" w14:textId="4E722883" w:rsidR="005F1F47" w:rsidRPr="005F1F47" w:rsidRDefault="005F1F47" w:rsidP="005F1F47">
      <w:pPr>
        <w:spacing w:line="240" w:lineRule="auto"/>
        <w:rPr>
          <w:color w:val="000000"/>
        </w:rPr>
      </w:pPr>
      <w:r w:rsidRPr="005F1F47">
        <w:rPr>
          <w:color w:val="000000"/>
        </w:rPr>
        <w:t xml:space="preserve">Table 1. Enrichment of TE classes in gene TSS </w:t>
      </w:r>
      <w:r w:rsidR="002B5CB0" w:rsidRPr="005F1F47">
        <w:rPr>
          <w:color w:val="000000"/>
        </w:rPr>
        <w:t>neighborhoods</w:t>
      </w:r>
      <w:r w:rsidR="002B5CB0">
        <w:rPr>
          <w:color w:val="000000"/>
        </w:rPr>
        <w:t>:</w:t>
      </w:r>
      <w:r w:rsidR="002240A9">
        <w:rPr>
          <w:color w:val="000000"/>
        </w:rPr>
        <w:t xml:space="preserve"> counts and odds ratios.</w:t>
      </w:r>
    </w:p>
    <w:tbl>
      <w:tblPr>
        <w:tblW w:w="6322" w:type="dxa"/>
        <w:tblInd w:w="640" w:type="dxa"/>
        <w:tblCellMar>
          <w:left w:w="0" w:type="dxa"/>
          <w:right w:w="0" w:type="dxa"/>
        </w:tblCellMar>
        <w:tblLook w:val="04A0" w:firstRow="1" w:lastRow="0" w:firstColumn="1" w:lastColumn="0" w:noHBand="0" w:noVBand="1"/>
      </w:tblPr>
      <w:tblGrid>
        <w:gridCol w:w="1059"/>
        <w:gridCol w:w="776"/>
        <w:gridCol w:w="846"/>
        <w:gridCol w:w="594"/>
        <w:gridCol w:w="904"/>
        <w:gridCol w:w="927"/>
        <w:gridCol w:w="1216"/>
      </w:tblGrid>
      <w:tr w:rsidR="002B5CB0" w:rsidRPr="005F1F47" w14:paraId="2CDEF105" w14:textId="77777777" w:rsidTr="002B5CB0">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9307A4" w14:textId="77777777" w:rsidR="002B5CB0" w:rsidRPr="003F02E4" w:rsidRDefault="002B5CB0" w:rsidP="005F1F47">
            <w:pPr>
              <w:spacing w:line="240" w:lineRule="auto"/>
              <w:rPr>
                <w:b/>
                <w:bCs/>
                <w:color w:val="000000"/>
                <w:sz w:val="20"/>
                <w:szCs w:val="20"/>
              </w:rPr>
            </w:pPr>
            <w:r w:rsidRPr="003F02E4">
              <w:rPr>
                <w:b/>
                <w:bCs/>
                <w:color w:val="000000"/>
                <w:sz w:val="20"/>
                <w:szCs w:val="20"/>
              </w:rPr>
              <w:t xml:space="preserve">Class name </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98F15F"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in TSS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470BEB3" w14:textId="77777777" w:rsidR="002B5CB0" w:rsidRPr="003F02E4" w:rsidRDefault="002B5CB0" w:rsidP="005F1F47">
            <w:pPr>
              <w:spacing w:line="240" w:lineRule="auto"/>
              <w:rPr>
                <w:b/>
                <w:bCs/>
                <w:color w:val="000000"/>
                <w:sz w:val="20"/>
                <w:szCs w:val="20"/>
              </w:rPr>
            </w:pPr>
            <w:r w:rsidRPr="003F02E4">
              <w:rPr>
                <w:b/>
                <w:bCs/>
                <w:color w:val="000000"/>
                <w:sz w:val="20"/>
                <w:szCs w:val="20"/>
              </w:rPr>
              <w:t>TE count total</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450B62A" w14:textId="77777777" w:rsidR="002B5CB0" w:rsidRPr="003F02E4" w:rsidRDefault="002B5CB0" w:rsidP="005F1F47">
            <w:pPr>
              <w:spacing w:line="240" w:lineRule="auto"/>
              <w:rPr>
                <w:b/>
                <w:bCs/>
                <w:color w:val="000000"/>
                <w:sz w:val="20"/>
                <w:szCs w:val="20"/>
              </w:rPr>
            </w:pPr>
            <w:r w:rsidRPr="003F02E4">
              <w:rPr>
                <w:b/>
                <w:bCs/>
                <w:color w:val="000000"/>
                <w:sz w:val="20"/>
                <w:szCs w:val="20"/>
              </w:rPr>
              <w:t>Odds ratio</w:t>
            </w:r>
          </w:p>
        </w:tc>
        <w:tc>
          <w:tcPr>
            <w:tcW w:w="90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95F2DB" w14:textId="77777777" w:rsidR="002B5CB0" w:rsidRPr="003F02E4" w:rsidRDefault="002B5CB0" w:rsidP="005F1F47">
            <w:pPr>
              <w:spacing w:line="240" w:lineRule="auto"/>
              <w:rPr>
                <w:b/>
                <w:bCs/>
                <w:color w:val="000000"/>
                <w:sz w:val="20"/>
                <w:szCs w:val="20"/>
              </w:rPr>
            </w:pPr>
            <w:r w:rsidRPr="003F02E4">
              <w:rPr>
                <w:b/>
                <w:bCs/>
                <w:color w:val="000000"/>
                <w:sz w:val="20"/>
                <w:szCs w:val="20"/>
              </w:rPr>
              <w:t>Mean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92AC2E" w14:textId="77777777" w:rsidR="002B5CB0" w:rsidRPr="003F02E4" w:rsidRDefault="002B5CB0" w:rsidP="005F1F47">
            <w:pPr>
              <w:spacing w:line="240" w:lineRule="auto"/>
              <w:rPr>
                <w:b/>
                <w:bCs/>
                <w:color w:val="000000"/>
                <w:sz w:val="20"/>
                <w:szCs w:val="20"/>
              </w:rPr>
            </w:pPr>
            <w:r w:rsidRPr="003F02E4">
              <w:rPr>
                <w:b/>
                <w:bCs/>
                <w:color w:val="000000"/>
                <w:sz w:val="20"/>
                <w:szCs w:val="20"/>
              </w:rPr>
              <w:t>SD of random odds ratios</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E41469" w14:textId="77777777" w:rsidR="002B5CB0" w:rsidRPr="003F02E4" w:rsidRDefault="002B5CB0" w:rsidP="005F1F47">
            <w:pPr>
              <w:spacing w:line="240" w:lineRule="auto"/>
              <w:rPr>
                <w:b/>
                <w:bCs/>
                <w:color w:val="000000"/>
                <w:sz w:val="20"/>
                <w:szCs w:val="20"/>
              </w:rPr>
            </w:pPr>
            <w:r w:rsidRPr="003F02E4">
              <w:rPr>
                <w:b/>
                <w:bCs/>
                <w:color w:val="000000"/>
                <w:sz w:val="20"/>
                <w:szCs w:val="20"/>
              </w:rPr>
              <w:t>Observed to random odds ratio fold change</w:t>
            </w:r>
          </w:p>
        </w:tc>
      </w:tr>
      <w:tr w:rsidR="002B5CB0" w:rsidRPr="005F1F47" w14:paraId="709F67CC"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D109E1" w14:textId="77777777" w:rsidR="002B5CB0" w:rsidRPr="003F02E4" w:rsidRDefault="002B5CB0" w:rsidP="005F1F47">
            <w:pPr>
              <w:spacing w:line="240" w:lineRule="auto"/>
              <w:rPr>
                <w:b/>
                <w:bCs/>
                <w:color w:val="000000"/>
                <w:sz w:val="20"/>
                <w:szCs w:val="20"/>
              </w:rPr>
            </w:pPr>
            <w:r w:rsidRPr="003F02E4">
              <w:rPr>
                <w:b/>
                <w:bCs/>
                <w:color w:val="000000"/>
                <w:sz w:val="20"/>
                <w:szCs w:val="20"/>
              </w:rPr>
              <w:t>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4FE5E" w14:textId="77777777" w:rsidR="002B5CB0" w:rsidRPr="003F02E4" w:rsidRDefault="002B5CB0" w:rsidP="005F1F47">
            <w:pPr>
              <w:spacing w:line="240" w:lineRule="auto"/>
              <w:rPr>
                <w:color w:val="000000"/>
                <w:sz w:val="20"/>
                <w:szCs w:val="20"/>
              </w:rPr>
            </w:pPr>
            <w:r w:rsidRPr="003F02E4">
              <w:rPr>
                <w:color w:val="000000"/>
                <w:sz w:val="20"/>
                <w:szCs w:val="20"/>
              </w:rPr>
              <w:t>169930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F18C4" w14:textId="77777777" w:rsidR="002B5CB0" w:rsidRPr="003F02E4" w:rsidRDefault="002B5CB0" w:rsidP="005F1F47">
            <w:pPr>
              <w:spacing w:line="240" w:lineRule="auto"/>
              <w:rPr>
                <w:color w:val="000000"/>
                <w:sz w:val="20"/>
                <w:szCs w:val="20"/>
              </w:rPr>
            </w:pPr>
            <w:r w:rsidRPr="003F02E4">
              <w:rPr>
                <w:color w:val="000000"/>
                <w:sz w:val="20"/>
                <w:szCs w:val="20"/>
              </w:rPr>
              <w:t>1005214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5EF06" w14:textId="77777777" w:rsidR="002B5CB0" w:rsidRPr="003F02E4" w:rsidRDefault="002B5CB0" w:rsidP="005F1F47">
            <w:pPr>
              <w:spacing w:line="240" w:lineRule="auto"/>
              <w:rPr>
                <w:color w:val="000000"/>
                <w:sz w:val="20"/>
                <w:szCs w:val="20"/>
              </w:rPr>
            </w:pPr>
            <w:r w:rsidRPr="003F02E4">
              <w:rPr>
                <w:color w:val="000000"/>
                <w:sz w:val="20"/>
                <w:szCs w:val="20"/>
              </w:rPr>
              <w:t>2.13</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D01356" w14:textId="77777777" w:rsidR="002B5CB0" w:rsidRPr="003F02E4" w:rsidRDefault="002B5CB0" w:rsidP="005F1F47">
            <w:pPr>
              <w:spacing w:line="240" w:lineRule="auto"/>
              <w:rPr>
                <w:color w:val="000000"/>
                <w:sz w:val="20"/>
                <w:szCs w:val="20"/>
              </w:rPr>
            </w:pPr>
            <w:r w:rsidRPr="003F02E4">
              <w:rPr>
                <w:color w:val="000000"/>
                <w:sz w:val="20"/>
                <w:szCs w:val="20"/>
              </w:rPr>
              <w:t>2.43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2CEB8" w14:textId="77777777" w:rsidR="002B5CB0" w:rsidRPr="003F02E4" w:rsidRDefault="002B5CB0" w:rsidP="005F1F47">
            <w:pPr>
              <w:spacing w:line="240" w:lineRule="auto"/>
              <w:rPr>
                <w:color w:val="000000"/>
                <w:sz w:val="20"/>
                <w:szCs w:val="20"/>
              </w:rPr>
            </w:pPr>
            <w:r w:rsidRPr="003F02E4">
              <w:rPr>
                <w:color w:val="000000"/>
                <w:sz w:val="20"/>
                <w:szCs w:val="20"/>
              </w:rPr>
              <w:t>0.009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121B8" w14:textId="77777777" w:rsidR="002B5CB0" w:rsidRPr="003F02E4" w:rsidRDefault="002B5CB0" w:rsidP="005F1F47">
            <w:pPr>
              <w:spacing w:line="240" w:lineRule="auto"/>
              <w:rPr>
                <w:color w:val="000000"/>
                <w:sz w:val="20"/>
                <w:szCs w:val="20"/>
              </w:rPr>
            </w:pPr>
            <w:r w:rsidRPr="003F02E4">
              <w:rPr>
                <w:color w:val="000000"/>
                <w:sz w:val="20"/>
                <w:szCs w:val="20"/>
              </w:rPr>
              <w:t>0.877</w:t>
            </w:r>
          </w:p>
        </w:tc>
      </w:tr>
      <w:tr w:rsidR="002B5CB0" w:rsidRPr="005F1F47" w14:paraId="18A4CBA3" w14:textId="77777777" w:rsidTr="002B5CB0">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5DFE36" w14:textId="77777777" w:rsidR="002B5CB0" w:rsidRPr="003F02E4" w:rsidRDefault="002B5CB0" w:rsidP="005F1F47">
            <w:pPr>
              <w:spacing w:line="240" w:lineRule="auto"/>
              <w:rPr>
                <w:b/>
                <w:bCs/>
                <w:color w:val="000000"/>
                <w:sz w:val="20"/>
                <w:szCs w:val="20"/>
              </w:rPr>
            </w:pPr>
            <w:r w:rsidRPr="003F02E4">
              <w:rPr>
                <w:b/>
                <w:bCs/>
                <w:color w:val="000000"/>
                <w:sz w:val="20"/>
                <w:szCs w:val="20"/>
              </w:rPr>
              <w:t>LTR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E3641" w14:textId="77777777" w:rsidR="002B5CB0" w:rsidRPr="003F02E4" w:rsidRDefault="002B5CB0" w:rsidP="005F1F47">
            <w:pPr>
              <w:spacing w:line="240" w:lineRule="auto"/>
              <w:rPr>
                <w:color w:val="000000"/>
                <w:sz w:val="20"/>
                <w:szCs w:val="20"/>
              </w:rPr>
            </w:pPr>
            <w:r w:rsidRPr="003F02E4">
              <w:rPr>
                <w:color w:val="000000"/>
                <w:sz w:val="20"/>
                <w:szCs w:val="20"/>
              </w:rPr>
              <w:t>51103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A4573E" w14:textId="77777777" w:rsidR="002B5CB0" w:rsidRPr="003F02E4" w:rsidRDefault="002B5CB0" w:rsidP="005F1F47">
            <w:pPr>
              <w:spacing w:line="240" w:lineRule="auto"/>
              <w:rPr>
                <w:color w:val="000000"/>
                <w:sz w:val="20"/>
                <w:szCs w:val="20"/>
              </w:rPr>
            </w:pPr>
            <w:r w:rsidRPr="003F02E4">
              <w:rPr>
                <w:color w:val="000000"/>
                <w:sz w:val="20"/>
                <w:szCs w:val="20"/>
              </w:rPr>
              <w:t>531410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B3DA7C" w14:textId="77777777" w:rsidR="002B5CB0" w:rsidRPr="003F02E4" w:rsidRDefault="002B5CB0" w:rsidP="005F1F47">
            <w:pPr>
              <w:spacing w:line="240" w:lineRule="auto"/>
              <w:rPr>
                <w:color w:val="000000"/>
                <w:sz w:val="20"/>
                <w:szCs w:val="20"/>
              </w:rPr>
            </w:pPr>
            <w:r w:rsidRPr="003F02E4">
              <w:rPr>
                <w:color w:val="000000"/>
                <w:sz w:val="20"/>
                <w:szCs w:val="20"/>
              </w:rPr>
              <w:t>1.11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109E4" w14:textId="77777777" w:rsidR="002B5CB0" w:rsidRPr="003F02E4" w:rsidRDefault="002B5CB0" w:rsidP="005F1F47">
            <w:pPr>
              <w:spacing w:line="240" w:lineRule="auto"/>
              <w:rPr>
                <w:color w:val="000000"/>
                <w:sz w:val="20"/>
                <w:szCs w:val="20"/>
              </w:rPr>
            </w:pPr>
            <w:r w:rsidRPr="003F02E4">
              <w:rPr>
                <w:color w:val="000000"/>
                <w:sz w:val="20"/>
                <w:szCs w:val="20"/>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A56013"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637021" w14:textId="77777777" w:rsidR="002B5CB0" w:rsidRPr="003F02E4" w:rsidRDefault="002B5CB0" w:rsidP="005F1F47">
            <w:pPr>
              <w:spacing w:line="240" w:lineRule="auto"/>
              <w:rPr>
                <w:color w:val="000000"/>
                <w:sz w:val="20"/>
                <w:szCs w:val="20"/>
              </w:rPr>
            </w:pPr>
            <w:r w:rsidRPr="003F02E4">
              <w:rPr>
                <w:color w:val="000000"/>
                <w:sz w:val="20"/>
                <w:szCs w:val="20"/>
              </w:rPr>
              <w:t>0.667</w:t>
            </w:r>
          </w:p>
        </w:tc>
      </w:tr>
      <w:tr w:rsidR="002B5CB0" w:rsidRPr="005F1F47" w14:paraId="19F74AA3"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24E158" w14:textId="77777777" w:rsidR="002B5CB0" w:rsidRPr="003F02E4" w:rsidRDefault="002B5CB0" w:rsidP="005F1F47">
            <w:pPr>
              <w:spacing w:line="240" w:lineRule="auto"/>
              <w:rPr>
                <w:b/>
                <w:bCs/>
                <w:color w:val="000000"/>
                <w:sz w:val="20"/>
                <w:szCs w:val="20"/>
              </w:rPr>
            </w:pPr>
            <w:r w:rsidRPr="003F02E4">
              <w:rPr>
                <w:b/>
                <w:bCs/>
                <w:color w:val="000000"/>
                <w:sz w:val="20"/>
                <w:szCs w:val="20"/>
              </w:rPr>
              <w:t>SINE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59820" w14:textId="77777777" w:rsidR="002B5CB0" w:rsidRPr="003F02E4" w:rsidRDefault="002B5CB0" w:rsidP="005F1F47">
            <w:pPr>
              <w:spacing w:line="240" w:lineRule="auto"/>
              <w:rPr>
                <w:color w:val="000000"/>
                <w:sz w:val="20"/>
                <w:szCs w:val="20"/>
              </w:rPr>
            </w:pPr>
            <w:r w:rsidRPr="003F02E4">
              <w:rPr>
                <w:color w:val="000000"/>
                <w:sz w:val="20"/>
                <w:szCs w:val="20"/>
              </w:rPr>
              <w:t>302480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9F570" w14:textId="77777777" w:rsidR="002B5CB0" w:rsidRPr="003F02E4" w:rsidRDefault="002B5CB0" w:rsidP="005F1F47">
            <w:pPr>
              <w:spacing w:line="240" w:lineRule="auto"/>
              <w:rPr>
                <w:color w:val="000000"/>
                <w:sz w:val="20"/>
                <w:szCs w:val="20"/>
              </w:rPr>
            </w:pPr>
            <w:r w:rsidRPr="003F02E4">
              <w:rPr>
                <w:color w:val="000000"/>
                <w:sz w:val="20"/>
                <w:szCs w:val="20"/>
              </w:rPr>
              <w:t>1706485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19C698" w14:textId="77777777" w:rsidR="002B5CB0" w:rsidRPr="003F02E4" w:rsidRDefault="002B5CB0" w:rsidP="005F1F47">
            <w:pPr>
              <w:spacing w:line="240" w:lineRule="auto"/>
              <w:rPr>
                <w:color w:val="000000"/>
                <w:sz w:val="20"/>
                <w:szCs w:val="20"/>
              </w:rPr>
            </w:pPr>
            <w:r w:rsidRPr="003F02E4">
              <w:rPr>
                <w:color w:val="000000"/>
                <w:sz w:val="20"/>
                <w:szCs w:val="20"/>
              </w:rPr>
              <w:t>2.25</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CEE05" w14:textId="77777777" w:rsidR="002B5CB0" w:rsidRPr="003F02E4" w:rsidRDefault="002B5CB0" w:rsidP="005F1F47">
            <w:pPr>
              <w:spacing w:line="240" w:lineRule="auto"/>
              <w:rPr>
                <w:color w:val="000000"/>
                <w:sz w:val="20"/>
                <w:szCs w:val="20"/>
              </w:rPr>
            </w:pPr>
            <w:r w:rsidRPr="003F02E4">
              <w:rPr>
                <w:color w:val="000000"/>
                <w:sz w:val="20"/>
                <w:szCs w:val="20"/>
              </w:rPr>
              <w:t>1.53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429CE" w14:textId="77777777" w:rsidR="002B5CB0" w:rsidRPr="003F02E4" w:rsidRDefault="002B5CB0" w:rsidP="005F1F47">
            <w:pPr>
              <w:spacing w:line="240" w:lineRule="auto"/>
              <w:rPr>
                <w:color w:val="000000"/>
                <w:sz w:val="20"/>
                <w:szCs w:val="20"/>
              </w:rPr>
            </w:pPr>
            <w:r w:rsidRPr="003F02E4">
              <w:rPr>
                <w:color w:val="000000"/>
                <w:sz w:val="20"/>
                <w:szCs w:val="20"/>
              </w:rPr>
              <w:t>0.005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84A491" w14:textId="77777777" w:rsidR="002B5CB0" w:rsidRPr="003F02E4" w:rsidRDefault="002B5CB0" w:rsidP="005F1F47">
            <w:pPr>
              <w:spacing w:line="240" w:lineRule="auto"/>
              <w:rPr>
                <w:color w:val="000000"/>
                <w:sz w:val="20"/>
                <w:szCs w:val="20"/>
              </w:rPr>
            </w:pPr>
            <w:r w:rsidRPr="003F02E4">
              <w:rPr>
                <w:color w:val="000000"/>
                <w:sz w:val="20"/>
                <w:szCs w:val="20"/>
              </w:rPr>
              <w:t>1.468</w:t>
            </w:r>
          </w:p>
        </w:tc>
      </w:tr>
      <w:tr w:rsidR="002B5CB0" w:rsidRPr="005F1F47" w14:paraId="3D027FA2" w14:textId="77777777" w:rsidTr="002B5CB0">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F709E2" w14:textId="77777777" w:rsidR="002B5CB0" w:rsidRPr="003F02E4" w:rsidRDefault="002B5CB0" w:rsidP="005F1F47">
            <w:pPr>
              <w:spacing w:line="240" w:lineRule="auto"/>
              <w:rPr>
                <w:b/>
                <w:bCs/>
                <w:color w:val="000000"/>
                <w:sz w:val="20"/>
                <w:szCs w:val="20"/>
              </w:rPr>
            </w:pPr>
            <w:r w:rsidRPr="003F02E4">
              <w:rPr>
                <w:b/>
                <w:bCs/>
                <w:color w:val="000000"/>
                <w:sz w:val="20"/>
                <w:szCs w:val="20"/>
              </w:rPr>
              <w:t>DNA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3058F" w14:textId="77777777" w:rsidR="002B5CB0" w:rsidRPr="003F02E4" w:rsidRDefault="002B5CB0" w:rsidP="005F1F47">
            <w:pPr>
              <w:spacing w:line="240" w:lineRule="auto"/>
              <w:rPr>
                <w:color w:val="000000"/>
                <w:sz w:val="20"/>
                <w:szCs w:val="20"/>
              </w:rPr>
            </w:pPr>
            <w:r w:rsidRPr="003F02E4">
              <w:rPr>
                <w:color w:val="000000"/>
                <w:sz w:val="20"/>
                <w:szCs w:val="20"/>
              </w:rPr>
              <w:t>57684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390C59" w14:textId="77777777" w:rsidR="002B5CB0" w:rsidRPr="003F02E4" w:rsidRDefault="002B5CB0" w:rsidP="005F1F47">
            <w:pPr>
              <w:spacing w:line="240" w:lineRule="auto"/>
              <w:rPr>
                <w:color w:val="000000"/>
                <w:sz w:val="20"/>
                <w:szCs w:val="20"/>
              </w:rPr>
            </w:pPr>
            <w:r w:rsidRPr="003F02E4">
              <w:rPr>
                <w:color w:val="000000"/>
                <w:sz w:val="20"/>
                <w:szCs w:val="20"/>
              </w:rPr>
              <w:t>458177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BA486" w14:textId="77777777" w:rsidR="002B5CB0" w:rsidRPr="003F02E4" w:rsidRDefault="002B5CB0" w:rsidP="005F1F47">
            <w:pPr>
              <w:spacing w:line="240" w:lineRule="auto"/>
              <w:rPr>
                <w:color w:val="000000"/>
                <w:sz w:val="20"/>
                <w:szCs w:val="20"/>
              </w:rPr>
            </w:pPr>
            <w:r w:rsidRPr="003F02E4">
              <w:rPr>
                <w:color w:val="000000"/>
                <w:sz w:val="20"/>
                <w:szCs w:val="20"/>
              </w:rPr>
              <w:t>1.51</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F2A5C"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8DD9F" w14:textId="77777777" w:rsidR="002B5CB0" w:rsidRPr="003F02E4" w:rsidRDefault="002B5CB0" w:rsidP="005F1F47">
            <w:pPr>
              <w:spacing w:line="240" w:lineRule="auto"/>
              <w:rPr>
                <w:color w:val="000000"/>
                <w:sz w:val="20"/>
                <w:szCs w:val="20"/>
              </w:rPr>
            </w:pPr>
            <w:r w:rsidRPr="003F02E4">
              <w:rPr>
                <w:color w:val="000000"/>
                <w:sz w:val="20"/>
                <w:szCs w:val="20"/>
              </w:rPr>
              <w:t>0.010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0ADA33" w14:textId="77777777" w:rsidR="002B5CB0" w:rsidRPr="003F02E4" w:rsidRDefault="002B5CB0" w:rsidP="005F1F47">
            <w:pPr>
              <w:spacing w:line="240" w:lineRule="auto"/>
              <w:rPr>
                <w:color w:val="000000"/>
                <w:sz w:val="20"/>
                <w:szCs w:val="20"/>
              </w:rPr>
            </w:pPr>
            <w:r w:rsidRPr="003F02E4">
              <w:rPr>
                <w:color w:val="000000"/>
                <w:sz w:val="20"/>
                <w:szCs w:val="20"/>
              </w:rPr>
              <w:t>0.938</w:t>
            </w:r>
          </w:p>
        </w:tc>
      </w:tr>
      <w:tr w:rsidR="002B5CB0" w:rsidRPr="005F1F47" w14:paraId="1F0C9AC6"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E74065" w14:textId="77777777" w:rsidR="002B5CB0" w:rsidRPr="003F02E4" w:rsidRDefault="002B5CB0" w:rsidP="005F1F47">
            <w:pPr>
              <w:spacing w:line="240" w:lineRule="auto"/>
              <w:rPr>
                <w:b/>
                <w:bCs/>
                <w:color w:val="000000"/>
                <w:sz w:val="20"/>
                <w:szCs w:val="20"/>
              </w:rPr>
            </w:pPr>
            <w:r w:rsidRPr="003F02E4">
              <w:rPr>
                <w:b/>
                <w:bCs/>
                <w:color w:val="000000"/>
                <w:sz w:val="20"/>
                <w:szCs w:val="20"/>
              </w:rPr>
              <w:t>SVA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9E34A9" w14:textId="77777777" w:rsidR="002B5CB0" w:rsidRPr="003F02E4" w:rsidRDefault="002B5CB0" w:rsidP="005F1F47">
            <w:pPr>
              <w:spacing w:line="240" w:lineRule="auto"/>
              <w:rPr>
                <w:color w:val="000000"/>
                <w:sz w:val="20"/>
                <w:szCs w:val="20"/>
              </w:rPr>
            </w:pPr>
            <w:r w:rsidRPr="003F02E4">
              <w:rPr>
                <w:color w:val="000000"/>
                <w:sz w:val="20"/>
                <w:szCs w:val="20"/>
              </w:rPr>
              <w:t>1170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572CA8" w14:textId="77777777" w:rsidR="002B5CB0" w:rsidRPr="003F02E4" w:rsidRDefault="002B5CB0" w:rsidP="005F1F47">
            <w:pPr>
              <w:spacing w:line="240" w:lineRule="auto"/>
              <w:rPr>
                <w:color w:val="000000"/>
                <w:sz w:val="20"/>
                <w:szCs w:val="20"/>
              </w:rPr>
            </w:pPr>
            <w:r w:rsidRPr="003F02E4">
              <w:rPr>
                <w:color w:val="000000"/>
                <w:sz w:val="20"/>
                <w:szCs w:val="20"/>
              </w:rPr>
              <w:t>6274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590D36" w14:textId="77777777" w:rsidR="002B5CB0" w:rsidRPr="003F02E4" w:rsidRDefault="002B5CB0" w:rsidP="005F1F47">
            <w:pPr>
              <w:spacing w:line="240" w:lineRule="auto"/>
              <w:rPr>
                <w:color w:val="000000"/>
                <w:sz w:val="20"/>
                <w:szCs w:val="20"/>
              </w:rPr>
            </w:pPr>
            <w:r w:rsidRPr="003F02E4">
              <w:rPr>
                <w:color w:val="000000"/>
                <w:sz w:val="20"/>
                <w:szCs w:val="20"/>
              </w:rPr>
              <w:t>2.40</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18BDF0" w14:textId="77777777" w:rsidR="002B5CB0" w:rsidRPr="003F02E4" w:rsidRDefault="002B5CB0" w:rsidP="005F1F47">
            <w:pPr>
              <w:spacing w:line="240" w:lineRule="auto"/>
              <w:rPr>
                <w:color w:val="000000"/>
                <w:sz w:val="20"/>
                <w:szCs w:val="20"/>
              </w:rPr>
            </w:pPr>
            <w:r w:rsidRPr="003F02E4">
              <w:rPr>
                <w:color w:val="000000"/>
                <w:sz w:val="20"/>
                <w:szCs w:val="20"/>
              </w:rPr>
              <w:t>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3B78AD" w14:textId="77777777" w:rsidR="002B5CB0" w:rsidRPr="003F02E4" w:rsidRDefault="002B5CB0" w:rsidP="005F1F47">
            <w:pPr>
              <w:spacing w:line="240" w:lineRule="auto"/>
              <w:rPr>
                <w:color w:val="000000"/>
                <w:sz w:val="20"/>
                <w:szCs w:val="20"/>
              </w:rPr>
            </w:pPr>
            <w:r w:rsidRPr="003F02E4">
              <w:rPr>
                <w:color w:val="000000"/>
                <w:sz w:val="20"/>
                <w:szCs w:val="20"/>
              </w:rPr>
              <w:t>0.094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91728B" w14:textId="77777777" w:rsidR="002B5CB0" w:rsidRPr="003F02E4" w:rsidRDefault="002B5CB0" w:rsidP="005F1F47">
            <w:pPr>
              <w:spacing w:line="240" w:lineRule="auto"/>
              <w:rPr>
                <w:color w:val="000000"/>
                <w:sz w:val="20"/>
                <w:szCs w:val="20"/>
              </w:rPr>
            </w:pPr>
            <w:r w:rsidRPr="003F02E4">
              <w:rPr>
                <w:color w:val="000000"/>
                <w:sz w:val="20"/>
                <w:szCs w:val="20"/>
              </w:rPr>
              <w:t>1.368</w:t>
            </w:r>
          </w:p>
        </w:tc>
      </w:tr>
      <w:tr w:rsidR="002B5CB0" w:rsidRPr="005F1F47" w14:paraId="1055311A" w14:textId="77777777" w:rsidTr="002B5CB0">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9A5D2B" w14:textId="77777777" w:rsidR="002B5CB0" w:rsidRPr="003F02E4" w:rsidRDefault="002B5CB0" w:rsidP="005F1F47">
            <w:pPr>
              <w:spacing w:line="240" w:lineRule="auto"/>
              <w:rPr>
                <w:b/>
                <w:bCs/>
                <w:color w:val="000000"/>
                <w:sz w:val="20"/>
                <w:szCs w:val="20"/>
              </w:rPr>
            </w:pPr>
            <w:r w:rsidRPr="003F02E4">
              <w:rPr>
                <w:b/>
                <w:bCs/>
                <w:color w:val="000000"/>
                <w:sz w:val="20"/>
                <w:szCs w:val="20"/>
              </w:rPr>
              <w:t>Helitrons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52026" w14:textId="77777777" w:rsidR="002B5CB0" w:rsidRPr="003F02E4" w:rsidRDefault="002B5CB0" w:rsidP="005F1F47">
            <w:pPr>
              <w:spacing w:line="240" w:lineRule="auto"/>
              <w:rPr>
                <w:color w:val="000000"/>
                <w:sz w:val="20"/>
                <w:szCs w:val="20"/>
              </w:rPr>
            </w:pPr>
            <w:r w:rsidRPr="003F02E4">
              <w:rPr>
                <w:color w:val="000000"/>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F305E" w14:textId="77777777" w:rsidR="002B5CB0" w:rsidRPr="003F02E4" w:rsidRDefault="002B5CB0" w:rsidP="005F1F47">
            <w:pPr>
              <w:spacing w:line="240" w:lineRule="auto"/>
              <w:rPr>
                <w:color w:val="000000"/>
                <w:sz w:val="20"/>
                <w:szCs w:val="20"/>
              </w:rPr>
            </w:pPr>
            <w:r w:rsidRPr="003F02E4">
              <w:rPr>
                <w:color w:val="000000"/>
                <w:sz w:val="20"/>
                <w:szCs w:val="20"/>
              </w:rPr>
              <w:t>1869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4F4278" w14:textId="77777777" w:rsidR="002B5CB0" w:rsidRPr="003F02E4" w:rsidRDefault="002B5CB0" w:rsidP="005F1F47">
            <w:pPr>
              <w:spacing w:line="240" w:lineRule="auto"/>
              <w:rPr>
                <w:color w:val="000000"/>
                <w:sz w:val="20"/>
                <w:szCs w:val="20"/>
              </w:rPr>
            </w:pPr>
            <w:r w:rsidRPr="003F02E4">
              <w:rPr>
                <w:color w:val="000000"/>
                <w:sz w:val="20"/>
                <w:szCs w:val="20"/>
              </w:rPr>
              <w:t>1.07</w:t>
            </w:r>
          </w:p>
        </w:tc>
        <w:tc>
          <w:tcPr>
            <w:tcW w:w="9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CB53BB" w14:textId="77777777" w:rsidR="002B5CB0" w:rsidRPr="003F02E4" w:rsidRDefault="002B5CB0" w:rsidP="005F1F47">
            <w:pPr>
              <w:spacing w:line="240" w:lineRule="auto"/>
              <w:rPr>
                <w:color w:val="000000"/>
                <w:sz w:val="20"/>
                <w:szCs w:val="20"/>
              </w:rPr>
            </w:pPr>
            <w:r w:rsidRPr="003F02E4">
              <w:rPr>
                <w:color w:val="000000"/>
                <w:sz w:val="20"/>
                <w:szCs w:val="20"/>
              </w:rPr>
              <w:t>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7DFBC" w14:textId="77777777" w:rsidR="002B5CB0" w:rsidRPr="003F02E4" w:rsidRDefault="002B5CB0" w:rsidP="005F1F47">
            <w:pPr>
              <w:spacing w:line="240" w:lineRule="auto"/>
              <w:rPr>
                <w:color w:val="000000"/>
                <w:sz w:val="20"/>
                <w:szCs w:val="20"/>
              </w:rPr>
            </w:pPr>
            <w:r w:rsidRPr="003F02E4">
              <w:rPr>
                <w:color w:val="000000"/>
                <w:sz w:val="20"/>
                <w:szCs w:val="20"/>
              </w:rPr>
              <w:t>0.163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2F0EFB" w14:textId="77777777" w:rsidR="002B5CB0" w:rsidRPr="003F02E4" w:rsidRDefault="002B5CB0" w:rsidP="005F1F47">
            <w:pPr>
              <w:spacing w:line="240" w:lineRule="auto"/>
              <w:rPr>
                <w:color w:val="000000"/>
                <w:sz w:val="20"/>
                <w:szCs w:val="20"/>
              </w:rPr>
            </w:pPr>
            <w:r w:rsidRPr="003F02E4">
              <w:rPr>
                <w:color w:val="000000"/>
                <w:sz w:val="20"/>
                <w:szCs w:val="20"/>
              </w:rPr>
              <w:t>0.661</w:t>
            </w:r>
          </w:p>
        </w:tc>
      </w:tr>
    </w:tbl>
    <w:p w14:paraId="5871C1D1" w14:textId="77777777" w:rsidR="00A94A55" w:rsidRPr="00302CD8" w:rsidRDefault="00A94A55" w:rsidP="00C76E75">
      <w:pPr>
        <w:spacing w:line="240" w:lineRule="auto"/>
        <w:rPr>
          <w:color w:val="000000"/>
        </w:rPr>
      </w:pPr>
    </w:p>
    <w:tbl>
      <w:tblPr>
        <w:tblW w:w="10345"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240B6327" w14:textId="77777777" w:rsidTr="002B5CB0">
        <w:trPr>
          <w:trHeight w:val="315"/>
          <w:del w:id="28"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A6533" w14:textId="77777777" w:rsidR="00DE13E5" w:rsidRPr="00436B99" w:rsidRDefault="00DE13E5" w:rsidP="00C76E75">
            <w:pPr>
              <w:spacing w:line="240" w:lineRule="auto"/>
              <w:jc w:val="right"/>
              <w:rPr>
                <w:del w:id="29" w:author="Claude (G3 revision)" w:date="2026-08-04T00:00:00Z"/>
                <w:b/>
                <w:bCs/>
                <w:sz w:val="20"/>
                <w:szCs w:val="20"/>
              </w:rPr>
            </w:pPr>
            <w:del w:id="30"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392C72" w14:textId="77777777" w:rsidR="00DE13E5" w:rsidRPr="00436B99" w:rsidRDefault="00DE13E5" w:rsidP="00C76E75">
            <w:pPr>
              <w:spacing w:line="240" w:lineRule="auto"/>
              <w:jc w:val="right"/>
              <w:rPr>
                <w:del w:id="31" w:author="Claude (G3 revision)" w:date="2026-08-04T00:00:00Z"/>
                <w:b/>
                <w:bCs/>
                <w:sz w:val="20"/>
                <w:szCs w:val="20"/>
              </w:rPr>
            </w:pPr>
            <w:del w:id="32"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ADFDE" w14:textId="77777777" w:rsidR="00DE13E5" w:rsidRPr="00436B99" w:rsidRDefault="00DE13E5" w:rsidP="00C76E75">
            <w:pPr>
              <w:spacing w:line="240" w:lineRule="auto"/>
              <w:jc w:val="right"/>
              <w:rPr>
                <w:del w:id="33" w:author="Claude (G3 revision)" w:date="2026-08-04T00:00:00Z"/>
                <w:b/>
                <w:bCs/>
                <w:sz w:val="20"/>
                <w:szCs w:val="20"/>
              </w:rPr>
            </w:pPr>
            <w:del w:id="34"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B01F1" w14:textId="77777777" w:rsidR="00DE13E5" w:rsidRPr="00436B99" w:rsidRDefault="00DE13E5" w:rsidP="00C76E75">
            <w:pPr>
              <w:spacing w:line="240" w:lineRule="auto"/>
              <w:jc w:val="right"/>
              <w:rPr>
                <w:del w:id="35" w:author="Claude (G3 revision)" w:date="2026-08-04T00:00:00Z"/>
                <w:b/>
                <w:bCs/>
                <w:sz w:val="20"/>
                <w:szCs w:val="20"/>
              </w:rPr>
            </w:pPr>
            <w:del w:id="36" w:author="Claude (G3 revision)" w:date="2026-08-04T00:00:00Z">
              <w:r>
                <w:rPr>
                  <w:b/>
                  <w:bCs/>
                  <w:sz w:val="20"/>
                  <w:szCs w:val="20"/>
                </w:rPr>
                <w:delText>Odds ratio</w:delText>
              </w:r>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66088" w14:textId="77777777" w:rsidR="00DE13E5" w:rsidRPr="00436B99" w:rsidRDefault="004578AD" w:rsidP="00C76E75">
            <w:pPr>
              <w:spacing w:line="240" w:lineRule="auto"/>
              <w:jc w:val="right"/>
              <w:rPr>
                <w:del w:id="37" w:author="Claude (G3 revision)" w:date="2026-08-04T00:00:00Z"/>
                <w:b/>
                <w:bCs/>
                <w:sz w:val="20"/>
                <w:szCs w:val="20"/>
              </w:rPr>
            </w:pPr>
            <w:del w:id="38" w:author="Claude (G3 revision)" w:date="2026-08-04T00:00:00Z">
              <w:r>
                <w:rPr>
                  <w:b/>
                  <w:bCs/>
                  <w:sz w:val="20"/>
                  <w:szCs w:val="20"/>
                </w:rPr>
                <w:delText>Fisher p</w:delText>
              </w:r>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FD0D" w14:textId="77777777" w:rsidR="00DE13E5" w:rsidRPr="00436B99" w:rsidRDefault="00DE13E5" w:rsidP="00C76E75">
            <w:pPr>
              <w:spacing w:line="240" w:lineRule="auto"/>
              <w:jc w:val="right"/>
              <w:rPr>
                <w:del w:id="39" w:author="Claude (G3 revision)" w:date="2026-08-04T00:00:00Z"/>
                <w:b/>
                <w:bCs/>
                <w:sz w:val="20"/>
                <w:szCs w:val="20"/>
              </w:rPr>
            </w:pPr>
            <w:del w:id="40" w:author="Claude (G3 revision)" w:date="2026-08-04T00:00:00Z">
              <w:r>
                <w:rPr>
                  <w:b/>
                  <w:bCs/>
                  <w:sz w:val="20"/>
                  <w:szCs w:val="20"/>
                </w:rPr>
                <w:delText xml:space="preserve">Adjusted </w:delText>
              </w:r>
              <w:r w:rsidR="004578AD">
                <w:rPr>
                  <w:b/>
                  <w:bCs/>
                  <w:sz w:val="20"/>
                  <w:szCs w:val="20"/>
                </w:rPr>
                <w:delText>Fisher p</w:delText>
              </w:r>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5A5AE" w14:textId="77777777" w:rsidR="00DE13E5" w:rsidRPr="00436B99" w:rsidRDefault="00DE13E5" w:rsidP="00C76E75">
            <w:pPr>
              <w:spacing w:line="240" w:lineRule="auto"/>
              <w:jc w:val="right"/>
              <w:rPr>
                <w:del w:id="41" w:author="Claude (G3 revision)" w:date="2026-08-04T00:00:00Z"/>
                <w:b/>
                <w:bCs/>
                <w:sz w:val="20"/>
                <w:szCs w:val="20"/>
              </w:rPr>
            </w:pPr>
            <w:del w:id="42" w:author="Claude (G3 revision)" w:date="2026-08-04T00:00:00Z">
              <w:r>
                <w:rPr>
                  <w:b/>
                  <w:bCs/>
                  <w:sz w:val="20"/>
                  <w:szCs w:val="20"/>
                </w:rPr>
                <w:delText xml:space="preserve">Mean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91C267" w14:textId="77777777" w:rsidR="00DE13E5" w:rsidRPr="00436B99" w:rsidRDefault="00DE13E5" w:rsidP="00C76E75">
            <w:pPr>
              <w:spacing w:line="240" w:lineRule="auto"/>
              <w:jc w:val="right"/>
              <w:rPr>
                <w:del w:id="43" w:author="Claude (G3 revision)" w:date="2026-08-04T00:00:00Z"/>
                <w:b/>
                <w:bCs/>
                <w:sz w:val="20"/>
                <w:szCs w:val="20"/>
              </w:rPr>
            </w:pPr>
            <w:del w:id="44" w:author="Claude (G3 revision)" w:date="2026-08-04T00:00:00Z">
              <w:r>
                <w:rPr>
                  <w:b/>
                  <w:bCs/>
                  <w:sz w:val="20"/>
                  <w:szCs w:val="20"/>
                </w:rPr>
                <w:delText xml:space="preserve">SD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DBBA1D" w14:textId="77777777" w:rsidR="00DE13E5" w:rsidRPr="00436B99" w:rsidRDefault="00DE13E5" w:rsidP="00C76E75">
            <w:pPr>
              <w:spacing w:line="240" w:lineRule="auto"/>
              <w:jc w:val="right"/>
              <w:rPr>
                <w:del w:id="45" w:author="Claude (G3 revision)" w:date="2026-08-04T00:00:00Z"/>
                <w:b/>
                <w:bCs/>
                <w:sz w:val="20"/>
                <w:szCs w:val="20"/>
              </w:rPr>
            </w:pPr>
            <w:del w:id="46" w:author="Claude (G3 revision)" w:date="2026-08-04T00:00:00Z">
              <w:r>
                <w:rPr>
                  <w:b/>
                  <w:bCs/>
                  <w:sz w:val="20"/>
                  <w:szCs w:val="20"/>
                </w:rPr>
                <w:delText xml:space="preserve">Observed to random </w:delText>
              </w:r>
              <w:r w:rsidR="00A821EB">
                <w:rPr>
                  <w:b/>
                  <w:bCs/>
                  <w:sz w:val="20"/>
                  <w:szCs w:val="20"/>
                </w:rPr>
                <w:delText>OR</w:delText>
              </w:r>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FDC6E" w14:textId="77777777" w:rsidR="00DE13E5" w:rsidRPr="00436B99" w:rsidRDefault="004578AD" w:rsidP="00C76E75">
            <w:pPr>
              <w:spacing w:line="240" w:lineRule="auto"/>
              <w:jc w:val="right"/>
              <w:rPr>
                <w:del w:id="47" w:author="Claude (G3 revision)" w:date="2026-08-04T00:00:00Z"/>
                <w:b/>
                <w:bCs/>
                <w:sz w:val="20"/>
                <w:szCs w:val="20"/>
              </w:rPr>
            </w:pPr>
            <w:del w:id="48" w:author="Claude (G3 revision)" w:date="2026-08-04T00:00:00Z">
              <w:r>
                <w:rPr>
                  <w:b/>
                  <w:bCs/>
                  <w:sz w:val="20"/>
                  <w:szCs w:val="20"/>
                </w:rPr>
                <w:delText>Empirical p</w:delText>
              </w:r>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81F09" w14:textId="77777777" w:rsidR="00DE13E5" w:rsidRPr="00436B99" w:rsidRDefault="00DE13E5" w:rsidP="00C76E75">
            <w:pPr>
              <w:spacing w:line="240" w:lineRule="auto"/>
              <w:jc w:val="right"/>
              <w:rPr>
                <w:del w:id="49" w:author="Claude (G3 revision)" w:date="2026-08-04T00:00:00Z"/>
                <w:b/>
                <w:bCs/>
                <w:sz w:val="20"/>
                <w:szCs w:val="20"/>
              </w:rPr>
            </w:pPr>
            <w:del w:id="50" w:author="Claude (G3 revision)" w:date="2026-08-04T00:00:00Z">
              <w:r>
                <w:rPr>
                  <w:b/>
                  <w:bCs/>
                  <w:sz w:val="20"/>
                  <w:szCs w:val="20"/>
                </w:rPr>
                <w:delText>Adjusted empirical p-value</w:delText>
              </w:r>
            </w:del>
          </w:p>
        </w:tc>
      </w:tr>
      <w:tr w:rsidR="00A821EB" w:rsidRPr="00436B99" w14:paraId="43E6756E" w14:textId="77777777" w:rsidTr="002B5CB0">
        <w:trPr>
          <w:trHeight w:val="48"/>
          <w:del w:id="5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E7A290" w14:textId="77777777" w:rsidR="00DE13E5" w:rsidRPr="00436B99" w:rsidRDefault="00DE13E5" w:rsidP="00C76E75">
            <w:pPr>
              <w:spacing w:line="240" w:lineRule="auto"/>
              <w:jc w:val="right"/>
              <w:rPr>
                <w:del w:id="52" w:author="Claude (G3 revision)" w:date="2026-08-04T00:00:00Z"/>
                <w:b/>
                <w:bCs/>
                <w:sz w:val="20"/>
                <w:szCs w:val="20"/>
              </w:rPr>
            </w:pPr>
            <w:del w:id="53"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44E85" w14:textId="77777777" w:rsidR="00DE13E5" w:rsidRPr="00436B99" w:rsidRDefault="00DE13E5" w:rsidP="00C76E75">
            <w:pPr>
              <w:spacing w:line="240" w:lineRule="auto"/>
              <w:jc w:val="right"/>
              <w:rPr>
                <w:del w:id="54" w:author="Claude (G3 revision)" w:date="2026-08-04T00:00:00Z"/>
                <w:sz w:val="20"/>
                <w:szCs w:val="20"/>
              </w:rPr>
            </w:pPr>
            <w:del w:id="55"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526D8" w14:textId="77777777" w:rsidR="00DE13E5" w:rsidRPr="00436B99" w:rsidRDefault="00DE13E5" w:rsidP="00C76E75">
            <w:pPr>
              <w:spacing w:line="240" w:lineRule="auto"/>
              <w:jc w:val="right"/>
              <w:rPr>
                <w:del w:id="56" w:author="Claude (G3 revision)" w:date="2026-08-04T00:00:00Z"/>
                <w:sz w:val="20"/>
                <w:szCs w:val="20"/>
              </w:rPr>
            </w:pPr>
            <w:del w:id="57"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C02734" w14:textId="77777777" w:rsidR="00DE13E5" w:rsidRPr="00436B99" w:rsidRDefault="00DE13E5" w:rsidP="00C76E75">
            <w:pPr>
              <w:spacing w:line="240" w:lineRule="auto"/>
              <w:jc w:val="right"/>
              <w:rPr>
                <w:del w:id="58" w:author="Claude (G3 revision)" w:date="2026-08-04T00:00:00Z"/>
                <w:sz w:val="20"/>
                <w:szCs w:val="20"/>
              </w:rPr>
            </w:pPr>
            <w:del w:id="59" w:author="Claude (G3 revision)" w:date="2026-08-04T00:00:00Z">
              <w:r w:rsidRPr="00436B99">
                <w:rPr>
                  <w:sz w:val="20"/>
                  <w:szCs w:val="20"/>
                </w:rPr>
                <w:delText>2</w:delText>
              </w:r>
              <w:r>
                <w:rPr>
                  <w:sz w:val="20"/>
                  <w:szCs w:val="20"/>
                </w:rPr>
                <w:delText>.</w:delText>
              </w:r>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CBD98" w14:textId="77777777" w:rsidR="00DE13E5" w:rsidRPr="00436B99" w:rsidRDefault="00DE13E5" w:rsidP="00C76E75">
            <w:pPr>
              <w:spacing w:line="240" w:lineRule="auto"/>
              <w:jc w:val="right"/>
              <w:rPr>
                <w:del w:id="60" w:author="Claude (G3 revision)" w:date="2026-08-04T00:00:00Z"/>
                <w:sz w:val="20"/>
                <w:szCs w:val="20"/>
                <w:vertAlign w:val="superscript"/>
              </w:rPr>
            </w:pPr>
            <w:del w:id="61"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69E8" w14:textId="77777777" w:rsidR="00DE13E5" w:rsidRPr="00436B99" w:rsidRDefault="00DE13E5" w:rsidP="00C76E75">
            <w:pPr>
              <w:spacing w:line="240" w:lineRule="auto"/>
              <w:jc w:val="right"/>
              <w:rPr>
                <w:del w:id="62" w:author="Claude (G3 revision)" w:date="2026-08-04T00:00:00Z"/>
                <w:sz w:val="20"/>
                <w:szCs w:val="20"/>
              </w:rPr>
            </w:pPr>
            <w:del w:id="63"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9C29" w14:textId="77777777" w:rsidR="00DE13E5" w:rsidRPr="00436B99" w:rsidRDefault="00DE13E5" w:rsidP="00C76E75">
            <w:pPr>
              <w:spacing w:line="240" w:lineRule="auto"/>
              <w:jc w:val="right"/>
              <w:rPr>
                <w:del w:id="64" w:author="Claude (G3 revision)" w:date="2026-08-04T00:00:00Z"/>
                <w:sz w:val="20"/>
                <w:szCs w:val="20"/>
              </w:rPr>
            </w:pPr>
            <w:del w:id="65" w:author="Claude (G3 revision)" w:date="2026-08-04T00:00:00Z">
              <w:r w:rsidRPr="00436B99">
                <w:rPr>
                  <w:sz w:val="20"/>
                  <w:szCs w:val="20"/>
                </w:rPr>
                <w:delText>2</w:delText>
              </w:r>
              <w:r>
                <w:rPr>
                  <w:sz w:val="20"/>
                  <w:szCs w:val="20"/>
                </w:rPr>
                <w:delText>.</w:delText>
              </w:r>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4912F" w14:textId="77777777" w:rsidR="00DE13E5" w:rsidRPr="00436B99" w:rsidRDefault="00DE13E5" w:rsidP="00C76E75">
            <w:pPr>
              <w:spacing w:line="240" w:lineRule="auto"/>
              <w:jc w:val="right"/>
              <w:rPr>
                <w:del w:id="66" w:author="Claude (G3 revision)" w:date="2026-08-04T00:00:00Z"/>
                <w:sz w:val="20"/>
                <w:szCs w:val="20"/>
              </w:rPr>
            </w:pPr>
            <w:del w:id="67" w:author="Claude (G3 revision)" w:date="2026-08-04T00:00:00Z">
              <w:r w:rsidRPr="00436B99">
                <w:rPr>
                  <w:sz w:val="20"/>
                  <w:szCs w:val="20"/>
                </w:rPr>
                <w:delText>0</w:delText>
              </w:r>
              <w:r>
                <w:rPr>
                  <w:sz w:val="20"/>
                  <w:szCs w:val="20"/>
                </w:rPr>
                <w:delText>.</w:delText>
              </w:r>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28C13" w14:textId="77777777" w:rsidR="00DE13E5" w:rsidRPr="00436B99" w:rsidRDefault="00DE13E5" w:rsidP="00C76E75">
            <w:pPr>
              <w:spacing w:line="240" w:lineRule="auto"/>
              <w:jc w:val="right"/>
              <w:rPr>
                <w:del w:id="68" w:author="Claude (G3 revision)" w:date="2026-08-04T00:00:00Z"/>
                <w:sz w:val="20"/>
                <w:szCs w:val="20"/>
              </w:rPr>
            </w:pPr>
            <w:del w:id="69" w:author="Claude (G3 revision)" w:date="2026-08-04T00:00:00Z">
              <w:r w:rsidRPr="00436B99">
                <w:rPr>
                  <w:sz w:val="20"/>
                  <w:szCs w:val="20"/>
                </w:rPr>
                <w:delText>0</w:delText>
              </w:r>
              <w:r>
                <w:rPr>
                  <w:sz w:val="20"/>
                  <w:szCs w:val="20"/>
                </w:rPr>
                <w:delText>.</w:delText>
              </w:r>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459C4" w14:textId="77777777" w:rsidR="00DE13E5" w:rsidRPr="00436B99" w:rsidRDefault="00DE13E5" w:rsidP="00C76E75">
            <w:pPr>
              <w:spacing w:line="240" w:lineRule="auto"/>
              <w:jc w:val="right"/>
              <w:rPr>
                <w:del w:id="70" w:author="Claude (G3 revision)" w:date="2026-08-04T00:00:00Z"/>
                <w:sz w:val="20"/>
                <w:szCs w:val="20"/>
              </w:rPr>
            </w:pPr>
            <w:del w:id="71"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9C21" w14:textId="77777777" w:rsidR="00DE13E5" w:rsidRPr="00436B99" w:rsidRDefault="00DE13E5" w:rsidP="00C76E75">
            <w:pPr>
              <w:spacing w:line="240" w:lineRule="auto"/>
              <w:jc w:val="right"/>
              <w:rPr>
                <w:del w:id="72" w:author="Claude (G3 revision)" w:date="2026-08-04T00:00:00Z"/>
                <w:sz w:val="20"/>
                <w:szCs w:val="20"/>
              </w:rPr>
            </w:pPr>
            <w:del w:id="73"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6E0988F6" w14:textId="77777777" w:rsidTr="002B5CB0">
        <w:trPr>
          <w:trHeight w:val="150"/>
          <w:del w:id="7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D5D3" w14:textId="77777777" w:rsidR="00DE13E5" w:rsidRPr="00436B99" w:rsidRDefault="00DE13E5" w:rsidP="00C76E75">
            <w:pPr>
              <w:spacing w:line="240" w:lineRule="auto"/>
              <w:jc w:val="right"/>
              <w:rPr>
                <w:del w:id="75" w:author="Claude (G3 revision)" w:date="2026-08-04T00:00:00Z"/>
                <w:b/>
                <w:bCs/>
                <w:sz w:val="20"/>
                <w:szCs w:val="20"/>
              </w:rPr>
            </w:pPr>
            <w:del w:id="76"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E9D4" w14:textId="77777777" w:rsidR="00DE13E5" w:rsidRPr="00436B99" w:rsidRDefault="00DE13E5" w:rsidP="00C76E75">
            <w:pPr>
              <w:spacing w:line="240" w:lineRule="auto"/>
              <w:jc w:val="right"/>
              <w:rPr>
                <w:del w:id="77" w:author="Claude (G3 revision)" w:date="2026-08-04T00:00:00Z"/>
                <w:sz w:val="20"/>
                <w:szCs w:val="20"/>
              </w:rPr>
            </w:pPr>
            <w:del w:id="78"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D2C55" w14:textId="77777777" w:rsidR="00DE13E5" w:rsidRPr="00436B99" w:rsidRDefault="00DE13E5" w:rsidP="00C76E75">
            <w:pPr>
              <w:spacing w:line="240" w:lineRule="auto"/>
              <w:jc w:val="right"/>
              <w:rPr>
                <w:del w:id="79" w:author="Claude (G3 revision)" w:date="2026-08-04T00:00:00Z"/>
                <w:sz w:val="20"/>
                <w:szCs w:val="20"/>
              </w:rPr>
            </w:pPr>
            <w:del w:id="80"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A62D7" w14:textId="77777777" w:rsidR="00DE13E5" w:rsidRPr="00436B99" w:rsidRDefault="00DE13E5" w:rsidP="00C76E75">
            <w:pPr>
              <w:spacing w:line="240" w:lineRule="auto"/>
              <w:jc w:val="right"/>
              <w:rPr>
                <w:del w:id="81" w:author="Claude (G3 revision)" w:date="2026-08-04T00:00:00Z"/>
                <w:sz w:val="20"/>
                <w:szCs w:val="20"/>
              </w:rPr>
            </w:pPr>
            <w:del w:id="82" w:author="Claude (G3 revision)" w:date="2026-08-04T00:00:00Z">
              <w:r w:rsidRPr="00436B99">
                <w:rPr>
                  <w:sz w:val="20"/>
                  <w:szCs w:val="20"/>
                </w:rPr>
                <w:delText>1</w:delText>
              </w:r>
              <w:r>
                <w:rPr>
                  <w:sz w:val="20"/>
                  <w:szCs w:val="20"/>
                </w:rPr>
                <w:delText>.</w:delText>
              </w:r>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EA128" w14:textId="77777777" w:rsidR="00DE13E5" w:rsidRPr="00436B99" w:rsidRDefault="00DE13E5" w:rsidP="00C76E75">
            <w:pPr>
              <w:spacing w:line="240" w:lineRule="auto"/>
              <w:jc w:val="right"/>
              <w:rPr>
                <w:del w:id="83" w:author="Claude (G3 revision)" w:date="2026-08-04T00:00:00Z"/>
                <w:sz w:val="20"/>
                <w:szCs w:val="20"/>
              </w:rPr>
            </w:pPr>
            <w:del w:id="84" w:author="Claude (G3 revision)" w:date="2026-08-04T00:00:00Z">
              <w:r w:rsidRPr="00436B99">
                <w:rPr>
                  <w:sz w:val="20"/>
                  <w:szCs w:val="20"/>
                </w:rPr>
                <w:delText>6</w:delText>
              </w:r>
              <w:r>
                <w:rPr>
                  <w:sz w:val="20"/>
                  <w:szCs w:val="20"/>
                </w:rPr>
                <w:delText>.</w:delText>
              </w:r>
              <w:r w:rsidRPr="00436B99">
                <w:rPr>
                  <w:sz w:val="20"/>
                  <w:szCs w:val="20"/>
                </w:rPr>
                <w:delText>3</w:delText>
              </w:r>
              <w:r>
                <w:rPr>
                  <w:sz w:val="20"/>
                  <w:szCs w:val="20"/>
                </w:rPr>
                <w:delText>*10</w:delText>
              </w:r>
              <w:r>
                <w:rPr>
                  <w:sz w:val="20"/>
                  <w:szCs w:val="20"/>
                  <w:vertAlign w:val="superscript"/>
                </w:rPr>
                <w:delText>-112</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52AC" w14:textId="77777777" w:rsidR="00DE13E5" w:rsidRPr="00436B99" w:rsidRDefault="00DE13E5" w:rsidP="00C76E75">
            <w:pPr>
              <w:spacing w:line="240" w:lineRule="auto"/>
              <w:jc w:val="right"/>
              <w:rPr>
                <w:del w:id="85" w:author="Claude (G3 revision)" w:date="2026-08-04T00:00:00Z"/>
                <w:sz w:val="20"/>
                <w:szCs w:val="20"/>
              </w:rPr>
            </w:pPr>
            <w:del w:id="86" w:author="Claude (G3 revision)" w:date="2026-08-04T00:00:00Z">
              <w:r w:rsidRPr="00436B99">
                <w:rPr>
                  <w:sz w:val="20"/>
                  <w:szCs w:val="20"/>
                </w:rPr>
                <w:delText>7</w:delText>
              </w:r>
              <w:r>
                <w:rPr>
                  <w:sz w:val="20"/>
                  <w:szCs w:val="20"/>
                </w:rPr>
                <w:delText>.6*10</w:delText>
              </w:r>
              <w:r>
                <w:rPr>
                  <w:sz w:val="20"/>
                  <w:szCs w:val="20"/>
                  <w:vertAlign w:val="superscript"/>
                </w:rPr>
                <w:delText>-112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573D8" w14:textId="77777777" w:rsidR="00DE13E5" w:rsidRPr="00436B99" w:rsidRDefault="00DE13E5" w:rsidP="00C76E75">
            <w:pPr>
              <w:spacing w:line="240" w:lineRule="auto"/>
              <w:jc w:val="right"/>
              <w:rPr>
                <w:del w:id="87" w:author="Claude (G3 revision)" w:date="2026-08-04T00:00:00Z"/>
                <w:sz w:val="20"/>
                <w:szCs w:val="20"/>
              </w:rPr>
            </w:pPr>
            <w:del w:id="88" w:author="Claude (G3 revision)" w:date="2026-08-04T00:00:00Z">
              <w:r w:rsidRPr="00436B99">
                <w:rPr>
                  <w:sz w:val="20"/>
                  <w:szCs w:val="20"/>
                </w:rPr>
                <w:delText>1</w:delText>
              </w:r>
              <w:r>
                <w:rPr>
                  <w:sz w:val="20"/>
                  <w:szCs w:val="20"/>
                </w:rPr>
                <w:delText>.</w:delText>
              </w:r>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D367" w14:textId="77777777" w:rsidR="00DE13E5" w:rsidRPr="00436B99" w:rsidRDefault="00DE13E5" w:rsidP="00C76E75">
            <w:pPr>
              <w:spacing w:line="240" w:lineRule="auto"/>
              <w:jc w:val="right"/>
              <w:rPr>
                <w:del w:id="89" w:author="Claude (G3 revision)" w:date="2026-08-04T00:00:00Z"/>
                <w:sz w:val="20"/>
                <w:szCs w:val="20"/>
              </w:rPr>
            </w:pPr>
            <w:del w:id="90"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D728" w14:textId="77777777" w:rsidR="00DE13E5" w:rsidRPr="00436B99" w:rsidRDefault="00DE13E5" w:rsidP="00C76E75">
            <w:pPr>
              <w:spacing w:line="240" w:lineRule="auto"/>
              <w:jc w:val="right"/>
              <w:rPr>
                <w:del w:id="91" w:author="Claude (G3 revision)" w:date="2026-08-04T00:00:00Z"/>
                <w:sz w:val="20"/>
                <w:szCs w:val="20"/>
              </w:rPr>
            </w:pPr>
            <w:del w:id="92" w:author="Claude (G3 revision)" w:date="2026-08-04T00:00:00Z">
              <w:r w:rsidRPr="00436B99">
                <w:rPr>
                  <w:sz w:val="20"/>
                  <w:szCs w:val="20"/>
                </w:rPr>
                <w:delText>0</w:delText>
              </w:r>
              <w:r>
                <w:rPr>
                  <w:sz w:val="20"/>
                  <w:szCs w:val="20"/>
                </w:rPr>
                <w:delText>.</w:delText>
              </w:r>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DF0FA" w14:textId="77777777" w:rsidR="00DE13E5" w:rsidRPr="00436B99" w:rsidRDefault="00DE13E5" w:rsidP="00C76E75">
            <w:pPr>
              <w:spacing w:line="240" w:lineRule="auto"/>
              <w:jc w:val="right"/>
              <w:rPr>
                <w:del w:id="93" w:author="Claude (G3 revision)" w:date="2026-08-04T00:00:00Z"/>
                <w:sz w:val="20"/>
                <w:szCs w:val="20"/>
              </w:rPr>
            </w:pPr>
            <w:del w:id="94"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25953" w14:textId="77777777" w:rsidR="00DE13E5" w:rsidRPr="00436B99" w:rsidRDefault="00DE13E5" w:rsidP="00C76E75">
            <w:pPr>
              <w:spacing w:line="240" w:lineRule="auto"/>
              <w:jc w:val="right"/>
              <w:rPr>
                <w:del w:id="95" w:author="Claude (G3 revision)" w:date="2026-08-04T00:00:00Z"/>
                <w:sz w:val="20"/>
                <w:szCs w:val="20"/>
              </w:rPr>
            </w:pPr>
            <w:del w:id="96"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84B94FD" w14:textId="77777777" w:rsidTr="002B5CB0">
        <w:trPr>
          <w:trHeight w:val="48"/>
          <w:del w:id="97"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2DF7" w14:textId="77777777" w:rsidR="00DE13E5" w:rsidRPr="00436B99" w:rsidRDefault="00DE13E5" w:rsidP="00C76E75">
            <w:pPr>
              <w:spacing w:line="240" w:lineRule="auto"/>
              <w:jc w:val="right"/>
              <w:rPr>
                <w:del w:id="98" w:author="Claude (G3 revision)" w:date="2026-08-04T00:00:00Z"/>
                <w:b/>
                <w:bCs/>
                <w:sz w:val="20"/>
                <w:szCs w:val="20"/>
              </w:rPr>
            </w:pPr>
            <w:del w:id="99"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84C73" w14:textId="77777777" w:rsidR="00DE13E5" w:rsidRPr="00436B99" w:rsidRDefault="00DE13E5" w:rsidP="00C76E75">
            <w:pPr>
              <w:spacing w:line="240" w:lineRule="auto"/>
              <w:jc w:val="right"/>
              <w:rPr>
                <w:del w:id="100" w:author="Claude (G3 revision)" w:date="2026-08-04T00:00:00Z"/>
                <w:sz w:val="20"/>
                <w:szCs w:val="20"/>
              </w:rPr>
            </w:pPr>
            <w:del w:id="101"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9AB06" w14:textId="77777777" w:rsidR="00DE13E5" w:rsidRPr="00436B99" w:rsidRDefault="00DE13E5" w:rsidP="00C76E75">
            <w:pPr>
              <w:spacing w:line="240" w:lineRule="auto"/>
              <w:jc w:val="right"/>
              <w:rPr>
                <w:del w:id="102" w:author="Claude (G3 revision)" w:date="2026-08-04T00:00:00Z"/>
                <w:sz w:val="20"/>
                <w:szCs w:val="20"/>
              </w:rPr>
            </w:pPr>
            <w:del w:id="103"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2D773" w14:textId="77777777" w:rsidR="00DE13E5" w:rsidRPr="00436B99" w:rsidRDefault="00DE13E5" w:rsidP="00C76E75">
            <w:pPr>
              <w:spacing w:line="240" w:lineRule="auto"/>
              <w:jc w:val="right"/>
              <w:rPr>
                <w:del w:id="104" w:author="Claude (G3 revision)" w:date="2026-08-04T00:00:00Z"/>
                <w:sz w:val="20"/>
                <w:szCs w:val="20"/>
              </w:rPr>
            </w:pPr>
            <w:del w:id="105" w:author="Claude (G3 revision)" w:date="2026-08-04T00:00:00Z">
              <w:r w:rsidRPr="00436B99">
                <w:rPr>
                  <w:sz w:val="20"/>
                  <w:szCs w:val="20"/>
                </w:rPr>
                <w:delText>2</w:delText>
              </w:r>
              <w:r>
                <w:rPr>
                  <w:sz w:val="20"/>
                  <w:szCs w:val="20"/>
                </w:rPr>
                <w:delText>.</w:delText>
              </w:r>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80418D" w14:textId="77777777" w:rsidR="00DE13E5" w:rsidRPr="00436B99" w:rsidRDefault="00DE13E5" w:rsidP="00C76E75">
            <w:pPr>
              <w:spacing w:line="240" w:lineRule="auto"/>
              <w:jc w:val="right"/>
              <w:rPr>
                <w:del w:id="106" w:author="Claude (G3 revision)" w:date="2026-08-04T00:00:00Z"/>
                <w:sz w:val="20"/>
                <w:szCs w:val="20"/>
              </w:rPr>
            </w:pPr>
            <w:del w:id="107"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F91D7" w14:textId="77777777" w:rsidR="00DE13E5" w:rsidRPr="00436B99" w:rsidRDefault="00DE13E5" w:rsidP="00C76E75">
            <w:pPr>
              <w:spacing w:line="240" w:lineRule="auto"/>
              <w:jc w:val="right"/>
              <w:rPr>
                <w:del w:id="108" w:author="Claude (G3 revision)" w:date="2026-08-04T00:00:00Z"/>
                <w:sz w:val="20"/>
                <w:szCs w:val="20"/>
              </w:rPr>
            </w:pPr>
            <w:del w:id="109"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ADA38" w14:textId="77777777" w:rsidR="00DE13E5" w:rsidRPr="00436B99" w:rsidRDefault="00DE13E5" w:rsidP="00C76E75">
            <w:pPr>
              <w:spacing w:line="240" w:lineRule="auto"/>
              <w:jc w:val="right"/>
              <w:rPr>
                <w:del w:id="110" w:author="Claude (G3 revision)" w:date="2026-08-04T00:00:00Z"/>
                <w:sz w:val="20"/>
                <w:szCs w:val="20"/>
              </w:rPr>
            </w:pPr>
            <w:del w:id="111" w:author="Claude (G3 revision)" w:date="2026-08-04T00:00:00Z">
              <w:r w:rsidRPr="00436B99">
                <w:rPr>
                  <w:sz w:val="20"/>
                  <w:szCs w:val="20"/>
                </w:rPr>
                <w:delText>1</w:delText>
              </w:r>
              <w:r>
                <w:rPr>
                  <w:sz w:val="20"/>
                  <w:szCs w:val="20"/>
                </w:rPr>
                <w:delText>.</w:delText>
              </w:r>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26C84" w14:textId="77777777" w:rsidR="00DE13E5" w:rsidRPr="00436B99" w:rsidRDefault="00DE13E5" w:rsidP="00C76E75">
            <w:pPr>
              <w:spacing w:line="240" w:lineRule="auto"/>
              <w:jc w:val="right"/>
              <w:rPr>
                <w:del w:id="112" w:author="Claude (G3 revision)" w:date="2026-08-04T00:00:00Z"/>
                <w:sz w:val="20"/>
                <w:szCs w:val="20"/>
              </w:rPr>
            </w:pPr>
            <w:del w:id="113" w:author="Claude (G3 revision)" w:date="2026-08-04T00:00:00Z">
              <w:r w:rsidRPr="00436B99">
                <w:rPr>
                  <w:sz w:val="20"/>
                  <w:szCs w:val="20"/>
                </w:rPr>
                <w:delText>0</w:delText>
              </w:r>
              <w:r>
                <w:rPr>
                  <w:sz w:val="20"/>
                  <w:szCs w:val="20"/>
                </w:rPr>
                <w:delText>.</w:delText>
              </w:r>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9B316" w14:textId="77777777" w:rsidR="00DE13E5" w:rsidRPr="00436B99" w:rsidRDefault="00DE13E5" w:rsidP="00C76E75">
            <w:pPr>
              <w:spacing w:line="240" w:lineRule="auto"/>
              <w:jc w:val="right"/>
              <w:rPr>
                <w:del w:id="114" w:author="Claude (G3 revision)" w:date="2026-08-04T00:00:00Z"/>
                <w:sz w:val="20"/>
                <w:szCs w:val="20"/>
              </w:rPr>
            </w:pPr>
            <w:del w:id="115" w:author="Claude (G3 revision)" w:date="2026-08-04T00:00:00Z">
              <w:r w:rsidRPr="00436B99">
                <w:rPr>
                  <w:sz w:val="20"/>
                  <w:szCs w:val="20"/>
                </w:rPr>
                <w:delText>1</w:delText>
              </w:r>
              <w:r>
                <w:rPr>
                  <w:sz w:val="20"/>
                  <w:szCs w:val="20"/>
                </w:rPr>
                <w:delText>.</w:delText>
              </w:r>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81022" w14:textId="77777777" w:rsidR="00DE13E5" w:rsidRPr="00436B99" w:rsidRDefault="00DE13E5" w:rsidP="00C76E75">
            <w:pPr>
              <w:spacing w:line="240" w:lineRule="auto"/>
              <w:jc w:val="right"/>
              <w:rPr>
                <w:del w:id="116" w:author="Claude (G3 revision)" w:date="2026-08-04T00:00:00Z"/>
                <w:sz w:val="20"/>
                <w:szCs w:val="20"/>
              </w:rPr>
            </w:pPr>
            <w:del w:id="117"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FCA95" w14:textId="77777777" w:rsidR="00DE13E5" w:rsidRPr="00436B99" w:rsidRDefault="00DE13E5" w:rsidP="00C76E75">
            <w:pPr>
              <w:spacing w:line="240" w:lineRule="auto"/>
              <w:jc w:val="right"/>
              <w:rPr>
                <w:del w:id="118" w:author="Claude (G3 revision)" w:date="2026-08-04T00:00:00Z"/>
                <w:sz w:val="20"/>
                <w:szCs w:val="20"/>
              </w:rPr>
            </w:pPr>
            <w:del w:id="119"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33043B48" w14:textId="77777777" w:rsidTr="002B5CB0">
        <w:trPr>
          <w:trHeight w:val="90"/>
          <w:del w:id="120"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9F861B" w14:textId="77777777" w:rsidR="00DE13E5" w:rsidRPr="00436B99" w:rsidRDefault="00DE13E5" w:rsidP="00C76E75">
            <w:pPr>
              <w:spacing w:line="240" w:lineRule="auto"/>
              <w:jc w:val="right"/>
              <w:rPr>
                <w:del w:id="121" w:author="Claude (G3 revision)" w:date="2026-08-04T00:00:00Z"/>
                <w:b/>
                <w:bCs/>
                <w:sz w:val="20"/>
                <w:szCs w:val="20"/>
              </w:rPr>
            </w:pPr>
            <w:del w:id="122"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86545" w14:textId="77777777" w:rsidR="00DE13E5" w:rsidRPr="00436B99" w:rsidRDefault="00DE13E5" w:rsidP="00C76E75">
            <w:pPr>
              <w:spacing w:line="240" w:lineRule="auto"/>
              <w:jc w:val="right"/>
              <w:rPr>
                <w:del w:id="123" w:author="Claude (G3 revision)" w:date="2026-08-04T00:00:00Z"/>
                <w:sz w:val="20"/>
                <w:szCs w:val="20"/>
              </w:rPr>
            </w:pPr>
            <w:del w:id="124"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1C907" w14:textId="77777777" w:rsidR="00DE13E5" w:rsidRPr="00436B99" w:rsidRDefault="00DE13E5" w:rsidP="00C76E75">
            <w:pPr>
              <w:spacing w:line="240" w:lineRule="auto"/>
              <w:jc w:val="right"/>
              <w:rPr>
                <w:del w:id="125" w:author="Claude (G3 revision)" w:date="2026-08-04T00:00:00Z"/>
                <w:sz w:val="20"/>
                <w:szCs w:val="20"/>
              </w:rPr>
            </w:pPr>
            <w:del w:id="126"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9FDE5" w14:textId="77777777" w:rsidR="00DE13E5" w:rsidRPr="00436B99" w:rsidRDefault="00DE13E5" w:rsidP="00C76E75">
            <w:pPr>
              <w:spacing w:line="240" w:lineRule="auto"/>
              <w:jc w:val="right"/>
              <w:rPr>
                <w:del w:id="127" w:author="Claude (G3 revision)" w:date="2026-08-04T00:00:00Z"/>
                <w:sz w:val="20"/>
                <w:szCs w:val="20"/>
              </w:rPr>
            </w:pPr>
            <w:del w:id="128" w:author="Claude (G3 revision)" w:date="2026-08-04T00:00:00Z">
              <w:r w:rsidRPr="00436B99">
                <w:rPr>
                  <w:sz w:val="20"/>
                  <w:szCs w:val="20"/>
                </w:rPr>
                <w:delText>1</w:delText>
              </w:r>
              <w:r>
                <w:rPr>
                  <w:sz w:val="20"/>
                  <w:szCs w:val="20"/>
                </w:rPr>
                <w:delText>.</w:delText>
              </w:r>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DEBDF" w14:textId="77777777" w:rsidR="00DE13E5" w:rsidRPr="00436B99" w:rsidRDefault="00DE13E5" w:rsidP="00C76E75">
            <w:pPr>
              <w:spacing w:line="240" w:lineRule="auto"/>
              <w:jc w:val="right"/>
              <w:rPr>
                <w:del w:id="129" w:author="Claude (G3 revision)" w:date="2026-08-04T00:00:00Z"/>
                <w:sz w:val="20"/>
                <w:szCs w:val="20"/>
              </w:rPr>
            </w:pPr>
            <w:del w:id="130"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2E8DE6" w14:textId="77777777" w:rsidR="00DE13E5" w:rsidRPr="00436B99" w:rsidRDefault="00DE13E5" w:rsidP="00C76E75">
            <w:pPr>
              <w:spacing w:line="240" w:lineRule="auto"/>
              <w:jc w:val="right"/>
              <w:rPr>
                <w:del w:id="131" w:author="Claude (G3 revision)" w:date="2026-08-04T00:00:00Z"/>
                <w:sz w:val="20"/>
                <w:szCs w:val="20"/>
              </w:rPr>
            </w:pPr>
            <w:del w:id="132"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679C2" w14:textId="77777777" w:rsidR="00DE13E5" w:rsidRPr="00436B99" w:rsidRDefault="00DE13E5" w:rsidP="00C76E75">
            <w:pPr>
              <w:spacing w:line="240" w:lineRule="auto"/>
              <w:jc w:val="right"/>
              <w:rPr>
                <w:del w:id="133" w:author="Claude (G3 revision)" w:date="2026-08-04T00:00:00Z"/>
                <w:sz w:val="20"/>
                <w:szCs w:val="20"/>
              </w:rPr>
            </w:pPr>
            <w:del w:id="134"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9F314" w14:textId="77777777" w:rsidR="00DE13E5" w:rsidRPr="00436B99" w:rsidRDefault="00DE13E5" w:rsidP="00C76E75">
            <w:pPr>
              <w:spacing w:line="240" w:lineRule="auto"/>
              <w:jc w:val="right"/>
              <w:rPr>
                <w:del w:id="135" w:author="Claude (G3 revision)" w:date="2026-08-04T00:00:00Z"/>
                <w:sz w:val="20"/>
                <w:szCs w:val="20"/>
              </w:rPr>
            </w:pPr>
            <w:del w:id="136"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EF373" w14:textId="77777777" w:rsidR="00DE13E5" w:rsidRPr="00436B99" w:rsidRDefault="00DE13E5" w:rsidP="00C76E75">
            <w:pPr>
              <w:spacing w:line="240" w:lineRule="auto"/>
              <w:jc w:val="right"/>
              <w:rPr>
                <w:del w:id="137" w:author="Claude (G3 revision)" w:date="2026-08-04T00:00:00Z"/>
                <w:sz w:val="20"/>
                <w:szCs w:val="20"/>
              </w:rPr>
            </w:pPr>
            <w:del w:id="138" w:author="Claude (G3 revision)" w:date="2026-08-04T00:00:00Z">
              <w:r w:rsidRPr="00436B99">
                <w:rPr>
                  <w:sz w:val="20"/>
                  <w:szCs w:val="20"/>
                </w:rPr>
                <w:delText>0</w:delText>
              </w:r>
              <w:r>
                <w:rPr>
                  <w:sz w:val="20"/>
                  <w:szCs w:val="20"/>
                </w:rPr>
                <w:delText>.</w:delText>
              </w:r>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E4A8F" w14:textId="77777777" w:rsidR="00DE13E5" w:rsidRPr="00436B99" w:rsidRDefault="00DE13E5" w:rsidP="00C76E75">
            <w:pPr>
              <w:spacing w:line="240" w:lineRule="auto"/>
              <w:jc w:val="right"/>
              <w:rPr>
                <w:del w:id="139" w:author="Claude (G3 revision)" w:date="2026-08-04T00:00:00Z"/>
                <w:sz w:val="20"/>
                <w:szCs w:val="20"/>
              </w:rPr>
            </w:pPr>
            <w:del w:id="140"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F2A3E" w14:textId="77777777" w:rsidR="00DE13E5" w:rsidRPr="00436B99" w:rsidRDefault="00DE13E5" w:rsidP="00C76E75">
            <w:pPr>
              <w:spacing w:line="240" w:lineRule="auto"/>
              <w:jc w:val="right"/>
              <w:rPr>
                <w:del w:id="141" w:author="Claude (G3 revision)" w:date="2026-08-04T00:00:00Z"/>
                <w:sz w:val="20"/>
                <w:szCs w:val="20"/>
              </w:rPr>
            </w:pPr>
            <w:del w:id="142"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7784D49A" w14:textId="77777777" w:rsidTr="002B5CB0">
        <w:trPr>
          <w:trHeight w:val="48"/>
          <w:del w:id="143"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2F9D2" w14:textId="77777777" w:rsidR="00DE13E5" w:rsidRPr="00436B99" w:rsidRDefault="00DE13E5" w:rsidP="00C76E75">
            <w:pPr>
              <w:spacing w:line="240" w:lineRule="auto"/>
              <w:jc w:val="right"/>
              <w:rPr>
                <w:del w:id="144" w:author="Claude (G3 revision)" w:date="2026-08-04T00:00:00Z"/>
                <w:b/>
                <w:bCs/>
                <w:sz w:val="20"/>
                <w:szCs w:val="20"/>
              </w:rPr>
            </w:pPr>
            <w:del w:id="145"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6BDC4" w14:textId="77777777" w:rsidR="00DE13E5" w:rsidRPr="00436B99" w:rsidRDefault="00DE13E5" w:rsidP="00C76E75">
            <w:pPr>
              <w:spacing w:line="240" w:lineRule="auto"/>
              <w:jc w:val="right"/>
              <w:rPr>
                <w:del w:id="146" w:author="Claude (G3 revision)" w:date="2026-08-04T00:00:00Z"/>
                <w:sz w:val="20"/>
                <w:szCs w:val="20"/>
              </w:rPr>
            </w:pPr>
            <w:del w:id="147"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BED4" w14:textId="77777777" w:rsidR="00DE13E5" w:rsidRPr="00436B99" w:rsidRDefault="00DE13E5" w:rsidP="00C76E75">
            <w:pPr>
              <w:spacing w:line="240" w:lineRule="auto"/>
              <w:jc w:val="right"/>
              <w:rPr>
                <w:del w:id="148" w:author="Claude (G3 revision)" w:date="2026-08-04T00:00:00Z"/>
                <w:sz w:val="20"/>
                <w:szCs w:val="20"/>
              </w:rPr>
            </w:pPr>
            <w:del w:id="149"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78E73" w14:textId="77777777" w:rsidR="00DE13E5" w:rsidRPr="00436B99" w:rsidRDefault="00DE13E5" w:rsidP="00C76E75">
            <w:pPr>
              <w:spacing w:line="240" w:lineRule="auto"/>
              <w:jc w:val="right"/>
              <w:rPr>
                <w:del w:id="150" w:author="Claude (G3 revision)" w:date="2026-08-04T00:00:00Z"/>
                <w:sz w:val="20"/>
                <w:szCs w:val="20"/>
              </w:rPr>
            </w:pPr>
            <w:del w:id="151" w:author="Claude (G3 revision)" w:date="2026-08-04T00:00:00Z">
              <w:r w:rsidRPr="00436B99">
                <w:rPr>
                  <w:sz w:val="20"/>
                  <w:szCs w:val="20"/>
                </w:rPr>
                <w:delText>2</w:delText>
              </w:r>
              <w:r>
                <w:rPr>
                  <w:sz w:val="20"/>
                  <w:szCs w:val="20"/>
                </w:rPr>
                <w:delText>.</w:delText>
              </w:r>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0BDE6" w14:textId="77777777" w:rsidR="00DE13E5" w:rsidRPr="00436B99" w:rsidRDefault="00DE13E5" w:rsidP="00C76E75">
            <w:pPr>
              <w:spacing w:line="240" w:lineRule="auto"/>
              <w:jc w:val="right"/>
              <w:rPr>
                <w:del w:id="152" w:author="Claude (G3 revision)" w:date="2026-08-04T00:00:00Z"/>
                <w:sz w:val="20"/>
                <w:szCs w:val="20"/>
              </w:rPr>
            </w:pPr>
            <w:del w:id="153" w:author="Claude (G3 revision)" w:date="2026-08-04T00:00:00Z">
              <w:r>
                <w:rPr>
                  <w:sz w:val="20"/>
                  <w:szCs w:val="20"/>
                </w:rPr>
                <w:delText>9.</w:delText>
              </w:r>
              <w:r w:rsidRPr="00436B99">
                <w:rPr>
                  <w:sz w:val="20"/>
                  <w:szCs w:val="20"/>
                </w:rPr>
                <w:delText>3</w:delText>
              </w:r>
              <w:r>
                <w:rPr>
                  <w:sz w:val="20"/>
                  <w:szCs w:val="20"/>
                </w:rPr>
                <w:delText>*10</w:delText>
              </w:r>
              <w:r>
                <w:rPr>
                  <w:sz w:val="20"/>
                  <w:szCs w:val="20"/>
                  <w:vertAlign w:val="superscript"/>
                </w:rPr>
                <w:delText>-133</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1FE85" w14:textId="77777777" w:rsidR="00DE13E5" w:rsidRPr="00436B99" w:rsidRDefault="00DE13E5" w:rsidP="00C76E75">
            <w:pPr>
              <w:spacing w:line="240" w:lineRule="auto"/>
              <w:jc w:val="right"/>
              <w:rPr>
                <w:del w:id="154" w:author="Claude (G3 revision)" w:date="2026-08-04T00:00:00Z"/>
                <w:sz w:val="20"/>
                <w:szCs w:val="20"/>
              </w:rPr>
            </w:pPr>
            <w:del w:id="155" w:author="Claude (G3 revision)" w:date="2026-08-04T00:00:00Z">
              <w:r>
                <w:rPr>
                  <w:sz w:val="20"/>
                  <w:szCs w:val="20"/>
                </w:rPr>
                <w:delText>1.4*10</w:delText>
              </w:r>
              <w:r>
                <w:rPr>
                  <w:sz w:val="20"/>
                  <w:szCs w:val="20"/>
                  <w:vertAlign w:val="superscript"/>
                </w:rPr>
                <w:delText>-132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DDF40" w14:textId="77777777" w:rsidR="00DE13E5" w:rsidRPr="00436B99" w:rsidRDefault="00DE13E5" w:rsidP="00C76E75">
            <w:pPr>
              <w:spacing w:line="240" w:lineRule="auto"/>
              <w:jc w:val="right"/>
              <w:rPr>
                <w:del w:id="156" w:author="Claude (G3 revision)" w:date="2026-08-04T00:00:00Z"/>
                <w:sz w:val="20"/>
                <w:szCs w:val="20"/>
              </w:rPr>
            </w:pPr>
            <w:del w:id="157" w:author="Claude (G3 revision)" w:date="2026-08-04T00:00:00Z">
              <w:r w:rsidRPr="00436B99">
                <w:rPr>
                  <w:sz w:val="20"/>
                  <w:szCs w:val="20"/>
                </w:rPr>
                <w:delText>1</w:delText>
              </w:r>
              <w:r>
                <w:rPr>
                  <w:sz w:val="20"/>
                  <w:szCs w:val="20"/>
                </w:rPr>
                <w:delText>.</w:delText>
              </w:r>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A7729" w14:textId="77777777" w:rsidR="00DE13E5" w:rsidRPr="00436B99" w:rsidRDefault="00DE13E5" w:rsidP="00C76E75">
            <w:pPr>
              <w:spacing w:line="240" w:lineRule="auto"/>
              <w:jc w:val="right"/>
              <w:rPr>
                <w:del w:id="158" w:author="Claude (G3 revision)" w:date="2026-08-04T00:00:00Z"/>
                <w:sz w:val="20"/>
                <w:szCs w:val="20"/>
              </w:rPr>
            </w:pPr>
            <w:del w:id="159" w:author="Claude (G3 revision)" w:date="2026-08-04T00:00:00Z">
              <w:r w:rsidRPr="00436B99">
                <w:rPr>
                  <w:sz w:val="20"/>
                  <w:szCs w:val="20"/>
                </w:rPr>
                <w:delText>0</w:delText>
              </w:r>
              <w:r>
                <w:rPr>
                  <w:sz w:val="20"/>
                  <w:szCs w:val="20"/>
                </w:rPr>
                <w:delText>.</w:delText>
              </w:r>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A42BB" w14:textId="77777777" w:rsidR="00DE13E5" w:rsidRPr="00436B99" w:rsidRDefault="00DE13E5" w:rsidP="00C76E75">
            <w:pPr>
              <w:spacing w:line="240" w:lineRule="auto"/>
              <w:jc w:val="right"/>
              <w:rPr>
                <w:del w:id="160" w:author="Claude (G3 revision)" w:date="2026-08-04T00:00:00Z"/>
                <w:sz w:val="20"/>
                <w:szCs w:val="20"/>
              </w:rPr>
            </w:pPr>
            <w:del w:id="161" w:author="Claude (G3 revision)" w:date="2026-08-04T00:00:00Z">
              <w:r w:rsidRPr="00436B99">
                <w:rPr>
                  <w:sz w:val="20"/>
                  <w:szCs w:val="20"/>
                </w:rPr>
                <w:delText>1</w:delText>
              </w:r>
              <w:r>
                <w:rPr>
                  <w:sz w:val="20"/>
                  <w:szCs w:val="20"/>
                </w:rPr>
                <w:delText>.</w:delText>
              </w:r>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EA373" w14:textId="77777777" w:rsidR="00DE13E5" w:rsidRPr="00436B99" w:rsidRDefault="00DE13E5" w:rsidP="00C76E75">
            <w:pPr>
              <w:spacing w:line="240" w:lineRule="auto"/>
              <w:jc w:val="right"/>
              <w:rPr>
                <w:del w:id="162" w:author="Claude (G3 revision)" w:date="2026-08-04T00:00:00Z"/>
                <w:sz w:val="20"/>
                <w:szCs w:val="20"/>
              </w:rPr>
            </w:pPr>
            <w:del w:id="163"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1505E" w14:textId="77777777" w:rsidR="00DE13E5" w:rsidRPr="00436B99" w:rsidRDefault="00DE13E5" w:rsidP="00C76E75">
            <w:pPr>
              <w:spacing w:line="240" w:lineRule="auto"/>
              <w:jc w:val="right"/>
              <w:rPr>
                <w:del w:id="164" w:author="Claude (G3 revision)" w:date="2026-08-04T00:00:00Z"/>
                <w:sz w:val="20"/>
                <w:szCs w:val="20"/>
              </w:rPr>
            </w:pPr>
            <w:del w:id="165"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EC38696" w14:textId="77777777" w:rsidTr="002B5CB0">
        <w:trPr>
          <w:trHeight w:val="48"/>
          <w:del w:id="166"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DD0976" w14:textId="77777777" w:rsidR="00DE13E5" w:rsidRPr="00436B99" w:rsidRDefault="00DE13E5" w:rsidP="00C76E75">
            <w:pPr>
              <w:spacing w:line="240" w:lineRule="auto"/>
              <w:jc w:val="right"/>
              <w:rPr>
                <w:del w:id="167" w:author="Claude (G3 revision)" w:date="2026-08-04T00:00:00Z"/>
                <w:b/>
                <w:bCs/>
                <w:sz w:val="20"/>
                <w:szCs w:val="20"/>
              </w:rPr>
            </w:pPr>
            <w:del w:id="168"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0D4E6" w14:textId="77777777" w:rsidR="00DE13E5" w:rsidRPr="00436B99" w:rsidRDefault="00DE13E5" w:rsidP="00C76E75">
            <w:pPr>
              <w:spacing w:line="240" w:lineRule="auto"/>
              <w:jc w:val="right"/>
              <w:rPr>
                <w:del w:id="169" w:author="Claude (G3 revision)" w:date="2026-08-04T00:00:00Z"/>
                <w:sz w:val="20"/>
                <w:szCs w:val="20"/>
              </w:rPr>
            </w:pPr>
            <w:del w:id="170"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45E02" w14:textId="77777777" w:rsidR="00DE13E5" w:rsidRPr="00436B99" w:rsidRDefault="00DE13E5" w:rsidP="00C76E75">
            <w:pPr>
              <w:spacing w:line="240" w:lineRule="auto"/>
              <w:jc w:val="right"/>
              <w:rPr>
                <w:del w:id="171" w:author="Claude (G3 revision)" w:date="2026-08-04T00:00:00Z"/>
                <w:sz w:val="20"/>
                <w:szCs w:val="20"/>
              </w:rPr>
            </w:pPr>
            <w:del w:id="172"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7667D" w14:textId="77777777" w:rsidR="00DE13E5" w:rsidRPr="00436B99" w:rsidRDefault="00DE13E5" w:rsidP="00C76E75">
            <w:pPr>
              <w:spacing w:line="240" w:lineRule="auto"/>
              <w:jc w:val="right"/>
              <w:rPr>
                <w:del w:id="173" w:author="Claude (G3 revision)" w:date="2026-08-04T00:00:00Z"/>
                <w:sz w:val="20"/>
                <w:szCs w:val="20"/>
              </w:rPr>
            </w:pPr>
            <w:del w:id="174" w:author="Claude (G3 revision)" w:date="2026-08-04T00:00:00Z">
              <w:r w:rsidRPr="00436B99">
                <w:rPr>
                  <w:sz w:val="20"/>
                  <w:szCs w:val="20"/>
                </w:rPr>
                <w:delText>1</w:delText>
              </w:r>
              <w:r>
                <w:rPr>
                  <w:sz w:val="20"/>
                  <w:szCs w:val="20"/>
                </w:rPr>
                <w:delText>.</w:delText>
              </w:r>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3BBAD" w14:textId="77777777" w:rsidR="00DE13E5" w:rsidRPr="00436B99" w:rsidRDefault="00DE13E5" w:rsidP="00C76E75">
            <w:pPr>
              <w:spacing w:line="240" w:lineRule="auto"/>
              <w:jc w:val="right"/>
              <w:rPr>
                <w:del w:id="175" w:author="Claude (G3 revision)" w:date="2026-08-04T00:00:00Z"/>
                <w:sz w:val="20"/>
                <w:szCs w:val="20"/>
              </w:rPr>
            </w:pPr>
            <w:del w:id="176"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3B5C3" w14:textId="77777777" w:rsidR="00DE13E5" w:rsidRPr="00436B99" w:rsidRDefault="00DE13E5" w:rsidP="00C76E75">
            <w:pPr>
              <w:spacing w:line="240" w:lineRule="auto"/>
              <w:jc w:val="right"/>
              <w:rPr>
                <w:del w:id="177" w:author="Claude (G3 revision)" w:date="2026-08-04T00:00:00Z"/>
                <w:sz w:val="20"/>
                <w:szCs w:val="20"/>
              </w:rPr>
            </w:pPr>
            <w:del w:id="178"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0D27B" w14:textId="77777777" w:rsidR="00DE13E5" w:rsidRPr="00436B99" w:rsidRDefault="00DE13E5" w:rsidP="00C76E75">
            <w:pPr>
              <w:spacing w:line="240" w:lineRule="auto"/>
              <w:jc w:val="right"/>
              <w:rPr>
                <w:del w:id="179" w:author="Claude (G3 revision)" w:date="2026-08-04T00:00:00Z"/>
                <w:sz w:val="20"/>
                <w:szCs w:val="20"/>
              </w:rPr>
            </w:pPr>
            <w:del w:id="180"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78DF3" w14:textId="77777777" w:rsidR="00DE13E5" w:rsidRPr="00436B99" w:rsidRDefault="00DE13E5" w:rsidP="00C76E75">
            <w:pPr>
              <w:spacing w:line="240" w:lineRule="auto"/>
              <w:jc w:val="right"/>
              <w:rPr>
                <w:del w:id="181" w:author="Claude (G3 revision)" w:date="2026-08-04T00:00:00Z"/>
                <w:sz w:val="20"/>
                <w:szCs w:val="20"/>
              </w:rPr>
            </w:pPr>
            <w:del w:id="182" w:author="Claude (G3 revision)" w:date="2026-08-04T00:00:00Z">
              <w:r w:rsidRPr="00436B99">
                <w:rPr>
                  <w:sz w:val="20"/>
                  <w:szCs w:val="20"/>
                </w:rPr>
                <w:delText>0</w:delText>
              </w:r>
              <w:r>
                <w:rPr>
                  <w:sz w:val="20"/>
                  <w:szCs w:val="20"/>
                </w:rPr>
                <w:delText>.</w:delText>
              </w:r>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D983E" w14:textId="77777777" w:rsidR="00DE13E5" w:rsidRPr="00436B99" w:rsidRDefault="00DE13E5" w:rsidP="00C76E75">
            <w:pPr>
              <w:spacing w:line="240" w:lineRule="auto"/>
              <w:jc w:val="right"/>
              <w:rPr>
                <w:del w:id="183" w:author="Claude (G3 revision)" w:date="2026-08-04T00:00:00Z"/>
                <w:sz w:val="20"/>
                <w:szCs w:val="20"/>
              </w:rPr>
            </w:pPr>
            <w:del w:id="184" w:author="Claude (G3 revision)" w:date="2026-08-04T00:00:00Z">
              <w:r w:rsidRPr="00436B99">
                <w:rPr>
                  <w:sz w:val="20"/>
                  <w:szCs w:val="20"/>
                </w:rPr>
                <w:delText>0</w:delText>
              </w:r>
              <w:r>
                <w:rPr>
                  <w:sz w:val="20"/>
                  <w:szCs w:val="20"/>
                </w:rPr>
                <w:delText>.</w:delText>
              </w:r>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4AC1" w14:textId="77777777" w:rsidR="00DE13E5" w:rsidRPr="00436B99" w:rsidRDefault="00DE13E5" w:rsidP="00C76E75">
            <w:pPr>
              <w:spacing w:line="240" w:lineRule="auto"/>
              <w:jc w:val="right"/>
              <w:rPr>
                <w:del w:id="185" w:author="Claude (G3 revision)" w:date="2026-08-04T00:00:00Z"/>
                <w:sz w:val="20"/>
                <w:szCs w:val="20"/>
              </w:rPr>
            </w:pPr>
            <w:del w:id="186"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6EABD9" w14:textId="77777777" w:rsidR="00DE13E5" w:rsidRPr="00436B99" w:rsidRDefault="00DE13E5" w:rsidP="00C76E75">
            <w:pPr>
              <w:spacing w:line="240" w:lineRule="auto"/>
              <w:jc w:val="right"/>
              <w:rPr>
                <w:del w:id="187" w:author="Claude (G3 revision)" w:date="2026-08-04T00:00:00Z"/>
                <w:sz w:val="20"/>
                <w:szCs w:val="20"/>
              </w:rPr>
            </w:pPr>
            <w:del w:id="188" w:author="Claude (G3 revision)" w:date="2026-08-04T00:00:00Z">
              <w:r w:rsidRPr="00436B99">
                <w:rPr>
                  <w:sz w:val="20"/>
                  <w:szCs w:val="20"/>
                </w:rPr>
                <w:delText>0</w:delText>
              </w:r>
              <w:r>
                <w:rPr>
                  <w:sz w:val="20"/>
                  <w:szCs w:val="20"/>
                </w:rPr>
                <w:delText>.</w:delText>
              </w:r>
              <w:r w:rsidRPr="00436B99">
                <w:rPr>
                  <w:sz w:val="20"/>
                  <w:szCs w:val="20"/>
                </w:rPr>
                <w:delText>004</w:delText>
              </w:r>
            </w:del>
          </w:p>
        </w:tc>
      </w:tr>
    </w:tbl>
    <w:p w14:paraId="48FEBDE0" w14:textId="3EF022F1" w:rsidR="002B5CB0" w:rsidRDefault="002B5CB0" w:rsidP="00C76E75">
      <w:pPr>
        <w:spacing w:line="240" w:lineRule="auto"/>
        <w:rPr>
          <w:color w:val="000000"/>
        </w:rPr>
      </w:pPr>
      <w:r w:rsidRPr="005F1F47">
        <w:rPr>
          <w:color w:val="000000"/>
        </w:rPr>
        <w:t>Table</w:t>
      </w:r>
      <w:r>
        <w:rPr>
          <w:color w:val="000000"/>
        </w:rPr>
        <w:t xml:space="preserve"> 2. </w:t>
      </w:r>
      <w:r w:rsidRPr="005F1F47">
        <w:rPr>
          <w:color w:val="000000"/>
        </w:rPr>
        <w:t>Enrichment of TE classes in gene TSS neighborhoods</w:t>
      </w:r>
      <w:r>
        <w:rPr>
          <w:color w:val="000000"/>
        </w:rPr>
        <w:t>:</w:t>
      </w:r>
      <w:r>
        <w:rPr>
          <w:color w:val="000000"/>
        </w:rPr>
        <w:t xml:space="preserve"> </w:t>
      </w:r>
      <w:r>
        <w:rPr>
          <w:color w:val="000000"/>
        </w:rPr>
        <w:t>supporting statistics</w:t>
      </w:r>
      <w:r>
        <w:rPr>
          <w:color w:val="000000"/>
        </w:rPr>
        <w:t>.</w:t>
      </w:r>
    </w:p>
    <w:tbl>
      <w:tblPr>
        <w:tblW w:w="5082" w:type="dxa"/>
        <w:tblInd w:w="655" w:type="dxa"/>
        <w:tblCellMar>
          <w:left w:w="0" w:type="dxa"/>
          <w:right w:w="0" w:type="dxa"/>
        </w:tblCellMar>
        <w:tblLook w:val="04A0" w:firstRow="1" w:lastRow="0" w:firstColumn="1" w:lastColumn="0" w:noHBand="0" w:noVBand="1"/>
      </w:tblPr>
      <w:tblGrid>
        <w:gridCol w:w="1059"/>
        <w:gridCol w:w="818"/>
        <w:gridCol w:w="1024"/>
        <w:gridCol w:w="1055"/>
        <w:gridCol w:w="1126"/>
      </w:tblGrid>
      <w:tr w:rsidR="000B4F19" w:rsidRPr="005F1F47" w14:paraId="7968CCA9" w14:textId="77777777" w:rsidTr="000B4F19">
        <w:trPr>
          <w:trHeight w:val="315"/>
        </w:trPr>
        <w:tc>
          <w:tcPr>
            <w:tcW w:w="1059"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60E8BEE" w14:textId="77777777" w:rsidR="000B4F19" w:rsidRPr="00E82853" w:rsidRDefault="000B4F19" w:rsidP="00310BE9">
            <w:pPr>
              <w:spacing w:line="240" w:lineRule="auto"/>
              <w:rPr>
                <w:b/>
                <w:bCs/>
                <w:color w:val="000000"/>
                <w:sz w:val="20"/>
                <w:szCs w:val="20"/>
              </w:rPr>
            </w:pPr>
            <w:r w:rsidRPr="00E82853">
              <w:rPr>
                <w:b/>
                <w:bCs/>
                <w:color w:val="000000"/>
                <w:sz w:val="20"/>
                <w:szCs w:val="20"/>
              </w:rPr>
              <w:t xml:space="preserve">Class name </w:t>
            </w:r>
          </w:p>
        </w:tc>
        <w:tc>
          <w:tcPr>
            <w:tcW w:w="81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C0BC44E" w14:textId="77777777" w:rsidR="000B4F19" w:rsidRPr="00E82853" w:rsidRDefault="000B4F19" w:rsidP="00310BE9">
            <w:pPr>
              <w:spacing w:line="240" w:lineRule="auto"/>
              <w:rPr>
                <w:b/>
                <w:bCs/>
                <w:color w:val="000000"/>
                <w:sz w:val="20"/>
                <w:szCs w:val="20"/>
              </w:rPr>
            </w:pPr>
            <w:r w:rsidRPr="00E82853">
              <w:rPr>
                <w:b/>
                <w:bCs/>
                <w:color w:val="000000"/>
                <w:sz w:val="20"/>
                <w:szCs w:val="20"/>
              </w:rPr>
              <w:t>Fisher  p-value</w:t>
            </w:r>
          </w:p>
        </w:tc>
        <w:tc>
          <w:tcPr>
            <w:tcW w:w="1024"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6D2ED"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Fisher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391F8B" w14:textId="77777777" w:rsidR="000B4F19" w:rsidRPr="00E82853" w:rsidRDefault="000B4F19" w:rsidP="00310BE9">
            <w:pPr>
              <w:spacing w:line="240" w:lineRule="auto"/>
              <w:rPr>
                <w:b/>
                <w:bCs/>
                <w:color w:val="000000"/>
                <w:sz w:val="20"/>
                <w:szCs w:val="20"/>
              </w:rPr>
            </w:pPr>
            <w:r w:rsidRPr="00E82853">
              <w:rPr>
                <w:b/>
                <w:bCs/>
                <w:color w:val="000000"/>
                <w:sz w:val="20"/>
                <w:szCs w:val="20"/>
              </w:rPr>
              <w:t>Empirical  p-value</w:t>
            </w:r>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A7BC606" w14:textId="77777777" w:rsidR="000B4F19" w:rsidRPr="00E82853" w:rsidRDefault="000B4F19" w:rsidP="00310BE9">
            <w:pPr>
              <w:spacing w:line="240" w:lineRule="auto"/>
              <w:rPr>
                <w:b/>
                <w:bCs/>
                <w:color w:val="000000"/>
                <w:sz w:val="20"/>
                <w:szCs w:val="20"/>
              </w:rPr>
            </w:pPr>
            <w:r w:rsidRPr="00E82853">
              <w:rPr>
                <w:b/>
                <w:bCs/>
                <w:color w:val="000000"/>
                <w:sz w:val="20"/>
                <w:szCs w:val="20"/>
              </w:rPr>
              <w:t>Adjusted empirical p-value</w:t>
            </w:r>
          </w:p>
        </w:tc>
      </w:tr>
      <w:tr w:rsidR="000B4F19" w:rsidRPr="005F1F47" w14:paraId="6A9D7A28"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807298" w14:textId="77777777" w:rsidR="000B4F19" w:rsidRPr="00E82853" w:rsidRDefault="000B4F19" w:rsidP="00310BE9">
            <w:pPr>
              <w:spacing w:line="240" w:lineRule="auto"/>
              <w:rPr>
                <w:b/>
                <w:bCs/>
                <w:color w:val="000000"/>
                <w:sz w:val="20"/>
                <w:szCs w:val="20"/>
              </w:rPr>
            </w:pPr>
            <w:r w:rsidRPr="00E82853">
              <w:rPr>
                <w:b/>
                <w:bCs/>
                <w:color w:val="000000"/>
                <w:sz w:val="20"/>
                <w:szCs w:val="20"/>
              </w:rPr>
              <w:t>LINE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23F0A5" w14:textId="77777777" w:rsidR="000B4F19" w:rsidRPr="00E82853" w:rsidRDefault="000B4F19" w:rsidP="00310BE9">
            <w:pPr>
              <w:spacing w:line="240" w:lineRule="auto"/>
              <w:rPr>
                <w:color w:val="000000"/>
                <w:sz w:val="20"/>
                <w:szCs w:val="20"/>
                <w:vertAlign w:val="superscript"/>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3CD2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85C61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DC077"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48AC141C" w14:textId="77777777" w:rsidTr="000B4F19">
        <w:trPr>
          <w:trHeight w:val="15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44412" w14:textId="77777777" w:rsidR="000B4F19" w:rsidRPr="00E82853" w:rsidRDefault="000B4F19" w:rsidP="00310BE9">
            <w:pPr>
              <w:spacing w:line="240" w:lineRule="auto"/>
              <w:rPr>
                <w:b/>
                <w:bCs/>
                <w:color w:val="000000"/>
                <w:sz w:val="20"/>
                <w:szCs w:val="20"/>
              </w:rPr>
            </w:pPr>
            <w:r w:rsidRPr="00E82853">
              <w:rPr>
                <w:b/>
                <w:bCs/>
                <w:color w:val="000000"/>
                <w:sz w:val="20"/>
                <w:szCs w:val="20"/>
              </w:rPr>
              <w:t>LTR</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07AED3" w14:textId="77777777" w:rsidR="000B4F19" w:rsidRPr="00E82853" w:rsidRDefault="000B4F19" w:rsidP="00310BE9">
            <w:pPr>
              <w:spacing w:line="240" w:lineRule="auto"/>
              <w:rPr>
                <w:color w:val="000000"/>
                <w:sz w:val="20"/>
                <w:szCs w:val="20"/>
              </w:rPr>
            </w:pPr>
            <w:r w:rsidRPr="00E82853">
              <w:rPr>
                <w:color w:val="000000"/>
                <w:sz w:val="20"/>
                <w:szCs w:val="20"/>
              </w:rPr>
              <w:t>6.3*10</w:t>
            </w:r>
            <w:r w:rsidRPr="00E82853">
              <w:rPr>
                <w:color w:val="000000"/>
                <w:sz w:val="20"/>
                <w:szCs w:val="20"/>
                <w:vertAlign w:val="superscript"/>
              </w:rPr>
              <w:t>-112</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A97DD" w14:textId="77777777" w:rsidR="000B4F19" w:rsidRPr="00E82853" w:rsidRDefault="000B4F19" w:rsidP="00310BE9">
            <w:pPr>
              <w:spacing w:line="240" w:lineRule="auto"/>
              <w:rPr>
                <w:color w:val="000000"/>
                <w:sz w:val="20"/>
                <w:szCs w:val="20"/>
              </w:rPr>
            </w:pPr>
            <w:r w:rsidRPr="00E82853">
              <w:rPr>
                <w:color w:val="000000"/>
                <w:sz w:val="20"/>
                <w:szCs w:val="20"/>
              </w:rPr>
              <w:t>7.6*10</w:t>
            </w:r>
            <w:r w:rsidRPr="00E82853">
              <w:rPr>
                <w:color w:val="000000"/>
                <w:sz w:val="20"/>
                <w:szCs w:val="20"/>
                <w:vertAlign w:val="superscript"/>
              </w:rPr>
              <w:t>-112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064401"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6B83C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04FE50EF"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8C4F57" w14:textId="77777777" w:rsidR="000B4F19" w:rsidRPr="00E82853" w:rsidRDefault="000B4F19" w:rsidP="00310BE9">
            <w:pPr>
              <w:spacing w:line="240" w:lineRule="auto"/>
              <w:rPr>
                <w:b/>
                <w:bCs/>
                <w:color w:val="000000"/>
                <w:sz w:val="20"/>
                <w:szCs w:val="20"/>
              </w:rPr>
            </w:pPr>
            <w:r w:rsidRPr="00E82853">
              <w:rPr>
                <w:b/>
                <w:bCs/>
                <w:color w:val="000000"/>
                <w:sz w:val="20"/>
                <w:szCs w:val="20"/>
              </w:rPr>
              <w:t>SINE</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4B43D3"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75E1A0"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9FDDC"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CD402"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3B119B5F" w14:textId="77777777" w:rsidTr="000B4F19">
        <w:trPr>
          <w:trHeight w:val="90"/>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738C36" w14:textId="77777777" w:rsidR="000B4F19" w:rsidRPr="00E82853" w:rsidRDefault="000B4F19" w:rsidP="00310BE9">
            <w:pPr>
              <w:spacing w:line="240" w:lineRule="auto"/>
              <w:rPr>
                <w:b/>
                <w:bCs/>
                <w:color w:val="000000"/>
                <w:sz w:val="20"/>
                <w:szCs w:val="20"/>
              </w:rPr>
            </w:pPr>
            <w:r w:rsidRPr="00E82853">
              <w:rPr>
                <w:b/>
                <w:bCs/>
                <w:color w:val="000000"/>
                <w:sz w:val="20"/>
                <w:szCs w:val="20"/>
              </w:rPr>
              <w:t>DNA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A080B6"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69278" w14:textId="77777777" w:rsidR="000B4F19" w:rsidRPr="00E82853" w:rsidRDefault="000B4F19" w:rsidP="00310BE9">
            <w:pPr>
              <w:spacing w:line="240" w:lineRule="auto"/>
              <w:rPr>
                <w:color w:val="000000"/>
                <w:sz w:val="20"/>
                <w:szCs w:val="20"/>
              </w:rPr>
            </w:pPr>
            <w:r w:rsidRPr="00E82853">
              <w:rPr>
                <w:color w:val="000000"/>
                <w:sz w:val="20"/>
                <w:szCs w:val="20"/>
              </w:rPr>
              <w:t>&lt;10</w:t>
            </w:r>
            <w:r w:rsidRPr="00E82853">
              <w:rPr>
                <w:color w:val="000000"/>
                <w:sz w:val="20"/>
                <w:szCs w:val="20"/>
                <w:vertAlign w:val="superscript"/>
              </w:rPr>
              <w:t>-200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10A4D"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4EBAA"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1400F7A7"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825159" w14:textId="77777777" w:rsidR="000B4F19" w:rsidRPr="00E82853" w:rsidRDefault="000B4F19" w:rsidP="00310BE9">
            <w:pPr>
              <w:spacing w:line="240" w:lineRule="auto"/>
              <w:rPr>
                <w:b/>
                <w:bCs/>
                <w:color w:val="000000"/>
                <w:sz w:val="20"/>
                <w:szCs w:val="20"/>
              </w:rPr>
            </w:pPr>
            <w:r w:rsidRPr="00E82853">
              <w:rPr>
                <w:b/>
                <w:bCs/>
                <w:color w:val="000000"/>
                <w:sz w:val="20"/>
                <w:szCs w:val="20"/>
              </w:rPr>
              <w:t>SVA</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FA3A8" w14:textId="77777777" w:rsidR="000B4F19" w:rsidRPr="00E82853" w:rsidRDefault="000B4F19" w:rsidP="00310BE9">
            <w:pPr>
              <w:spacing w:line="240" w:lineRule="auto"/>
              <w:rPr>
                <w:color w:val="000000"/>
                <w:sz w:val="20"/>
                <w:szCs w:val="20"/>
              </w:rPr>
            </w:pPr>
            <w:r w:rsidRPr="00E82853">
              <w:rPr>
                <w:color w:val="000000"/>
                <w:sz w:val="20"/>
                <w:szCs w:val="20"/>
              </w:rPr>
              <w:t>9.3*10</w:t>
            </w:r>
            <w:r w:rsidRPr="00E82853">
              <w:rPr>
                <w:color w:val="000000"/>
                <w:sz w:val="20"/>
                <w:szCs w:val="20"/>
                <w:vertAlign w:val="superscript"/>
              </w:rPr>
              <w:t>-133</w:t>
            </w:r>
            <w:r w:rsidRPr="00E82853">
              <w:rPr>
                <w:color w:val="000000"/>
                <w:sz w:val="20"/>
                <w:szCs w:val="20"/>
              </w:rPr>
              <w:t xml:space="preserve"> </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6194D" w14:textId="77777777" w:rsidR="000B4F19" w:rsidRPr="00E82853" w:rsidRDefault="000B4F19" w:rsidP="00310BE9">
            <w:pPr>
              <w:spacing w:line="240" w:lineRule="auto"/>
              <w:rPr>
                <w:color w:val="000000"/>
                <w:sz w:val="20"/>
                <w:szCs w:val="20"/>
              </w:rPr>
            </w:pPr>
            <w:r w:rsidRPr="00E82853">
              <w:rPr>
                <w:color w:val="000000"/>
                <w:sz w:val="20"/>
                <w:szCs w:val="20"/>
              </w:rPr>
              <w:t>1.4*10</w:t>
            </w:r>
            <w:r w:rsidRPr="00E82853">
              <w:rPr>
                <w:color w:val="000000"/>
                <w:sz w:val="20"/>
                <w:szCs w:val="20"/>
                <w:vertAlign w:val="superscript"/>
              </w:rPr>
              <w:t>-132</w:t>
            </w:r>
            <w:r w:rsidRPr="00E82853">
              <w:rPr>
                <w:color w:val="000000"/>
                <w:sz w:val="20"/>
                <w:szCs w:val="20"/>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6FEB0"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5761C" w14:textId="77777777" w:rsidR="000B4F19" w:rsidRPr="00E82853" w:rsidRDefault="000B4F19" w:rsidP="00310BE9">
            <w:pPr>
              <w:spacing w:line="240" w:lineRule="auto"/>
              <w:rPr>
                <w:color w:val="000000"/>
                <w:sz w:val="20"/>
                <w:szCs w:val="20"/>
              </w:rPr>
            </w:pPr>
            <w:r w:rsidRPr="00E82853">
              <w:rPr>
                <w:color w:val="000000"/>
                <w:sz w:val="20"/>
                <w:szCs w:val="20"/>
              </w:rPr>
              <w:t>0.004</w:t>
            </w:r>
          </w:p>
        </w:tc>
      </w:tr>
      <w:tr w:rsidR="000B4F19" w:rsidRPr="005F1F47" w14:paraId="7C0FE9F3" w14:textId="77777777" w:rsidTr="000B4F19">
        <w:trPr>
          <w:trHeight w:val="48"/>
        </w:trPr>
        <w:tc>
          <w:tcPr>
            <w:tcW w:w="1059"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296F4E" w14:textId="77777777" w:rsidR="000B4F19" w:rsidRPr="00E82853" w:rsidRDefault="000B4F19" w:rsidP="00310BE9">
            <w:pPr>
              <w:spacing w:line="240" w:lineRule="auto"/>
              <w:rPr>
                <w:b/>
                <w:bCs/>
                <w:color w:val="000000"/>
                <w:sz w:val="20"/>
                <w:szCs w:val="20"/>
              </w:rPr>
            </w:pPr>
            <w:r w:rsidRPr="00E82853">
              <w:rPr>
                <w:b/>
                <w:bCs/>
                <w:color w:val="000000"/>
                <w:sz w:val="20"/>
                <w:szCs w:val="20"/>
              </w:rPr>
              <w:t>Helitrons</w:t>
            </w:r>
          </w:p>
        </w:tc>
        <w:tc>
          <w:tcPr>
            <w:tcW w:w="8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D361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10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C2318F" w14:textId="77777777" w:rsidR="000B4F19" w:rsidRPr="00E82853" w:rsidRDefault="000B4F19" w:rsidP="00310BE9">
            <w:pPr>
              <w:spacing w:line="240" w:lineRule="auto"/>
              <w:rPr>
                <w:color w:val="000000"/>
                <w:sz w:val="20"/>
                <w:szCs w:val="20"/>
              </w:rPr>
            </w:pPr>
            <w:r w:rsidRPr="00E82853">
              <w:rPr>
                <w:color w:val="000000"/>
                <w:sz w:val="20"/>
                <w:szCs w:val="20"/>
              </w:rPr>
              <w:t>0.41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4932AA" w14:textId="77777777" w:rsidR="000B4F19" w:rsidRPr="00E82853" w:rsidRDefault="000B4F19" w:rsidP="00310BE9">
            <w:pPr>
              <w:spacing w:line="240" w:lineRule="auto"/>
              <w:rPr>
                <w:color w:val="000000"/>
                <w:sz w:val="20"/>
                <w:szCs w:val="20"/>
              </w:rPr>
            </w:pPr>
            <w:r w:rsidRPr="00E82853">
              <w:rPr>
                <w:color w:val="000000"/>
                <w:sz w:val="20"/>
                <w:szCs w:val="20"/>
              </w:rPr>
              <w:t>0.004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95788" w14:textId="77777777" w:rsidR="000B4F19" w:rsidRPr="00E82853" w:rsidRDefault="000B4F19" w:rsidP="00310BE9">
            <w:pPr>
              <w:spacing w:line="240" w:lineRule="auto"/>
              <w:rPr>
                <w:color w:val="000000"/>
                <w:sz w:val="20"/>
                <w:szCs w:val="20"/>
              </w:rPr>
            </w:pPr>
            <w:r w:rsidRPr="00E82853">
              <w:rPr>
                <w:color w:val="000000"/>
                <w:sz w:val="20"/>
                <w:szCs w:val="20"/>
              </w:rPr>
              <w:t>0.004</w:t>
            </w:r>
          </w:p>
        </w:tc>
      </w:tr>
    </w:tbl>
    <w:p w14:paraId="0DF23D79" w14:textId="77777777" w:rsidR="002B5CB0" w:rsidRDefault="002B5CB0" w:rsidP="00C76E75">
      <w:pPr>
        <w:spacing w:line="240" w:lineRule="auto"/>
        <w:rPr>
          <w:b/>
          <w:i/>
          <w:color w:val="C00000"/>
        </w:rPr>
      </w:pPr>
    </w:p>
    <w:p w14:paraId="5F7A87FE" w14:textId="4EF4F0E8" w:rsidR="002B5CB0" w:rsidRDefault="002B5CB0" w:rsidP="00C76E75">
      <w:pPr>
        <w:spacing w:line="240" w:lineRule="auto"/>
        <w:rPr>
          <w:b/>
          <w:i/>
          <w:color w:val="C00000"/>
        </w:rPr>
      </w:pPr>
    </w:p>
    <w:p w14:paraId="63296DE8" w14:textId="77777777" w:rsidR="00DE13E5" w:rsidRPr="00FF49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76A5817" w14:textId="77777777" w:rsidR="00DE13E5" w:rsidRDefault="00DE13E5" w:rsidP="00C76E75">
      <w:pPr>
        <w:spacing w:line="240" w:lineRule="auto"/>
      </w:pPr>
      <w:r>
        <w:t xml:space="preserve">At the level of families, a more complicated picture was observed: DNA families were mainly depleted in the vicinity of genes TSS (compared to the random OR), whereas LINEs and LTRs were less depleted or even enriched near TSS (Figure 1D, </w:t>
      </w:r>
      <w:del w:id="189" w:author="Claude (G3 house style)" w:date="2026-08-04T12:00:00Z">
        <w:r>
          <w:delText>Supplementary File 2</w:delText>
        </w:r>
      </w:del>
      <w:r>
        <w:t>File S1, sheet enrichment_families</w:t>
      </w:r>
      <w:r>
        <w:t xml:space="preserve">).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w:t>
      </w:r>
      <w:del w:id="1362" w:author="Claude (scientific review 2026-08-10)" w:date="2026-08-10T00:00:00Z">
        <w:r>
          <w:delText xml:space="preserve">TcMar-Tc2 (0.819)</w:delText>
        </w:r>
      </w:del>
      <w:ins w:id="1363" w:author="Claude (scientific review 2026-08-10)" w:date="2026-08-10T00:00:00Z">
        <w:r>
          <w:t xml:space="preserve">TcMar-Tc2 (DNA, 0.819)</w:t>
        </w:r>
      </w:ins>
      <w:r>
        <w:t xml:space="preserve">, ERV1 (LTR, 0.902), L1 (LINE, 0.684), RTE-X (LINE, 0.765).</w:t>
      </w:r>
    </w:p>
    <w:p w14:paraId="55C23907" w14:textId="77777777" w:rsidR="00DE13E5" w:rsidRPr="00A34B95" w:rsidRDefault="00DE13E5" w:rsidP="00C76E75">
      <w:pPr>
        <w:spacing w:line="240" w:lineRule="auto"/>
      </w:pPr>
    </w:p>
    <w:p w14:paraId="1712B71C" w14:textId="77777777" w:rsidR="00DE13E5" w:rsidRDefault="00DE13E5" w:rsidP="00C76E75">
      <w:pPr>
        <w:spacing w:line="240" w:lineRule="auto"/>
      </w:pPr>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t>hAT-hAT19</w:t>
      </w:r>
      <w:r>
        <w:t xml:space="preserve"> which had 18 members in total, one of them appearing in the vicinity of gene TSS, and this single element </w:t>
      </w:r>
      <w:del w:id="1358" w:author="Claude (scientific review 2026-08-10)" w:date="2026-08-10T00:00:00Z">
        <w:r>
          <w:delText xml:space="preserve">had divergence 1.39 higher than the average all elements in a family</w:delText>
        </w:r>
      </w:del>
      <w:ins w:id="1359" w:author="Claude (scientific review 2026-08-10)" w:date="2026-08-10T00:00:00Z">
        <w:r>
          <w:t xml:space="preserve">had divergence 1.39-fold higher than the family average</w:t>
        </w:r>
      </w:ins>
      <w:r>
        <w:t xml:space="preserve">. </w:t>
      </w:r>
    </w:p>
    <w:p w14:paraId="4407606C" w14:textId="77777777" w:rsidR="00DE13E5" w:rsidRDefault="00DE13E5" w:rsidP="00C76E75">
      <w:pPr>
        <w:spacing w:line="240" w:lineRule="auto"/>
      </w:pPr>
    </w:p>
    <w:p w14:paraId="6A0AF25D" w14:textId="77777777" w:rsidR="00DE13E5" w:rsidRDefault="00DE13E5" w:rsidP="00C76E75">
      <w:pPr>
        <w:spacing w:line="240" w:lineRule="auto"/>
      </w:pPr>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100BF8A" w14:textId="77777777" w:rsidR="00DE13E5" w:rsidRDefault="00DE13E5" w:rsidP="00C76E75">
      <w:pPr>
        <w:spacing w:line="240" w:lineRule="auto"/>
      </w:pPr>
    </w:p>
    <w:p w14:paraId="54C0DE3C" w14:textId="77777777" w:rsidR="00DE13E5" w:rsidRPr="00E94E79" w:rsidRDefault="00DE13E5" w:rsidP="00C76E75">
      <w:pPr>
        <w:spacing w:line="240" w:lineRule="auto"/>
      </w:pPr>
      <w:r w:rsidRPr="00112893">
        <w:rPr>
          <w:b/>
          <w:bCs/>
        </w:rPr>
        <w:t>Figure 2</w:t>
      </w:r>
      <w:r>
        <w:t xml:space="preserve">. </w:t>
      </w:r>
      <w:r w:rsidRPr="00FF7860">
        <w:rPr>
          <w:b/>
          <w:bCs/>
        </w:rPr>
        <w:t>Further investigation of TE enrichment in the vicinity of TSS at the level of families.</w:t>
      </w:r>
      <w:r>
        <w:t xml:space="preserve">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061A7A1E" w14:textId="77777777" w:rsidR="00DE13E5" w:rsidRPr="00EA6ABB" w:rsidRDefault="00DE13E5" w:rsidP="00C76E75">
      <w:pPr>
        <w:spacing w:line="240" w:lineRule="auto"/>
        <w:rPr>
          <w:noProof/>
          <w14:ligatures w14:val="standardContextual"/>
        </w:rPr>
      </w:pPr>
      <w:r>
        <w:rPr>
          <w:noProof/>
          <w14:ligatures w14:val="standardContextual"/>
        </w:rPr>
        <w:t xml:space="preserve">For all group comparisons in boxplots, significance is assessed by the Mann–Whitney test and FDR-corrected: ns, p &gt; 0.05; *, 0.01 &lt; p &lt; 0.05; **, 0.001 &lt; p &lt; 0.01; ***, 0.0001 &lt; p &lt; 0.001; ****, p &lt; 0.0001. </w:t>
      </w:r>
      <w:del w:id="190" w:author="Claude (G3 revision)" w:date="2026-08-07T00:00:00Z">
        <w:r>
          <w:rPr>
            <w:noProof/>
            <w14:ligatures w14:val="standardContextual"/>
          </w:rPr>
          <w:delText>Pearson correlation p-values on scatterplots are not corrected for multiple hypotheses.</w:delText>
        </w:r>
      </w:del>
      <w:r>
        <w:rPr>
          <w:noProof/>
          <w14:ligatures w14:val="standardContextual"/>
        </w:rPr>
        <w:t xml:space="preserve">Pearson correlation p-values on scatterplots are not corrected for multiple hypotheses. Panels (D), (E) and (F) compare the 44 TE families grouped by class. The Helitron and SVA classes contain a single family each and are therefore drawn as individual points rather </w:t>
      </w:r>
      <w:r>
        <w:rPr>
          <w:noProof/>
          <w14:ligatures w14:val="standardContextual"/>
        </w:rPr>
        <w:lastRenderedPageBreak/>
        <w:t>than boxes. Mann-Whitney U p-values are Benjamini-Hochberg corrected across the testable class pairs; a bracket marked "* (ns)" denotes a pair significant on the raw p-value that does not survive the correction.</w:t>
      </w:r>
    </w:p>
    <w:p w14:paraId="40CB8DF7" w14:textId="77777777" w:rsidR="00DE13E5" w:rsidRPr="00226BF7" w:rsidRDefault="00DE13E5" w:rsidP="00C76E75">
      <w:pPr>
        <w:spacing w:line="240" w:lineRule="auto"/>
      </w:pPr>
    </w:p>
    <w:p w14:paraId="5C1217FE" w14:textId="4790D4D7" w:rsidR="00DE13E5" w:rsidRPr="001561C1" w:rsidRDefault="00DE13E5" w:rsidP="00C76E75">
      <w:pPr>
        <w:spacing w:line="240" w:lineRule="auto"/>
      </w:pPr>
      <w:r>
        <w:t xml:space="preserve"> </w:t>
      </w:r>
      <w:r w:rsidR="006A3643" w:rsidRPr="006A3643">
        <w:drawing>
          <wp:inline distT="0" distB="0" distL="0" distR="0" wp14:anchorId="1A421F9D" wp14:editId="0CABB4FA">
            <wp:extent cx="5943600" cy="6728460"/>
            <wp:effectExtent l="0" t="0" r="0" b="0"/>
            <wp:docPr id="20902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4777" name=""/>
                    <pic:cNvPicPr/>
                  </pic:nvPicPr>
                  <pic:blipFill>
                    <a:blip r:embed="rId12"/>
                    <a:stretch>
                      <a:fillRect/>
                    </a:stretch>
                  </pic:blipFill>
                  <pic:spPr>
                    <a:xfrm>
                      <a:off x="0" y="0"/>
                      <a:ext cx="5943600" cy="6728460"/>
                    </a:xfrm>
                    <a:prstGeom prst="rect">
                      <a:avLst/>
                    </a:prstGeom>
                  </pic:spPr>
                </pic:pic>
              </a:graphicData>
            </a:graphic>
          </wp:inline>
        </w:drawing>
      </w:r>
    </w:p>
    <w:p w14:paraId="3D2F4E41" w14:textId="77777777" w:rsidR="00DE13E5" w:rsidRPr="00CC469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Evolutionary age and length of TSS-proximal and distal TEs</w:t>
      </w:r>
    </w:p>
    <w:p w14:paraId="5AD9EB6E" w14:textId="77777777" w:rsidR="00DE13E5" w:rsidRDefault="00DE13E5" w:rsidP="00C76E75">
      <w:pPr>
        <w:spacing w:line="240" w:lineRule="auto"/>
      </w:pPr>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w:t>
      </w:r>
      <w:del w:id="191" w:author="Claude (G3 revision)" w:date="2026-08-07T00:00:00Z">
        <w:r>
          <w:delText>The same pattern was observed for individual TE classes (Figure 3B), with two peaks found in SINEs and SVA elements.</w:delText>
        </w:r>
      </w:del>
      <w:r>
        <w:t>The same pattern was observed for individual TE classes (Figure 3B), with two peaks found in SINEs and SVA elements; the difference is significant for five of the six classes, Helitrons being the exception (K-S p = 0.222, raw).</w:t>
      </w:r>
      <w:r>
        <w:t xml:space="preserve">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w:t>
      </w:r>
      <w:del w:id="1360" w:author="Claude (scientific review 2026-08-10)" w:date="2026-08-10T00:00:00Z">
        <w:r>
          <w:delText xml:space="preserve">(1,140 genes, 2.9%)</w:delText>
        </w:r>
      </w:del>
      <w:ins w:id="1361" w:author="Claude (scientific review 2026-08-10)" w:date="2026-08-10T00:00:00Z">
        <w:r>
          <w:t xml:space="preserve">(1,140 TSS, 2.9%)</w:t>
        </w:r>
      </w:ins>
      <w:r>
        <w:t xml:space="preserve">.</w:t>
      </w:r>
    </w:p>
    <w:p w14:paraId="7529B04D" w14:textId="08332CBA" w:rsidR="00DE13E5" w:rsidRDefault="00DE13E5" w:rsidP="00C76E75">
      <w:pPr>
        <w:spacing w:line="240" w:lineRule="auto"/>
      </w:pPr>
      <w:r>
        <w:t>Comparison of TE length distributions between all TEs and those that mapped on TSS neighborhoods resulted in the similar absence of difference between the two TE groups, either for all TEs or for their individual classes (</w:t>
      </w:r>
      <w:del w:id="192" w:author="Claude (G3 house style)" w:date="2026-08-04T12:00:00Z">
        <w:r>
          <w:delText>Supplementary Figure 1A</w:delText>
        </w:r>
      </w:del>
      <w:r>
        <w:t xml:space="preserve">Figure </w:t>
      </w:r>
      <w:del w:id="1293" w:author="Claude (scientific review 2026-08-09)" w:date="2026-08-09T00:00:00Z">
        <w:r>
          <w:delText xml:space="preserve">S1D, 1E</w:delText>
        </w:r>
      </w:del>
      <w:ins w:id="1294" w:author="Claude (scientific review 2026-08-09)" w:date="2026-08-09T00:00:00Z">
        <w:r>
          <w:t xml:space="preserve">S1D, S1E</w:t>
        </w:r>
      </w:ins>
      <w:r>
        <w:t xml:space="preserve">). </w:t>
      </w:r>
    </w:p>
    <w:p w14:paraId="5B5D75E7" w14:textId="77777777" w:rsidR="00DE13E5" w:rsidRDefault="00DE13E5" w:rsidP="00C76E75">
      <w:pPr>
        <w:spacing w:line="240" w:lineRule="auto"/>
      </w:pPr>
    </w:p>
    <w:p w14:paraId="2B810965" w14:textId="77777777" w:rsidR="00DE13E5" w:rsidRDefault="00DE13E5" w:rsidP="00C76E75">
      <w:pPr>
        <w:spacing w:line="240" w:lineRule="auto"/>
      </w:pPr>
      <w:r>
        <w:t>We also compared divergence distributions between all and TSS-proximal TEs by individual families (</w:t>
      </w:r>
      <w:del w:id="193" w:author="Claude (G3 house style)" w:date="2026-08-04T12:00:00Z">
        <w:r>
          <w:delText>Supplementary Figure 2</w:delText>
        </w:r>
      </w:del>
      <w:r>
        <w:t>Figure S2</w:t>
      </w:r>
      <w:r>
        <w:t>).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10521F71" w14:textId="77777777" w:rsidR="00DE13E5" w:rsidRDefault="00DE13E5" w:rsidP="00C76E75">
      <w:pPr>
        <w:spacing w:line="240" w:lineRule="auto"/>
      </w:pPr>
      <w:r>
        <w:t>The analogous comparison by length resulted in 13 significantly different cases out of 44 TE families (</w:t>
      </w:r>
      <w:del w:id="194" w:author="Claude (G3 house style)" w:date="2026-08-04T12:00:00Z">
        <w:r>
          <w:delText>Supplementary Figure 3</w:delText>
        </w:r>
      </w:del>
      <w:r>
        <w:t>Figure S3</w:t>
      </w:r>
      <w:r>
        <w:t>),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398CEAEC" w14:textId="77777777" w:rsidR="00DE13E5" w:rsidRPr="007F6067" w:rsidRDefault="00DE13E5" w:rsidP="00C76E75">
      <w:pPr>
        <w:spacing w:line="240" w:lineRule="auto"/>
      </w:pPr>
    </w:p>
    <w:p w14:paraId="6E1D3467" w14:textId="6534A998" w:rsidR="00DE13E5" w:rsidRPr="00A031B9" w:rsidRDefault="00DE13E5" w:rsidP="00C76E75">
      <w:pPr>
        <w:spacing w:line="240" w:lineRule="auto"/>
      </w:pPr>
      <w:r>
        <w:rPr>
          <w:b/>
          <w:bCs/>
        </w:rPr>
        <w:t xml:space="preserve">Figure 3. </w:t>
      </w:r>
      <w:r w:rsidRPr="00E572C7">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 Distributions in (A) and (B) were compared by two-sample Kolmogorov-Smirnov test; the p-values shown are raw, as each panel</w:t>
      </w:r>
      <w:r w:rsidR="00B0756D">
        <w:t xml:space="preserve"> and subpanel</w:t>
      </w:r>
      <w:r w:rsidRPr="00E572C7">
        <w:t xml:space="preserve"> is a single test.</w:t>
      </w:r>
    </w:p>
    <w:p w14:paraId="717036FF" w14:textId="77777777" w:rsidR="00DE13E5" w:rsidRDefault="00DE13E5" w:rsidP="00C76E75">
      <w:pPr>
        <w:spacing w:line="240" w:lineRule="auto"/>
      </w:pPr>
    </w:p>
    <w:p w14:paraId="78FABDE8" w14:textId="7C58DA01" w:rsidR="00DE13E5" w:rsidRDefault="00F630E3" w:rsidP="00C76E75">
      <w:pPr>
        <w:spacing w:line="240" w:lineRule="auto"/>
      </w:pPr>
      <w:r w:rsidRPr="00F630E3">
        <w:lastRenderedPageBreak/>
        <w:drawing>
          <wp:inline distT="0" distB="0" distL="0" distR="0" wp14:anchorId="77B043BC" wp14:editId="1B16EED4">
            <wp:extent cx="5943600" cy="4554855"/>
            <wp:effectExtent l="0" t="0" r="0" b="4445"/>
            <wp:docPr id="18844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77948" name=""/>
                    <pic:cNvPicPr/>
                  </pic:nvPicPr>
                  <pic:blipFill>
                    <a:blip r:embed="rId13"/>
                    <a:stretch>
                      <a:fillRect/>
                    </a:stretch>
                  </pic:blipFill>
                  <pic:spPr>
                    <a:xfrm>
                      <a:off x="0" y="0"/>
                      <a:ext cx="5943600" cy="4554855"/>
                    </a:xfrm>
                    <a:prstGeom prst="rect">
                      <a:avLst/>
                    </a:prstGeom>
                  </pic:spPr>
                </pic:pic>
              </a:graphicData>
            </a:graphic>
          </wp:inline>
        </w:drawing>
      </w:r>
    </w:p>
    <w:p w14:paraId="26A5C874" w14:textId="07F8EBB8" w:rsidR="00F8362A" w:rsidRDefault="00F8362A" w:rsidP="00F8362A">
      <w:pPr>
        <w:spacing w:line="240" w:lineRule="auto"/>
      </w:pPr>
    </w:p>
    <w:p w14:paraId="54037467" w14:textId="77777777" w:rsidR="00F8362A" w:rsidRPr="00D972F9" w:rsidRDefault="00F8362A" w:rsidP="00C76E75">
      <w:pPr>
        <w:spacing w:line="240" w:lineRule="auto"/>
      </w:pPr>
    </w:p>
    <w:p w14:paraId="4654756D"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3129B216" w14:textId="77777777" w:rsidR="00DE13E5" w:rsidRPr="005672EC" w:rsidRDefault="00DE13E5" w:rsidP="00C76E75">
      <w:pPr>
        <w:spacing w:line="240" w:lineRule="auto"/>
      </w:pPr>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195" w:author="Claude (G3 house style)" w:date="2026-08-04T12:00:00Z">
        <w:r>
          <w:delText>Supplementary Figure 4A</w:delText>
        </w:r>
      </w:del>
      <w:r>
        <w:t>Figure S4A</w:t>
      </w:r>
      <w:r>
        <w:t xml:space="preserve">, </w:t>
      </w:r>
      <w:del w:id="196" w:author="Claude (G3 house style)" w:date="2026-08-04T12:00:00Z">
        <w:r>
          <w:delText>Supplementary File 3</w:delText>
        </w:r>
      </w:del>
      <w:r>
        <w:t>File S2, sheet by_TE_group</w:t>
      </w:r>
      <w:r>
        <w:t xml:space="preserve">), </w:t>
      </w:r>
      <w:del w:id="1350" w:author="Claude (scientific review 2026-08-10)" w:date="2026-08-10T00:00:00Z">
        <w:r>
          <w:delText xml:space="preserve">genes having at least 5, 10, 18 and 5 elements</w:delText>
        </w:r>
      </w:del>
      <w:ins w:id="1351" w:author="Claude (scientific review 2026-08-10)" w:date="2026-08-10T00:00:00Z">
        <w:r>
          <w:t xml:space="preserve">genes having at least 5, 9, 18 and 5 elements</w:t>
        </w:r>
      </w:ins>
      <w:r>
        <w:t xml:space="preserve"> of these classes have been taken, respectively (</w:t>
      </w:r>
      <w:del w:id="197" w:author="Claude (G3 house style)" w:date="2026-08-04T12:00:00Z">
        <w:r>
          <w:delText>Supplementary Figure 5A</w:delText>
        </w:r>
      </w:del>
      <w:r>
        <w:t>Figure S5A</w:t>
      </w:r>
      <w:r>
        <w:t xml:space="preserve">). Also, we extracted 962 genes with SVA elements and 130 genes with Helitrons (all genes with SVA elements and Helitrons were taken). Finally, we added 1436 genes with highest </w:t>
      </w:r>
      <w:del w:id="1352" w:author="Claude (scientific review 2026-08-10)" w:date="2026-08-10T00:00:00Z">
        <w:r>
          <w:delText xml:space="preserve">(starting with 27 till 42 elements per TSS)</w:delText>
        </w:r>
      </w:del>
      <w:ins w:id="1353" w:author="Claude (scientific review 2026-08-10)" w:date="2026-08-10T00:00:00Z">
        <w:r>
          <w:t xml:space="preserve">(starting with 26 till 42 elements per TSS)</w:t>
        </w:r>
      </w:ins>
      <w:r>
        <w:t xml:space="preserve"> and the lowest (starting with 4 till 0 elements per TSS) TEs count of all classes per TSS (</w:t>
      </w:r>
      <w:del w:id="198" w:author="Claude (G3 house style)" w:date="2026-08-04T12:00:00Z">
        <w:r>
          <w:delText>Supplementary Figure 5A</w:delText>
        </w:r>
      </w:del>
      <w:r>
        <w:t>Figure S5A</w:t>
      </w:r>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199" w:author="Claude (G3 house style)" w:date="2026-08-04T12:00:00Z">
        <w:r>
          <w:delText>Supplementary Figure 5A</w:delText>
        </w:r>
      </w:del>
      <w:r>
        <w:t>Figure S5A</w:t>
      </w:r>
      <w:r>
        <w:t>. Since SINEs are the most numerous and enriched near genes TE class, they had the highest number of top genes which are shared with the top genes by all TEs (</w:t>
      </w:r>
      <w:del w:id="200" w:author="Claude (G3 house style)" w:date="2026-08-04T12:00:00Z">
        <w:r>
          <w:delText>Supplementary Figure 4A</w:delText>
        </w:r>
      </w:del>
      <w:r>
        <w:t>Figure S4A</w:t>
      </w:r>
      <w:r>
        <w:t>), and lowest number of top genes that are unique to SINEs (612 compared to 1074 for DNA elements, 1133 for LTRs and 1031 for LINEs).</w:t>
      </w:r>
    </w:p>
    <w:p w14:paraId="27A1C784" w14:textId="77777777" w:rsidR="00DE13E5" w:rsidRDefault="00DE13E5" w:rsidP="00C76E75">
      <w:pPr>
        <w:spacing w:line="240" w:lineRule="auto"/>
      </w:pPr>
      <w:r>
        <w:rPr>
          <w:b/>
          <w:bCs/>
        </w:rPr>
        <w:lastRenderedPageBreak/>
        <w:t xml:space="preserve">Figure 4. </w:t>
      </w:r>
      <w:r w:rsidRPr="00F11EF5">
        <w:t xml:space="preserve">Functional analysis of genes whose TSS are enriched or depleted with TEs of different classes. (A) Connection map of GO terms extracted for top 5% of TSS enriched with LINEs, 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201" w:author="Claude (G3 house style)" w:date="2026-08-04T12:00:00Z">
        <w:r w:rsidRPr="00F11EF5">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202" w:author="Claude (G3 revision)" w:date="2026-08-07T00:00:00Z">
        <w:r>
          <w:delText>Figure S9</w:delText>
        </w:r>
      </w:del>
      <w:del w:id="1295" w:author="Claude (scientific review 2026-08-09)" w:date="2026-08-09T00:00:00Z">
        <w:r>
          <w:delText xml:space="preserve">Figure S8</w:delText>
        </w:r>
      </w:del>
      <w:ins w:id="1296" w:author="Claude (scientific review 2026-08-09)" w:date="2026-08-09T00:00:00Z">
        <w:r>
          <w:t xml:space="preserve">Figure S6</w:t>
        </w:r>
      </w:ins>
      <w:r>
        <w:t xml:space="preserve">. </w:t>
      </w:r>
      <w:del w:id="203" w:author="Claude (G3 house style)" w:date="2026-08-04T12:00:00Z">
        <w:r w:rsidRPr="00F11EF5">
          <w:delText>GO terms with more than 1000 genes were excluded to avoid too general terms.</w:delText>
        </w:r>
      </w:del>
      <w:r w:rsidRPr="00F11EF5">
        <w:t xml:space="preserve">GO terms with more than 500 genes were excluded to avoid overly general terms, and edges require a Jaccard index of at least 0.2 and at least 5 shared genes. (B) Heatmap showing GO terms number by functional group and gene enrichment group (TE top, TE bottom and TE classes). </w:t>
      </w:r>
      <w:del w:id="204" w:author="Claude (G3 house style)" w:date="2026-08-04T12:00:00Z">
        <w:r w:rsidRPr="00F11EF5">
          <w:delText>Stars indicate FDR-corrected Fisher enrichment p-value of a given functional group in each gene enrichment group compared to other enrichment groups.</w:delText>
        </w:r>
      </w:del>
      <w:r w:rsidRPr="00F11EF5">
        <w:t>Stars indicate the FDR-corrected Fisher exact enrichment p-value of a given functional group in each gene enrichment group compared with the other enrichment groups; GO terms are counted at FDR &lt; 0.05.</w:t>
      </w:r>
    </w:p>
    <w:p w14:paraId="046FDE69" w14:textId="56EF9653" w:rsidR="00DE13E5" w:rsidRDefault="00A63F9C" w:rsidP="00C76E75">
      <w:pPr>
        <w:spacing w:line="240" w:lineRule="auto"/>
      </w:pPr>
      <w:r w:rsidRPr="00A63F9C">
        <w:lastRenderedPageBreak/>
        <w:drawing>
          <wp:inline distT="0" distB="0" distL="0" distR="0" wp14:anchorId="4066C37F" wp14:editId="4166B4B4">
            <wp:extent cx="5809615" cy="8229600"/>
            <wp:effectExtent l="0" t="0" r="0" b="0"/>
            <wp:docPr id="6407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0858" name=""/>
                    <pic:cNvPicPr/>
                  </pic:nvPicPr>
                  <pic:blipFill>
                    <a:blip r:embed="rId14"/>
                    <a:stretch>
                      <a:fillRect/>
                    </a:stretch>
                  </pic:blipFill>
                  <pic:spPr>
                    <a:xfrm>
                      <a:off x="0" y="0"/>
                      <a:ext cx="5809615" cy="8229600"/>
                    </a:xfrm>
                    <a:prstGeom prst="rect">
                      <a:avLst/>
                    </a:prstGeom>
                  </pic:spPr>
                </pic:pic>
              </a:graphicData>
            </a:graphic>
          </wp:inline>
        </w:drawing>
      </w:r>
    </w:p>
    <w:p w14:paraId="52B4123F" w14:textId="77777777" w:rsidR="00DE13E5" w:rsidRDefault="00DE13E5" w:rsidP="00C76E75">
      <w:pPr>
        <w:spacing w:line="240" w:lineRule="auto"/>
      </w:pPr>
    </w:p>
    <w:p w14:paraId="612CEC40" w14:textId="2F98C326" w:rsidR="00DE13E5" w:rsidRDefault="00DE13E5" w:rsidP="00C76E75">
      <w:pPr>
        <w:spacing w:line="240" w:lineRule="auto"/>
      </w:pPr>
      <w:r>
        <w:t xml:space="preserve">Each gene set was tested against the canonical Gene Ontology (GO) Biological Process, Molecular Function and Cellular Component databases and significant terms were extracted </w:t>
      </w:r>
      <w:del w:id="205" w:author="Claude (G3 revision)" w:date="2026-08-04T00:00:00Z">
        <w:r>
          <w:delText>(FDR threshold of 0.1 was applied, Supplementary File 4)</w:delText>
        </w:r>
      </w:del>
      <w:r>
        <w:t>(FDR threshold of 0.05 was applied, File S3, sheet GO_TE_groups)</w:t>
      </w:r>
      <w:r>
        <w:t xml:space="preserve">. No significant enrichments were found for DNA elements and Helitrons. </w:t>
      </w:r>
      <w:del w:id="206" w:author="Claude (G3 revision)" w:date="2026-08-07T00:00:00Z">
        <w:r>
          <w:delText>The integrative network visualization of top 30 the most significant terms per each of the remaining group (Figure 4A)</w:delText>
        </w:r>
      </w:del>
      <w:r>
        <w:t xml:space="preserve">The integrative network </w:t>
      </w:r>
      <w:del w:id="1337" w:author="Claude (scientific review 2026-08-09)" w:date="2026-08-09T00:00:00Z">
        <w:r>
          <w:delText xml:space="preserve">visualisation</w:delText>
        </w:r>
      </w:del>
      <w:ins w:id="1338" w:author="Claude (scientific review 2026-08-09)" w:date="2026-08-09T00:00:00Z">
        <w:r>
          <w:t xml:space="preserve">visualization</w:t>
        </w:r>
      </w:ins>
      <w:r>
        <w:t xml:space="preserve"> of up to ten of the most significant terms </w:t>
      </w:r>
      <w:del w:id="1382" w:author="Claude (scientific review 2026-08-10)" w:date="2026-08-10T00:00:00Z">
        <w:r>
          <w:delText xml:space="preserve">per remaining group (Figure 4A) showed</w:delText>
        </w:r>
      </w:del>
      <w:ins w:id="1383" w:author="Claude (scientific review 2026-08-10)" w:date="2026-08-10T00:00:00Z">
        <w:r>
          <w:t xml:space="preserve">per remaining group (Figure 4A; the complete network is Figure S6) showed</w:t>
        </w:r>
      </w:ins>
      <w:r>
        <w:t xml:space="preserve">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207" w:author="Claude (G3 revision)" w:date="2026-08-04T00:00:00Z">
        <w:r>
          <w:delText>Moreover, the three all TEs depleted terms with the lowest FDR-corrected p-values in the entire set (p-values in the range 10-40 – 10-80) related to transcriptional activators.</w:delText>
        </w:r>
      </w:del>
      <w:r>
        <w:t>Moreover, the three TE-depleted terms with the lowest FDR-corrected p-values in the entire set (chromatin, 2.3 × 10</w:t>
      </w:r>
      <w:r w:rsidR="001960F4" w:rsidRPr="001960F4">
        <w:rPr>
          <w:vertAlign w:val="superscript"/>
        </w:rPr>
        <w:t>-91</w:t>
      </w:r>
      <w:r>
        <w:t>; DNA-binding transcription factor activity, RNA polymerase II-specific, 3.3 × 1</w:t>
      </w:r>
      <w:r w:rsidR="00D554C2">
        <w:t>0</w:t>
      </w:r>
      <w:r w:rsidR="00D554C2" w:rsidRPr="00D554C2">
        <w:rPr>
          <w:vertAlign w:val="superscript"/>
        </w:rPr>
        <w:t>-83</w:t>
      </w:r>
      <w:r>
        <w:t>; and sequence-specific double-stranded DNA binding, 2.7 × 1</w:t>
      </w:r>
      <w:r w:rsidR="00D554C2">
        <w:t>0</w:t>
      </w:r>
      <w:r w:rsidR="00D554C2" w:rsidRPr="00D554C2">
        <w:rPr>
          <w:vertAlign w:val="superscript"/>
        </w:rPr>
        <w:t>-81</w:t>
      </w:r>
      <w:r>
        <w:t>) all relate to transcriptional regulators.</w:t>
      </w:r>
      <w:r>
        <w:t xml:space="preserve"> SINE-specific processes were the closest to the top TE count processes by the overlapping genes, sharing splicing and DNA repair as SINEs constitute the majority of TEs mapping in the vicinity of TSS (Figure 2G). </w:t>
      </w:r>
      <w:del w:id="208" w:author="Claude (G3 revision)" w:date="2026-08-04T00:00:00Z">
        <w:r>
          <w:delText>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r>
        <w:t xml:space="preserve">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w:t>
      </w:r>
      <w:del w:id="1289" w:author="Claude (scientific review 2026-08-09)" w:date="2026-08-09T00:00:00Z">
        <w:r>
          <w:delText xml:space="preserve">At the 0.05 FDR threshold the LINE class had insignificant term of flavone metabolic process (FDR = 0.088) and the LTR had glutamatergic synapse and positive regulation of lipopolysaccharide-mediated signaling (both FDR = 0.086), that could be deemed significant under a more relaxed FDR threshold of 0.1 but are rejected here.</w:delText>
        </w:r>
      </w:del>
      <w:ins w:id="1290" w:author="Claude (scientific review 2026-08-09)" w:date="2026-08-09T00:00:00Z">
        <w:r>
          <w:t xml:space="preserve">At the 0.05 FDR threshold the LINE class had one insignificant term, flavone metabolic process (FDR = 0.088), and the LTR class three: nucleotide binding (FDR = 0.076), glutamatergic synapse and positive regulation of lipopolysaccharide-mediated signaling (FDR = 0.086 for both). All four would be significant under a more relaxed FDR threshold of 0.1 and are rejected here; every term in that band, for every group, is listed in File S3, sheet GO_borderline.</w:t>
        </w:r>
      </w:ins>
      <w:r w:rsidR="00BF56A6">
        <w:t xml:space="preserve"> </w:t>
      </w:r>
    </w:p>
    <w:p w14:paraId="13704CA3" w14:textId="77777777" w:rsidR="00DE13E5" w:rsidRDefault="00DE13E5" w:rsidP="00C76E75">
      <w:pPr>
        <w:spacing w:line="240" w:lineRule="auto"/>
      </w:pPr>
    </w:p>
    <w:p w14:paraId="5638C695" w14:textId="2DEAC385" w:rsidR="00DE13E5" w:rsidRPr="00333A56" w:rsidRDefault="00DE13E5" w:rsidP="00C76E75">
      <w:pPr>
        <w:spacing w:line="240" w:lineRule="auto"/>
        <w:rPr>
          <w:i/>
          <w:iCs/>
        </w:rPr>
      </w:pPr>
      <w:r>
        <w:t xml:space="preserve">The </w:t>
      </w:r>
      <w:r w:rsidR="000450D5">
        <w:t xml:space="preserve">termination of RNA polymerase II transcription </w:t>
      </w:r>
      <w:r>
        <w:t xml:space="preserve">genes that had SVA elements in their vicinity were </w:t>
      </w:r>
      <w:del w:id="209" w:author="Claude (G3 house style)" w:date="2026-08-04T12:00:00Z">
        <w:r>
          <w:delText>POLR2A</w:delText>
        </w:r>
      </w:del>
      <w:r>
        <w:rPr>
          <w:i/>
        </w:rPr>
        <w:t>POLR2A</w:t>
      </w:r>
      <w:r>
        <w:t xml:space="preserve"> (core catalytic subunit of RNA polymerase II) and genes </w:t>
      </w:r>
      <w:del w:id="210" w:author="Claude (G3 house style)" w:date="2026-08-04T12:00:00Z">
        <w:r>
          <w:delText>SSU72L1</w:delText>
        </w:r>
      </w:del>
      <w:r>
        <w:rPr>
          <w:i/>
        </w:rPr>
        <w:t>SSU72L1</w:t>
      </w:r>
      <w:r>
        <w:t xml:space="preserve">, </w:t>
      </w:r>
      <w:del w:id="211" w:author="Claude (G3 house style)" w:date="2026-08-04T12:00:00Z">
        <w:r>
          <w:delText>SSU72L2</w:delText>
        </w:r>
      </w:del>
      <w:r>
        <w:rPr>
          <w:i/>
        </w:rPr>
        <w:t>SSU72L2</w:t>
      </w:r>
      <w:r>
        <w:t xml:space="preserve">, </w:t>
      </w:r>
      <w:del w:id="212" w:author="Claude (G3 house style)" w:date="2026-08-04T12:00:00Z">
        <w:r>
          <w:delText>SSU72L3</w:delText>
        </w:r>
      </w:del>
      <w:r>
        <w:rPr>
          <w:i/>
        </w:rPr>
        <w:t>SSU72L3</w:t>
      </w:r>
      <w:r>
        <w:t xml:space="preserve">, </w:t>
      </w:r>
      <w:del w:id="213" w:author="Claude (G3 house style)" w:date="2026-08-04T12:00:00Z">
        <w:r>
          <w:delText>SSU72L4</w:delText>
        </w:r>
      </w:del>
      <w:r>
        <w:rPr>
          <w:i/>
        </w:rPr>
        <w:t>SSU72L4</w:t>
      </w:r>
      <w:r>
        <w:t xml:space="preserve"> and </w:t>
      </w:r>
      <w:del w:id="214" w:author="Claude (G3 house style)" w:date="2026-08-04T12:00:00Z">
        <w:r>
          <w:delText>SSU72L5</w:delText>
        </w:r>
      </w:del>
      <w:r>
        <w:rPr>
          <w:i/>
        </w:rPr>
        <w:t>SSU72L5</w:t>
      </w:r>
      <w:r>
        <w:t xml:space="preserve"> – protein phosphatases acting on RNA polymerase II C-terminal domain, whose 10 kb TSS neighborhoods are located in a 116 kb region of chromosome 11 (4293265 - 4409432) and have 3 copies of SVA B subfamily.</w:t>
      </w:r>
    </w:p>
    <w:p w14:paraId="5B2712E6" w14:textId="77777777" w:rsidR="00DE13E5" w:rsidRDefault="00DE13E5" w:rsidP="00C76E75">
      <w:pPr>
        <w:spacing w:line="240" w:lineRule="auto"/>
      </w:pPr>
    </w:p>
    <w:p w14:paraId="050CFA6B" w14:textId="6A6EC355" w:rsidR="00DE13E5" w:rsidRDefault="00DE13E5" w:rsidP="00C76E75">
      <w:pPr>
        <w:spacing w:line="240" w:lineRule="auto"/>
      </w:pPr>
      <w:r>
        <w:t xml:space="preserve">The GO terms were manually (with Gemini pro assistance) classified </w:t>
      </w:r>
      <w:del w:id="215" w:author="Claude (G3 revision)" w:date="2026-08-04T00:00:00Z">
        <w:r>
          <w:delText>into 25 major groups</w:delText>
        </w:r>
      </w:del>
      <w:r>
        <w:t>into 25 major groups, 22 of which are populated at this threshold,</w:t>
      </w:r>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EndPr/>
        <w:sdtContent>
          <w:r w:rsidR="00B75A33" w:rsidRPr="00B75A33">
            <w:rPr>
              <w:color w:val="000000"/>
            </w:rPr>
            <w:t>(5,18,42)</w:t>
          </w:r>
        </w:sdtContent>
      </w:sdt>
      <w:r>
        <w:t xml:space="preserve"> and compared using Fisher exact test (Figure 4B), testing enrichment of a given molecular process in a given TE group (classes, TE top and TE bottom) versus the same molecular process in the rest TE groups. </w:t>
      </w:r>
      <w:del w:id="216" w:author="Claude (G3 revision)" w:date="2026-08-04T00:00:00Z">
        <w:r>
          <w:delText>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r>
        <w:t>While there was no systematic co-clustering of molecular process metagroups, RNA splicing and processing was specifically enriched in SINE-adjacent genes (FDR = 0.001) and metals metabolism was associated with LTRs (FDR = 0.010).</w:t>
      </w:r>
      <w:r>
        <w:t xml:space="preserve"> Embryogenesis and nervous system processes genes were preferentially depleted with TE inserts of any class in their vicinity.</w:t>
      </w:r>
    </w:p>
    <w:p w14:paraId="5DEF8DD2" w14:textId="77777777" w:rsidR="00DE13E5" w:rsidRPr="00F26249"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209EE9" w14:textId="77777777" w:rsidR="00DE13E5" w:rsidRPr="00FF6674" w:rsidRDefault="00DE13E5" w:rsidP="00C76E75">
      <w:pPr>
        <w:spacing w:line="240" w:lineRule="auto"/>
      </w:pPr>
      <w:r>
        <w:t>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1425 genes of top and bottom divergence for all TEs, 1396 genes for SINEs, 1372 for LINEs, 1015 for DNA elements and 905 for LTR elements (</w:t>
      </w:r>
      <w:del w:id="217" w:author="Claude (G3 house style)" w:date="2026-08-04T12:00:00Z">
        <w:r>
          <w:delText>Supplementary Figure 4B</w:delText>
        </w:r>
      </w:del>
      <w:r>
        <w:t>Figure S4B</w:t>
      </w:r>
      <w:r>
        <w:t xml:space="preserve">, </w:t>
      </w:r>
      <w:del w:id="218" w:author="Claude (G3 house style)" w:date="2026-08-04T12:00:00Z">
        <w:r>
          <w:delText>Supplementary File 5</w:delText>
        </w:r>
      </w:del>
      <w:r>
        <w:t>File S2, sheet by_divergence</w:t>
      </w:r>
      <w:r>
        <w:t xml:space="preserve">). </w:t>
      </w:r>
      <w:r>
        <w:t xml:space="preserve">The upper limits for lowest divergence were </w:t>
      </w:r>
      <w:del w:id="1323" w:author="Claude (scientific review 2026-08-09)" w:date="2026-08-09T00:00:00Z">
        <w:r>
          <w:delText xml:space="preserve">at the level of 10-17% depending on the TE class</w:delText>
        </w:r>
      </w:del>
      <w:ins w:id="1324" w:author="Claude (scientific review 2026-08-09)" w:date="2026-08-09T00:00:00Z">
        <w:r>
          <w:t xml:space="preserve">9.8 % for LTR, 11.1 % for SINE, 14.3 % for DNA and 16.8 % for LINE</w:t>
        </w:r>
      </w:ins>
      <w:r>
        <w:t xml:space="preserve">, and the lower limits for highest divergence were </w:t>
      </w:r>
      <w:del w:id="1325" w:author="Claude (scientific review 2026-08-09)" w:date="2026-08-09T00:00:00Z">
        <w:r>
          <w:delText xml:space="preserve">at the level of 28-31%</w:delText>
        </w:r>
      </w:del>
      <w:ins w:id="1326" w:author="Claude (scientific review 2026-08-09)" w:date="2026-08-09T00:00:00Z">
        <w:r>
          <w:t xml:space="preserve">27.9 % for SINE, 29.6 % for LTR, 31.1 % for DNA and 31.4 % for LINE</w:t>
        </w:r>
      </w:ins>
      <w:r>
        <w:t xml:space="preserve"> (</w:t>
      </w:r>
      <w:del w:id="219" w:author="Claude (G3 house style)" w:date="2026-08-04T12:00:00Z">
        <w:r>
          <w:delText>Supplementary Figure 5B</w:delText>
        </w:r>
      </w:del>
      <w:r>
        <w:t>Figure S5B</w:t>
      </w:r>
      <w:r>
        <w:t xml:space="preserve">). </w:t>
      </w:r>
    </w:p>
    <w:p w14:paraId="607D2084" w14:textId="77777777" w:rsidR="00DE13E5" w:rsidRPr="00FF6674" w:rsidRDefault="00DE13E5" w:rsidP="00C76E75">
      <w:pPr>
        <w:spacing w:line="240" w:lineRule="auto"/>
      </w:pPr>
    </w:p>
    <w:p w14:paraId="3B5559EB" w14:textId="30AC6FB3" w:rsidR="00DE13E5" w:rsidRPr="000F46F7" w:rsidRDefault="00DE13E5" w:rsidP="00C76E75">
      <w:pPr>
        <w:spacing w:line="240" w:lineRule="auto"/>
      </w:pPr>
      <w:del w:id="220" w:author="Claude (G3 revision)" w:date="2026-08-07T00:00:00Z">
        <w:r>
          <w:delText>We visualized top 30 GO terms of each TE-divergence groups</w:delText>
        </w:r>
      </w:del>
      <w:r>
        <w:t xml:space="preserve">We </w:t>
      </w:r>
      <w:del w:id="1339" w:author="Claude (scientific review 2026-08-09)" w:date="2026-08-09T00:00:00Z">
        <w:r>
          <w:delText xml:space="preserve">visualised</w:delText>
        </w:r>
      </w:del>
      <w:ins w:id="1340" w:author="Claude (scientific review 2026-08-09)" w:date="2026-08-09T00:00:00Z">
        <w:r>
          <w:t xml:space="preserve">visualized</w:t>
        </w:r>
      </w:ins>
      <w:r>
        <w:t xml:space="preserve"> up to ten GO terms for each TE-divergence group</w:t>
      </w:r>
      <w:r>
        <w:t xml:space="preserve"> (</w:t>
      </w:r>
      <w:del w:id="221" w:author="Claude (G3 house style)" w:date="2026-08-04T12:00:00Z">
        <w:r>
          <w:delText>Supplementary File 6</w:delText>
        </w:r>
      </w:del>
      <w:r>
        <w:t>File S3, sheet GO_by_divergence</w:t>
      </w:r>
      <w:r>
        <w:t xml:space="preserve">), </w:t>
      </w:r>
      <w:del w:id="222" w:author="Claude (G3 revision)" w:date="2026-08-07T00:00:00Z">
        <w:r>
          <w:delText>filtered by no more than 1000 genes per term to avoid too general classification (Figure 5A).</w:delText>
        </w:r>
      </w:del>
      <w:r>
        <w:t xml:space="preserve">filtered by no more than 500 genes per term </w:t>
      </w:r>
      <w:del w:id="1384" w:author="Claude (scientific review 2026-08-10)" w:date="2026-08-10T00:00:00Z">
        <w:r>
          <w:delText xml:space="preserve">to avoid overly general classification (Figure 5A)</w:delText>
        </w:r>
      </w:del>
      <w:ins w:id="1385" w:author="Claude (scientific review 2026-08-10)" w:date="2026-08-10T00:00:00Z">
        <w:r>
          <w:t xml:space="preserve">to avoid overly general classification (Figure 5A; the complete network is Figure S7)</w:t>
        </w:r>
      </w:ins>
      <w:r>
        <w:t xml:space="preserve">.</w:t>
      </w:r>
      <w:r>
        <w:t xml:space="preserve"> The group of all TEs with low divergence was isolated from all other groups, </w:t>
      </w:r>
      <w:del w:id="1364" w:author="Claude (scientific review 2026-08-10)" w:date="2026-08-10T00:00:00Z">
        <w:r>
          <w:delText xml:space="preserve">returning terms about rRNA binding, spermatogenesis, mitotic spindle localization, subcortical maternal complex and fatty acids catabolism.</w:delText>
        </w:r>
      </w:del>
      <w:ins w:id="1365" w:author="Claude (scientific review 2026-08-10)" w:date="2026-08-10T00:00:00Z">
        <w:r>
          <w:t xml:space="preserve">returning the ribonucleoprotein complex, rRNA binding, the subcortical maternal complex and establishment of the Sertoli cell barrier.</w:t>
        </w:r>
      </w:ins>
      <w:r>
        <w:t xml:space="preserve"> </w:t>
      </w:r>
      <w:del w:id="223" w:author="Claude (G3 revision)" w:date="2026-08-04T00:00:00Z">
        <w:r>
          <w:delText>LTR elements of lowest divergence demonstrated a single term of flavin-based oxidoreductases.</w:delText>
        </w:r>
      </w:del>
      <w:r>
        <w:t xml:space="preserve">LTR elements of lowest divergence demonstrated </w:t>
      </w:r>
      <w:del w:id="1366" w:author="Claude (scientific review 2026-08-10)" w:date="2026-08-10T00:00:00Z">
        <w:r>
          <w:delText xml:space="preserve">a single term of flavin-dependent oxidoreductase activity (FDR = 0.039)</w:delText>
        </w:r>
      </w:del>
      <w:ins w:id="1367" w:author="Claude (scientific review 2026-08-10)" w:date="2026-08-10T00:00:00Z">
        <w:r>
          <w:t xml:space="preserve">a single oxidoreductase activity term acting on paired donors with reduced flavin as one donor (GO:0016712, FDR = 0.039)</w:t>
        </w:r>
      </w:ins>
      <w:r>
        <w:t xml:space="preserve">.</w:t>
      </w:r>
      <w:r>
        <w:t xml:space="preserve"> </w:t>
      </w:r>
      <w:del w:id="1368" w:author="Claude (scientific review 2026-08-10)" w:date="2026-08-10T00:00:00Z">
        <w:r>
          <w:delText xml:space="preserve">Groups of high divergence (all TEs, LINEs, SINEs and LTRs) we co-clustered, with all TEs and LTRs of high divergence sharing olfactory receptors with LINEs of lowest divergence.</w:delText>
        </w:r>
      </w:del>
      <w:ins w:id="1369" w:author="Claude (scientific review 2026-08-10)" w:date="2026-08-10T00:00:00Z">
        <w:r>
          <w:t xml:space="preserve">Groups of high divergence (all TEs, LINEs, SINEs and LTRs) were co-clustered, and LTRs of high divergence shared olfactory receptor terms with LINEs of lowest divergence.</w:t>
        </w:r>
      </w:ins>
      <w:r>
        <w:t xml:space="preserve"> </w:t>
      </w:r>
      <w:del w:id="1370" w:author="Claude (scientific review 2026-08-10)" w:date="2026-08-10T00:00:00Z">
        <w:r>
          <w:delText xml:space="preserve">LINEs of highest divergence were inserted near genes of voltage-gated potassium channel complex, cell adhesion, differentiation and proliferation, as well as genes of very-low-density lipoprotein components.</w:delText>
        </w:r>
      </w:del>
      <w:ins w:id="1371" w:author="Claude (scientific review 2026-08-10)" w:date="2026-08-10T00:00:00Z">
        <w:r>
          <w:t xml:space="preserve">LINEs of highest divergence were inserted near genes of potassium ion transport and the voltage-gated potassium channel complex, of protein kinase binding, of ventricular cardiac muscle cell differentiation and of the extracellular matrix structural constituent conferring tensile strength.</w:t>
        </w:r>
      </w:ins>
      <w:r>
        <w:t xml:space="preserve"> SINEs and all TEs of highest divergence </w:t>
      </w:r>
      <w:del w:id="1372" w:author="Claude (scientific review 2026-08-10)" w:date="2026-08-10T00:00:00Z">
        <w:r>
          <w:delText xml:space="preserve">shared dozens of GO terms connected with nervous system</w:delText>
        </w:r>
      </w:del>
      <w:ins w:id="1373" w:author="Claude (scientific review 2026-08-10)" w:date="2026-08-10T00:00:00Z">
        <w:r>
          <w:t xml:space="preserve">shared 98 GO terms connected with nervous system</w:t>
        </w:r>
      </w:ins>
      <w:r>
        <w:t xml:space="preserve">, especially ion channels and synapses, with smaller number of embryogenesis and transcription GO terms, specific for all TEs of highest divergence. </w:t>
      </w:r>
      <w:del w:id="1374" w:author="Claude (scientific review 2026-08-10)" w:date="2026-08-10T00:00:00Z">
        <w:r>
          <w:delText xml:space="preserve">Top 3 GO terms with the most significant enrichment were nervous system development, postsynaptic membrane and synaptic chemical transition</w:delText>
        </w:r>
      </w:del>
      <w:ins w:id="1375" w:author="Claude (scientific review 2026-08-10)" w:date="2026-08-10T00:00:00Z">
        <w:r>
          <w:t xml:space="preserve">The three most significant of these were postsynaptic membrane, chemical synaptic transmission and axon guidance</w:t>
        </w:r>
      </w:ins>
      <w:r>
        <w:t xml:space="preserve"> (FDR corrected p-value 10</w:t>
      </w:r>
      <w:r w:rsidRPr="00202DFF">
        <w:rPr>
          <w:vertAlign w:val="superscript"/>
        </w:rPr>
        <w:t>-16</w:t>
      </w:r>
      <w:r>
        <w:t xml:space="preserve"> – 10</w:t>
      </w:r>
      <w:del w:id="1376" w:author="Claude (scientific review 2026-08-10)" w:date="2026-08-10T00:00:00Z">
        <w:r>
          <w:rPr>
            <w:vertAlign w:val="superscript"/>
          </w:rPr>
          <w:delText xml:space="preserve">-11</w:delText>
        </w:r>
      </w:del>
      <w:ins w:id="1377" w:author="Claude (scientific review 2026-08-10)" w:date="2026-08-10T00:00:00Z">
        <w:r>
          <w:rPr>
            <w:vertAlign w:val="superscript"/>
          </w:rPr>
          <w:t xml:space="preserve">-10</w:t>
        </w:r>
      </w:ins>
      <w:r>
        <w:t xml:space="preserve">),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w:t>
      </w:r>
      <w:del w:id="224" w:author="Claude (G3 revision)" w:date="2026-08-07T00:00:00Z">
        <w:r>
          <w:delText xml:space="preserve">These immune system GO terms have been sharing the same core interferon gene set, namely </w:delText>
        </w:r>
      </w:del>
      <w:r>
        <w:t>These immune system GO terms all share</w:t>
      </w:r>
      <w:r w:rsidR="001532C3">
        <w:t>d</w:t>
      </w:r>
      <w:r>
        <w:t xml:space="preserve"> a single core interferon gene set, which is </w:t>
      </w:r>
      <w:r w:rsidR="00EC6CCA">
        <w:t>characterized</w:t>
      </w:r>
      <w:r>
        <w:t xml:space="preserve"> in detail </w:t>
      </w:r>
      <w:r w:rsidR="0018784C">
        <w:t>in a separate</w:t>
      </w:r>
      <w:r w:rsidR="00E043C9">
        <w:t xml:space="preserve"> Results</w:t>
      </w:r>
      <w:r>
        <w:t xml:space="preserve"> </w:t>
      </w:r>
      <w:r w:rsidR="0018784C">
        <w:t>sub</w:t>
      </w:r>
      <w:r>
        <w:t>section.</w:t>
      </w:r>
      <w:del w:id="225" w:author="Claude (G3 house style)" w:date="2026-08-04T12:00:00Z">
        <w:r>
          <w:delText>IFNA10</w:delText>
        </w:r>
      </w:del>
      <w:del w:id="226" w:author="Claude (G3 revision)" w:date="2026-08-07T00:00:00Z">
        <w:r>
          <w:delText xml:space="preserve">, </w:delText>
        </w:r>
      </w:del>
      <w:del w:id="227" w:author="Claude (G3 house style)" w:date="2026-08-04T12:00:00Z">
        <w:r>
          <w:delText>IFNA16</w:delText>
        </w:r>
      </w:del>
      <w:del w:id="228" w:author="Claude (G3 revision)" w:date="2026-08-07T00:00:00Z">
        <w:r>
          <w:delText xml:space="preserve">, </w:delText>
        </w:r>
      </w:del>
      <w:del w:id="229" w:author="Claude (G3 house style)" w:date="2026-08-04T12:00:00Z">
        <w:r>
          <w:delText>IFNA17</w:delText>
        </w:r>
      </w:del>
      <w:del w:id="230" w:author="Claude (G3 revision)" w:date="2026-08-07T00:00:00Z">
        <w:r>
          <w:delText xml:space="preserve">, </w:delText>
        </w:r>
      </w:del>
      <w:del w:id="231" w:author="Claude (G3 house style)" w:date="2026-08-04T12:00:00Z">
        <w:r>
          <w:delText>IFNA21</w:delText>
        </w:r>
      </w:del>
      <w:del w:id="232" w:author="Claude (G3 revision)" w:date="2026-08-07T00:00:00Z">
        <w:r>
          <w:delText xml:space="preserve">, </w:delText>
        </w:r>
      </w:del>
      <w:del w:id="233" w:author="Claude (G3 house style)" w:date="2026-08-04T12:00:00Z">
        <w:r>
          <w:delText>IFNA4</w:delText>
        </w:r>
      </w:del>
      <w:del w:id="234" w:author="Claude (G3 revision)" w:date="2026-08-07T00:00:00Z">
        <w:r>
          <w:delText xml:space="preserve">, </w:delText>
        </w:r>
      </w:del>
      <w:del w:id="235" w:author="Claude (G3 house style)" w:date="2026-08-04T12:00:00Z">
        <w:r>
          <w:delText>IFNA6</w:delText>
        </w:r>
      </w:del>
      <w:del w:id="236" w:author="Claude (G3 revision)" w:date="2026-08-07T00:00:00Z">
        <w:r>
          <w:delText xml:space="preserve">, </w:delText>
        </w:r>
      </w:del>
      <w:del w:id="237" w:author="Claude (G3 house style)" w:date="2026-08-04T12:00:00Z">
        <w:r>
          <w:delText>IFNA7</w:delText>
        </w:r>
      </w:del>
      <w:del w:id="238" w:author="Claude (G3 revision)" w:date="2026-08-07T00:00:00Z">
        <w:r>
          <w:delText xml:space="preserve">, </w:delText>
        </w:r>
      </w:del>
      <w:del w:id="239" w:author="Claude (G3 house style)" w:date="2026-08-04T12:00:00Z">
        <w:r>
          <w:delText>IFNW1</w:delText>
        </w:r>
      </w:del>
      <w:del w:id="240" w:author="Claude (G3 revision)" w:date="2026-08-07T00:00:00Z">
        <w:r>
          <w:delText xml:space="preserve">, whose TSS neighborhoods located in the interferon alpha domain of chromosome 9 (coordinates 21150692 to 21370055, 220 kb region) and </w:delText>
        </w:r>
      </w:del>
      <w:del w:id="241" w:author="Claude (G3 revision)" w:date="2026-08-04T00:00:00Z">
        <w:r>
          <w:delText>having average divergence of intersecting LINE elements at the level of 95 – 161.7</w:delText>
        </w:r>
      </w:del>
      <w:del w:id="242" w:author="Claude (G3 revision)" w:date="2026-08-07T00:00:00Z">
        <w:r>
          <w:delText xml:space="preserve"> (</w:delText>
        </w:r>
      </w:del>
      <w:del w:id="243" w:author="Claude (G3 house style)" w:date="2026-08-04T12:00:00Z">
        <w:r>
          <w:delText>Supplementary File 1</w:delText>
        </w:r>
      </w:del>
      <w:del w:id="244" w:author="Claude (G3 revision)" w:date="2026-08-07T00:00:00Z">
        <w:r>
          <w:delText xml:space="preserve">, </w:delText>
        </w:r>
      </w:del>
      <w:del w:id="245" w:author="Claude (G3 house style)" w:date="2026-08-04T12:00:00Z">
        <w:r>
          <w:delText>Supplementary Figure 6</w:delText>
        </w:r>
      </w:del>
      <w:del w:id="246" w:author="Claude (G3 revision)" w:date="2026-08-07T00:00:00Z">
        <w:r>
          <w:delText xml:space="preserve">). </w:delText>
        </w:r>
      </w:del>
    </w:p>
    <w:p w14:paraId="546770C6" w14:textId="77777777" w:rsidR="00DE13E5" w:rsidRDefault="00DE13E5" w:rsidP="00C76E75">
      <w:pPr>
        <w:spacing w:line="240" w:lineRule="auto"/>
      </w:pPr>
    </w:p>
    <w:p w14:paraId="1F5E450E" w14:textId="77777777" w:rsidR="00DE13E5" w:rsidRDefault="00DE13E5" w:rsidP="00C76E75">
      <w:pPr>
        <w:spacing w:line="240" w:lineRule="auto"/>
      </w:pPr>
      <w:del w:id="1378" w:author="Claude (scientific review 2026-08-10)" w:date="2026-08-10T00:00:00Z">
        <w:r>
          <w:delText xml:space="preserve">Finally, DNA elements of highest and lowest divergence, and SINEs of lowest divergence, revealed no significant GO enrichments reflecting</w:delText>
        </w:r>
      </w:del>
      <w:ins w:id="1379" w:author="Claude (scientific review 2026-08-10)" w:date="2026-08-10T00:00:00Z">
        <w:r>
          <w:t xml:space="preserve">Finally, DNA elements of highest and lowest divergence revealed no significant GO enrichments, and SINEs of lowest divergence only protein binding and extracellular exosome, two terms too general to be informative, reflecting</w:t>
        </w:r>
      </w:ins>
      <w:r>
        <w:t xml:space="preserve"> potential absence of any functional preference of insertions, preferential mutational decay or negative possible selection, which is expected for DNA elements but surprising for young SINEs. </w:t>
      </w:r>
    </w:p>
    <w:p w14:paraId="7F2EF6AC" w14:textId="77777777" w:rsidR="00DE13E5" w:rsidRDefault="00DE13E5" w:rsidP="00C76E75">
      <w:pPr>
        <w:spacing w:line="240" w:lineRule="auto"/>
      </w:pPr>
    </w:p>
    <w:p w14:paraId="47BA2330" w14:textId="77777777" w:rsidR="00DE13E5" w:rsidRDefault="00DE13E5" w:rsidP="00C76E75">
      <w:pPr>
        <w:spacing w:line="240" w:lineRule="auto"/>
      </w:pPr>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4AE4C845" w14:textId="77777777" w:rsidR="00DE13E5" w:rsidRPr="00A5487D" w:rsidRDefault="00DE13E5" w:rsidP="00C76E75">
      <w:pPr>
        <w:spacing w:line="240" w:lineRule="auto"/>
      </w:pPr>
    </w:p>
    <w:p w14:paraId="45E3E51E" w14:textId="77777777" w:rsidR="00DE13E5" w:rsidRPr="005672EC" w:rsidRDefault="00DE13E5" w:rsidP="00C76E75">
      <w:pPr>
        <w:spacing w:line="240" w:lineRule="auto"/>
      </w:pPr>
      <w:r>
        <w:rPr>
          <w:b/>
          <w:bCs/>
        </w:rPr>
        <w:t xml:space="preserve">Figure 5. </w:t>
      </w:r>
      <w:r w:rsidRPr="005672EC">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247" w:author="Claude (G3 house style)" w:date="2026-08-04T12:00:00Z">
        <w:r w:rsidRPr="005672EC">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1297" w:author="Claude (scientific review 2026-08-09)" w:date="2026-08-09T00:00:00Z">
        <w:r>
          <w:delText xml:space="preserve">Figure S9</w:delText>
        </w:r>
      </w:del>
      <w:ins w:id="1298" w:author="Claude (scientific review 2026-08-09)" w:date="2026-08-09T00:00:00Z">
        <w:r>
          <w:t xml:space="preserve">Figure S7</w:t>
        </w:r>
      </w:ins>
      <w:r>
        <w:t xml:space="preserve">.</w:t>
      </w:r>
      <w:r w:rsidRPr="005672EC">
        <w:t xml:space="preserve"> </w:t>
      </w:r>
      <w:del w:id="248" w:author="Claude (G3 house style)" w:date="2026-08-04T12:00:00Z">
        <w:r w:rsidRPr="005672EC">
          <w:delText>GO terms with more than 1000 genes were excluded to avoid too general terms.</w:delText>
        </w:r>
      </w:del>
      <w:r w:rsidRPr="005672EC">
        <w:t>GO terms with more than 500 genes were excluded to avoid overly general terms, and edges require a Jaccard index of at least 0.2 and at least 5 shared genes.</w:t>
      </w:r>
      <w:r w:rsidRPr="005672EC">
        <w:t xml:space="preserve"> (B) Heatmap showing GO terms number by functional group and gene enrichment group: highest and lowest divergence of </w:t>
      </w:r>
      <w:r w:rsidRPr="005672EC">
        <w:lastRenderedPageBreak/>
        <w:t xml:space="preserve">LINEs, SINEs, LTRs, DNA elements and all TEs. </w:t>
      </w:r>
      <w:del w:id="249" w:author="Claude (G3 house style)" w:date="2026-08-04T12:00:00Z">
        <w:r w:rsidRPr="005672EC">
          <w:delText>Stars indicate FDR-corrected Fisher enrichment p-value of a given functional group in each gene enrichment group compared to other enrichment groups.</w:delText>
        </w:r>
      </w:del>
      <w:r w:rsidRPr="005672EC">
        <w:t>Stars indicate the FDR-corrected Fisher exact enrichment p-value of a given functional group in each gene enrichment group compared with the other enrichment groups; GO terms are counted at FDR &lt; 0.05.</w:t>
      </w:r>
    </w:p>
    <w:p w14:paraId="52D998DF" w14:textId="5D203FBE" w:rsidR="00AF413F" w:rsidRPr="006A60F2" w:rsidRDefault="00CF3C18" w:rsidP="00C76E75">
      <w:pPr>
        <w:spacing w:line="240" w:lineRule="auto"/>
        <w:rPr>
          <w:b/>
          <w:bCs/>
        </w:rPr>
      </w:pPr>
      <w:r w:rsidRPr="00CF3C18">
        <w:rPr>
          <w:b/>
          <w:bCs/>
        </w:rPr>
        <w:drawing>
          <wp:inline distT="0" distB="0" distL="0" distR="0" wp14:anchorId="393A5316" wp14:editId="1CCE0C1E">
            <wp:extent cx="5943600" cy="7142480"/>
            <wp:effectExtent l="0" t="0" r="0" b="0"/>
            <wp:docPr id="9791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3391" name=""/>
                    <pic:cNvPicPr/>
                  </pic:nvPicPr>
                  <pic:blipFill>
                    <a:blip r:embed="rId15"/>
                    <a:stretch>
                      <a:fillRect/>
                    </a:stretch>
                  </pic:blipFill>
                  <pic:spPr>
                    <a:xfrm>
                      <a:off x="0" y="0"/>
                      <a:ext cx="5943600" cy="7142480"/>
                    </a:xfrm>
                    <a:prstGeom prst="rect">
                      <a:avLst/>
                    </a:prstGeom>
                  </pic:spPr>
                </pic:pic>
              </a:graphicData>
            </a:graphic>
          </wp:inline>
        </w:drawing>
      </w:r>
    </w:p>
    <w:p w14:paraId="00CA8F36" w14:textId="77777777" w:rsidR="00DE13E5" w:rsidRDefault="00DE13E5" w:rsidP="00C76E75">
      <w:pPr>
        <w:spacing w:line="240" w:lineRule="auto"/>
      </w:pPr>
    </w:p>
    <w:p w14:paraId="75E4C92E" w14:textId="77777777" w:rsidR="00DE13E5" w:rsidRDefault="00DE13E5" w:rsidP="00C76E75">
      <w:pPr>
        <w:spacing w:line="240" w:lineRule="auto"/>
      </w:pPr>
    </w:p>
    <w:p w14:paraId="6506DD40"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Functional characterization of genes enriched by TE families by count</w:t>
      </w:r>
    </w:p>
    <w:p w14:paraId="5362C913" w14:textId="77777777" w:rsidR="00DE13E5" w:rsidRDefault="00DE13E5" w:rsidP="00C76E75">
      <w:pPr>
        <w:spacing w:line="240" w:lineRule="auto"/>
      </w:pPr>
      <w:r>
        <w:t>To analyze an enrichment of individual TE families near functional gene, we ordered TE families by number of TSS having at least one TE of a given family and then visualized the TE count distributions in the TSS vicinity (</w:t>
      </w:r>
      <w:del w:id="250" w:author="Claude (G3 house style)" w:date="2026-08-04T12:00:00Z">
        <w:r>
          <w:delText>Supplementary Figure 7</w:delText>
        </w:r>
      </w:del>
      <w:del w:id="1299" w:author="Claude (scientific review 2026-08-09)" w:date="2026-08-09T00:00:00Z">
        <w:r>
          <w:delText xml:space="preserve">Figure S6</w:delText>
        </w:r>
      </w:del>
      <w:ins w:id="1300" w:author="Claude (scientific review 2026-08-09)" w:date="2026-08-09T00:00:00Z">
        <w:r>
          <w:t xml:space="preserve">Figure S8</w:t>
        </w:r>
      </w:ins>
      <w:r>
        <w:t xml:space="preserve">). 34977 (90.4%) of all TSS had at least one Alu copy in their 10 kb neighborhood (up to 29 copies per TSS), 30695 (79.3%, up to 19 copies) had MIR elements, </w:t>
      </w:r>
      <w:del w:id="1354" w:author="Claude (scientific review 2026-08-10)" w:date="2026-08-10T00:00:00Z">
        <w:r>
          <w:delText xml:space="preserve">30184 (78.0%, again up to 19 copies) had L1 elements, 30376 (78.5%, again up to 17 copies) had L2 elements and 18731 (48.4%, again up to 19 copies) had hAT-Charlie elements</w:delText>
        </w:r>
      </w:del>
      <w:ins w:id="1355" w:author="Claude (scientific review 2026-08-10)" w:date="2026-08-10T00:00:00Z">
        <w:r>
          <w:t xml:space="preserve">30376 (78.5%, up to 12 copies) had L2 elements, 30184 (78.0%, again up to 19 copies) had L1 elements and 18731 (48.4%, up to 10 copies) had hAT-Charlie elements</w:t>
        </w:r>
      </w:ins>
      <w:r>
        <w:t xml:space="preserve"> in their vicinity, whereas all the rest families were occupying less proximal regions.</w:t>
      </w:r>
    </w:p>
    <w:p w14:paraId="0FC8BC2A" w14:textId="77777777" w:rsidR="00DE13E5" w:rsidRDefault="00DE13E5" w:rsidP="00C76E75">
      <w:pPr>
        <w:spacing w:line="240" w:lineRule="auto"/>
      </w:pPr>
    </w:p>
    <w:p w14:paraId="22E75E11" w14:textId="77777777" w:rsidR="00DE13E5" w:rsidRDefault="00DE13E5" w:rsidP="00C76E75">
      <w:pPr>
        <w:spacing w:line="240" w:lineRule="auto"/>
      </w:pPr>
      <w:r>
        <w:t>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251" w:author="Claude (G3 house style)" w:date="2026-08-04T12:00:00Z">
        <w:r>
          <w:delText>Supplementary File 7</w:delText>
        </w:r>
      </w:del>
      <w:r>
        <w:t>File S2, sheet by_family</w:t>
      </w:r>
      <w:r>
        <w:t xml:space="preserve">). Network of these gene sets, and their overlapping’s is shown in </w:t>
      </w:r>
      <w:del w:id="252" w:author="Claude (G3 house style)" w:date="2026-08-04T12:00:00Z">
        <w:r>
          <w:delText>Supplementary Figure 8A</w:delText>
        </w:r>
      </w:del>
      <w:del w:id="1301" w:author="Claude (scientific review 2026-08-09)" w:date="2026-08-09T00:00:00Z">
        <w:r>
          <w:delText xml:space="preserve">Figure S7A</w:delText>
        </w:r>
      </w:del>
      <w:ins w:id="1302" w:author="Claude (scientific review 2026-08-09)" w:date="2026-08-09T00:00:00Z">
        <w:r>
          <w:t xml:space="preserve">Figure S9A</w:t>
        </w:r>
      </w:ins>
      <w:r>
        <w:t xml:space="preserve"> (no filtering of the graph edges by Jaccard index). Overlapping’s were very weak as it can be expected for families with random and independent insertions, with highest Jaccard index of genes with two families being 8% (</w:t>
      </w:r>
      <w:del w:id="253" w:author="Claude (G3 house style)" w:date="2026-08-04T12:00:00Z">
        <w:r>
          <w:delText>Supplementary Figure 8A</w:delText>
        </w:r>
      </w:del>
      <w:del w:id="1303" w:author="Claude (scientific review 2026-08-09)" w:date="2026-08-09T00:00:00Z">
        <w:r>
          <w:delText xml:space="preserve">Figure S7A</w:delText>
        </w:r>
      </w:del>
      <w:ins w:id="1304" w:author="Claude (scientific review 2026-08-09)" w:date="2026-08-09T00:00:00Z">
        <w:r>
          <w:t xml:space="preserve">Figure S9A</w:t>
        </w:r>
      </w:ins>
      <w:r>
        <w:t>).</w:t>
      </w:r>
    </w:p>
    <w:p w14:paraId="21107E9B" w14:textId="77777777" w:rsidR="00DE13E5" w:rsidRDefault="00DE13E5" w:rsidP="00C76E75">
      <w:pPr>
        <w:spacing w:line="240" w:lineRule="auto"/>
      </w:pPr>
    </w:p>
    <w:p w14:paraId="10D5BE47" w14:textId="522A0277" w:rsidR="00DE13E5" w:rsidRDefault="00DE13E5" w:rsidP="00C76E75">
      <w:pPr>
        <w:spacing w:line="240" w:lineRule="auto"/>
      </w:pPr>
      <w:del w:id="254" w:author="Claude (G3 revision)" w:date="2026-08-04T00:00:00Z">
        <w:r>
          <w:delText>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r>
        <w:t>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S3, sheet GO_by_family). Two of the families</w:t>
      </w:r>
      <w:r w:rsidR="006277DF">
        <w:t xml:space="preserve"> with significant GO terms</w:t>
      </w:r>
      <w:r>
        <w:t xml:space="preserve"> (hAT-Tip100 and L2) have only 1 term each, reflecting the likely random nature of these enrichments.</w:t>
      </w:r>
    </w:p>
    <w:p w14:paraId="72F16595" w14:textId="77777777" w:rsidR="00DE13E5" w:rsidRPr="000F4432" w:rsidRDefault="00DE13E5" w:rsidP="00C76E75">
      <w:pPr>
        <w:spacing w:line="240" w:lineRule="auto"/>
      </w:pPr>
    </w:p>
    <w:p w14:paraId="31D30362" w14:textId="3659BAB2" w:rsidR="00DE13E5" w:rsidRDefault="00DE13E5" w:rsidP="00C76E75">
      <w:pPr>
        <w:spacing w:line="240" w:lineRule="auto"/>
      </w:pPr>
      <w:del w:id="255" w:author="Claude (G3 revision)" w:date="2026-08-07T00:00:00Z">
        <w:r>
          <w:delText>Visualization of top 30 GO terms by family in Figure 6A showed a high degree of functional distinction between processes by families.</w:delText>
        </w:r>
      </w:del>
      <w:del w:id="1327" w:author="Claude (scientific review 2026-08-09)" w:date="2026-08-09T00:00:00Z">
        <w:r>
          <w:delText xml:space="preserve">Visualisation</w:delText>
        </w:r>
      </w:del>
      <w:ins w:id="1328" w:author="Claude (scientific review 2026-08-09)" w:date="2026-08-09T00:00:00Z">
        <w:r>
          <w:t xml:space="preserve">Visualization</w:t>
        </w:r>
      </w:ins>
      <w:r>
        <w:t xml:space="preserve"> of up to five GO terms per family in Figure 6A showed a high degree of functional distinction between processes by families</w:t>
      </w:r>
      <w:r w:rsidR="00FE50A0">
        <w:t xml:space="preserve"> (the full network is shown in Figure S10)</w:t>
      </w:r>
      <w:r>
        <w:t>.</w:t>
      </w:r>
      <w:r>
        <w:t xml:space="preserve"> </w:t>
      </w:r>
      <w:del w:id="256" w:author="Claude (G3 revision)" w:date="2026-08-04T00:00:00Z">
        <w:r>
          <w:delText>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r>
        <w:t>L1 elements, as was previously shown for LINEs, were connected with olfactory receptors (FDR = 6.4 × 10</w:t>
      </w:r>
      <w:r w:rsidR="00AE719E" w:rsidRPr="00AE719E">
        <w:rPr>
          <w:vertAlign w:val="superscript"/>
        </w:rPr>
        <w:t>-41</w:t>
      </w:r>
      <w:r>
        <w:t>), negative regulation of fatty acid metabolism (FDR = 4.0 × 10</w:t>
      </w:r>
      <w:r w:rsidR="002F16F7" w:rsidRPr="002F16F7">
        <w:rPr>
          <w:vertAlign w:val="superscript"/>
        </w:rPr>
        <w:t>-4</w:t>
      </w:r>
      <w:r>
        <w:t xml:space="preserve">) and flavone metabolism (FDR = 0.031); L2 had non-informative protein binding; and CR1 elements had surprising connections with neurotransmitter-related processes, </w:t>
      </w:r>
      <w:del w:id="1386" w:author="Claude (scientific review 2026-08-10)" w:date="2026-08-10T00:00:00Z">
        <w:r>
          <w:delText xml:space="preserve">retaining synapse</w:delText>
        </w:r>
      </w:del>
      <w:ins w:id="1387" w:author="Claude (scientific review 2026-08-10)" w:date="2026-08-10T00:00:00Z">
        <w:r>
          <w:t xml:space="preserve">with synapse</w:t>
        </w:r>
      </w:ins>
      <w:r>
        <w:t xml:space="preserve"> (FDR = 6.9 × 10</w:t>
      </w:r>
      <w:r w:rsidR="006D652E" w:rsidRPr="006D652E">
        <w:rPr>
          <w:vertAlign w:val="superscript"/>
        </w:rPr>
        <w:t>-4</w:t>
      </w:r>
      <w:r>
        <w:t xml:space="preserve">) and response to cocaine (FDR = 0.027)</w:t>
      </w:r>
      <w:del w:id="1388" w:author="Claude (scientific review 2026-08-10)" w:date="2026-08-10T00:00:00Z">
        <w:r>
          <w:delText xml:space="preserve"> but losing regulation of postsynaptic</w:delText>
        </w:r>
      </w:del>
      <w:ins w:id="1389" w:author="Claude (scientific review 2026-08-10)" w:date="2026-08-10T00:00:00Z">
        <w:r>
          <w:t xml:space="preserve">, while regulation of postsynaptic</w:t>
        </w:r>
      </w:ins>
      <w:r>
        <w:t xml:space="preserve"> neurotransmitter receptor internalization, ventricular septum development and serine-type endopeptidase </w:t>
      </w:r>
      <w:del w:id="1390" w:author="Claude (scientific review 2026-08-10)" w:date="2026-08-10T00:00:00Z">
        <w:r>
          <w:delText xml:space="preserve">inhibitor activity (all FDR = 0.086) </w:delText>
        </w:r>
      </w:del>
      <w:ins w:id="1391" w:author="Claude (scientific review 2026-08-10)" w:date="2026-08-10T00:00:00Z">
        <w:r>
          <w:t xml:space="preserve">inhibitor activity are rejected (all FDR = 0.086)</w:t>
        </w:r>
      </w:ins>
      <w:del w:id="1321" w:author="Claude (scientific review 2026-08-09)" w:date="2026-08-09T00:00:00Z">
        <w:r>
          <w:delText xml:space="preserve">at the tightened threshold</w:delText>
        </w:r>
      </w:del>
      <w:ins w:id="1322" w:author="Claude (scientific review 2026-08-09)" w:date="2026-08-09T00:00:00Z">
        <w:r>
          <w:t xml:space="preserve"/>
        </w:r>
      </w:ins>
      <w:r>
        <w:t xml:space="preserve">. Flavone metabolic process (GO:0051552, five overlapping UDP-glucuronosyltransferase genes: </w:t>
      </w:r>
      <w:r>
        <w:rPr>
          <w:i/>
        </w:rPr>
        <w:t>UGT1A6</w:t>
      </w:r>
      <w:r>
        <w:t xml:space="preserve">, </w:t>
      </w:r>
      <w:r>
        <w:rPr>
          <w:i/>
        </w:rPr>
        <w:t>UGT1A7</w:t>
      </w:r>
      <w:r>
        <w:t xml:space="preserve">, </w:t>
      </w:r>
      <w:r>
        <w:rPr>
          <w:i/>
        </w:rPr>
        <w:t>UGT1A8</w:t>
      </w:r>
      <w:r>
        <w:t xml:space="preserve">, </w:t>
      </w:r>
      <w:r>
        <w:rPr>
          <w:i/>
        </w:rPr>
        <w:t>UGT1A9</w:t>
      </w:r>
      <w:r>
        <w:t xml:space="preserve"> and </w:t>
      </w:r>
      <w:r>
        <w:rPr>
          <w:i/>
        </w:rPr>
        <w:t>UGT1A10</w:t>
      </w:r>
      <w:r>
        <w:t xml:space="preserve">) </w:t>
      </w:r>
      <w:del w:id="1392" w:author="Claude (scientific review 2026-08-10)" w:date="2026-08-10T00:00:00Z">
        <w:r>
          <w:delText xml:space="preserve">is retained at the L1 family level</w:delText>
        </w:r>
      </w:del>
      <w:ins w:id="1393" w:author="Claude (scientific review 2026-08-10)" w:date="2026-08-10T00:00:00Z">
        <w:r>
          <w:t xml:space="preserve">is significant at the L1 family level</w:t>
        </w:r>
      </w:ins>
      <w:r>
        <w:t xml:space="preserve"> but not at the LINE class level, where its FDR is 0.088.</w:t>
      </w:r>
    </w:p>
    <w:p w14:paraId="0735A2FE" w14:textId="77777777" w:rsidR="00DE13E5" w:rsidRDefault="00DE13E5" w:rsidP="00C76E75">
      <w:pPr>
        <w:spacing w:line="240" w:lineRule="auto"/>
      </w:pPr>
    </w:p>
    <w:p w14:paraId="2FBA9C54" w14:textId="0482D057" w:rsidR="00DE13E5" w:rsidRDefault="00DE13E5" w:rsidP="00C76E75">
      <w:pPr>
        <w:spacing w:line="240" w:lineRule="auto"/>
      </w:pPr>
      <w:del w:id="257" w:author="Claude (G3 revision)" w:date="2026-08-04T00:00:00Z">
        <w:r>
          <w:delText>LTR families demonstrated 44 unique GO terms compared to 25 ones in LTRs as a class (Figure 5A).</w:delText>
        </w:r>
      </w:del>
      <w:r>
        <w:t>LTR families demonstrated 33 unique GO terms compared to 22 in LTRs as a class (</w:t>
      </w:r>
      <w:r w:rsidR="001E1245">
        <w:t xml:space="preserve">File </w:t>
      </w:r>
      <w:r w:rsidR="00C324EC">
        <w:t>S3</w:t>
      </w:r>
      <w:r>
        <w:t>).</w:t>
      </w:r>
      <w:r>
        <w:t xml:space="preserve"> </w:t>
      </w:r>
      <w:del w:id="258" w:author="Claude (G3 revision)" w:date="2026-08-04T00:00:00Z">
        <w:r>
          <w:delText>ERVL elements were connected with bitter taste receptors and with keratins</w:delText>
        </w:r>
      </w:del>
      <w:r>
        <w:t>ERVL elements were connected with bitter taste receptor activity (FDR = 0.023) and with hair cycle (FDR = 0.005), the keratin and intermediate filament terms falling outside the 0.05 threshold (FDR = 0.061 and 0.054)</w:t>
      </w:r>
      <w:r>
        <w:t xml:space="preserve">, ERVK were associated with fatty acids metabolic process, </w:t>
      </w:r>
      <w:del w:id="259" w:author="Claude (G3 revision)" w:date="2026-08-04T00:00:00Z">
        <w:r>
          <w:delText>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r>
        <w:t>ERV1 elements showed the most diverse set of GO terms (16</w:t>
      </w:r>
      <w:r w:rsidR="00F6579E">
        <w:t xml:space="preserve"> terms</w:t>
      </w:r>
      <w:r>
        <w:t xml:space="preserve">) and were inserted adjacent to genes of zinc and metal ion binding, transcriptional regulation, lipid and alcohol metabolism, xenobiotic metabolism, arylsulfatase activity, N-acylphosphatidylethanolamine metabolism, Wnt </w:t>
      </w:r>
      <w:del w:id="1341" w:author="Claude (scientific review 2026-08-09)" w:date="2026-08-09T00:00:00Z">
        <w:r>
          <w:delText xml:space="preserve">signalling</w:delText>
        </w:r>
      </w:del>
      <w:ins w:id="1342" w:author="Claude (scientific review 2026-08-09)" w:date="2026-08-09T00:00:00Z">
        <w:r>
          <w:t xml:space="preserve">signaling</w:t>
        </w:r>
      </w:ins>
      <w:r>
        <w:t xml:space="preserve"> and a Cul2-RING ubiquitin ligase complex.</w:t>
      </w:r>
      <w:r>
        <w:t xml:space="preserve"> Gypsy elements were associated with translation activators, and ERVL-MaLR had weak connection with extracellular exosomes.</w:t>
      </w:r>
    </w:p>
    <w:p w14:paraId="250C02E2" w14:textId="77777777" w:rsidR="00DE13E5" w:rsidRPr="00373CCE" w:rsidRDefault="00DE13E5" w:rsidP="00C76E75">
      <w:pPr>
        <w:spacing w:line="240" w:lineRule="auto"/>
      </w:pPr>
    </w:p>
    <w:p w14:paraId="58D74CB3" w14:textId="65DADEE5" w:rsidR="00DE13E5" w:rsidRDefault="00DE13E5" w:rsidP="00C76E75">
      <w:pPr>
        <w:spacing w:line="240" w:lineRule="auto"/>
      </w:pPr>
      <w:r>
        <w:t xml:space="preserve">Alu and MIR insertions-adjacent GO terms </w:t>
      </w:r>
      <w:del w:id="1319" w:author="Claude (scientific review 2026-08-09)" w:date="2026-08-09T00:00:00Z">
        <w:r>
          <w:delText xml:space="preserve">were remarkably different</w:delText>
        </w:r>
      </w:del>
      <w:ins w:id="1320" w:author="Claude (scientific review 2026-08-09)" w:date="2026-08-09T00:00:00Z">
        <w:r>
          <w:t xml:space="preserve">differed</w:t>
        </w:r>
      </w:ins>
      <w:r>
        <w:t xml:space="preserve">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260" w:author="Claude (G3 revision)" w:date="2026-08-04T00:00:00Z">
        <w:r>
          <w:delText>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r>
        <w:t xml:space="preserve">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w:t>
      </w:r>
      <w:del w:id="1287" w:author="Claude (scientific review 2026-08-09)" w:date="2026-08-09T00:00:00Z">
        <w:r>
          <w:delText xml:space="preserve">6 GO terms with FDR between 0.05 and 0.1 were rejected as insignificant:  cellular response to cadmium ion and detoxification of copper ion (FDR = 0.078 for both), as are macrophage activation (FDR = 0.053), phosphatidylinositol-4,5-bisphosphate binding, negative regulation of response to cytokine stimulus (both FDR = 0.062) and the complement component C1q complex (FDR = 0.078).</w:delText>
        </w:r>
      </w:del>
      <w:ins w:id="1288" w:author="Claude (scientific review 2026-08-09)" w:date="2026-08-09T00:00:00Z">
        <w:r>
          <w:t xml:space="preserve">10 GO terms of MIR elements fell between FDR 0.05 and 0.1 and were rejected as insignificant, among them cellular response to cadmium ion, detoxification of copper ion, the complement component C1q complex and neuromuscular junction (FDR = 0.078 for all four), macrophage activation (FDR = 0.053) and actin binding, phosphatidylinositol-4,5-bisphosphate binding and negative regulation of response to cytokine stimulus (FDR = 0.062 for all three); the complete band is listed in File S3, sheet GO_borderline.</w:t>
        </w:r>
      </w:ins>
    </w:p>
    <w:p w14:paraId="56A65C7F" w14:textId="77777777" w:rsidR="00DE13E5" w:rsidRDefault="00DE13E5" w:rsidP="00C76E75">
      <w:pPr>
        <w:spacing w:line="240" w:lineRule="auto"/>
      </w:pPr>
    </w:p>
    <w:p w14:paraId="47375C70" w14:textId="06133EF2" w:rsidR="00DE13E5" w:rsidRDefault="00DE13E5" w:rsidP="00C76E75">
      <w:pPr>
        <w:spacing w:line="240" w:lineRule="auto"/>
      </w:pPr>
      <w:r>
        <w:t xml:space="preserve">The only two DNA elements that showed non-random enrichment of adjacent genes GO terms were hAT-Tip100 and hAT-Charlie. </w:t>
      </w:r>
      <w:del w:id="261" w:author="Claude (G3 revision)" w:date="2026-08-04T00:00:00Z">
        <w:r>
          <w:delText>The former was associated with a single significant GO term of cysteine-type endopeptidase inhibitor activity, the latter related to MHC class I via three GO terms (Figure 6A).</w:delText>
        </w:r>
      </w:del>
      <w:del w:id="1396" w:author="Claude (scientific review 2026-08-10)" w:date="2026-08-10T00:00:00Z">
        <w:r>
          <w:delText xml:space="preserve">The former was associated with a single significant GO term</w:delText>
        </w:r>
      </w:del>
      <w:ins w:id="1397" w:author="Claude (scientific review 2026-08-10)" w:date="2026-08-10T00:00:00Z">
        <w:r>
          <w:t xml:space="preserve">hAT-Tip100 was associated with a single significant GO term</w:t>
        </w:r>
      </w:ins>
      <w:r>
        <w:t xml:space="preserve"> of cysteine-type endopeptidase inhibitor activity </w:t>
      </w:r>
      <w:del w:id="1398" w:author="Claude (scientific review 2026-08-10)" w:date="2026-08-10T00:00:00Z">
        <w:r>
          <w:delText xml:space="preserve">(FDR = 0.040), the latter with olfactory receptor activity</w:delText>
        </w:r>
      </w:del>
      <w:ins w:id="1399" w:author="Claude (scientific review 2026-08-10)" w:date="2026-08-10T00:00:00Z">
        <w:r>
          <w:t xml:space="preserve">(FDR = 0.040), hAT-Charlie with olfactory receptor activity</w:t>
        </w:r>
      </w:ins>
      <w:r>
        <w:t xml:space="preserve"> (FDR = 0.011) and with MHC class I through a single term, MHC class I protein complex (FDR = 0.025); beta-2-microglobulin binding and antigen processing and presentation of peptide antigen via MHC class I both have FDR = 0.051 and </w:t>
      </w:r>
      <w:r w:rsidR="00066DCB">
        <w:t>were rejected by FDR</w:t>
      </w:r>
      <w:r>
        <w:t>.</w:t>
      </w:r>
    </w:p>
    <w:p w14:paraId="31E20889" w14:textId="77777777" w:rsidR="00DE13E5" w:rsidRDefault="00DE13E5" w:rsidP="00C76E75">
      <w:pPr>
        <w:spacing w:line="240" w:lineRule="auto"/>
      </w:pPr>
    </w:p>
    <w:p w14:paraId="476E2D10" w14:textId="77777777" w:rsidR="00DE13E5" w:rsidRDefault="00DE13E5" w:rsidP="00C76E75">
      <w:pPr>
        <w:spacing w:line="240" w:lineRule="auto"/>
      </w:pPr>
      <w:r>
        <w:t xml:space="preserve">Finally, SVA elements, </w:t>
      </w:r>
      <w:del w:id="1380" w:author="Claude (scientific review 2026-08-10)" w:date="2026-08-10T00:00:00Z">
        <w:r>
          <w:delText xml:space="preserve">as previously for the class-level analysis (Figure 5A)</w:delText>
        </w:r>
      </w:del>
      <w:ins w:id="1381" w:author="Claude (scientific review 2026-08-10)" w:date="2026-08-10T00:00:00Z">
        <w:r>
          <w:t xml:space="preserve">as previously for the class-level analysis (Figure 4A)</w:t>
        </w:r>
      </w:ins>
      <w:r>
        <w:t xml:space="preserve">, related to termination of RNA polymerase II transcription.</w:t>
      </w:r>
    </w:p>
    <w:p w14:paraId="68C3889D" w14:textId="77777777" w:rsidR="00DE13E5" w:rsidRDefault="00DE13E5" w:rsidP="00C76E75">
      <w:pPr>
        <w:spacing w:line="240" w:lineRule="auto"/>
      </w:pPr>
    </w:p>
    <w:p w14:paraId="305CEC04" w14:textId="77777777" w:rsidR="00DE13E5" w:rsidRDefault="00DE13E5" w:rsidP="00C76E75">
      <w:pPr>
        <w:spacing w:line="240" w:lineRule="auto"/>
      </w:pPr>
      <w:r>
        <w:rPr>
          <w:b/>
          <w:bCs/>
        </w:rPr>
        <w:t xml:space="preserve">Figure 6. </w:t>
      </w:r>
      <w:r w:rsidRPr="00504A3E">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262" w:author="Claude (G3 house style)" w:date="2026-08-04T12:00:00Z">
        <w:r w:rsidRPr="00504A3E">
          <w:delText>Top 30 terms by enrichment p-value were selected for each group, having FDR corrected p-value below 0.1.</w:delText>
        </w:r>
      </w:del>
      <w:r w:rsidRPr="00504A3E">
        <w:t>Up to five terms by enrichment p-value were selected for each family, all with an FDR-corrected p-value below 0.05; the full network is Figure S10. GO terms with more than 500 genes were excluded to avoid overly general terms, and edges require a Jaccard index of at least 0.2 and at least 5 shared genes.</w:t>
      </w:r>
      <w:r w:rsidRPr="00504A3E">
        <w:t xml:space="preserve"> (B) Heatmap showing GO terms number by functional group and gene enrichment group (TE family). </w:t>
      </w:r>
      <w:del w:id="263" w:author="Claude (G3 house style)" w:date="2026-08-04T12:00:00Z">
        <w:r w:rsidRPr="00504A3E">
          <w:delText>Stars indicate FDR-corrected Fisher enrichment p-value of a given functional group in each gene enrichment group compared to other enrichment groups.</w:delText>
        </w:r>
      </w:del>
      <w:r w:rsidRPr="00504A3E">
        <w:t>Stars indicate the FDR-corrected Fisher exact enrichment p-value of a given functional group in each gene enrichment group compared with the other enrichment groups; GO terms are counted at FDR &lt; 0.05.</w:t>
      </w:r>
    </w:p>
    <w:p w14:paraId="77D72E64" w14:textId="42E922BF" w:rsidR="00393138" w:rsidRPr="00530698" w:rsidRDefault="0052044E" w:rsidP="00C76E75">
      <w:pPr>
        <w:spacing w:line="240" w:lineRule="auto"/>
      </w:pPr>
      <w:r w:rsidRPr="0052044E">
        <w:lastRenderedPageBreak/>
        <w:drawing>
          <wp:inline distT="0" distB="0" distL="0" distR="0" wp14:anchorId="04E6C674" wp14:editId="00CCF5D7">
            <wp:extent cx="5943600" cy="7184390"/>
            <wp:effectExtent l="0" t="0" r="0" b="0"/>
            <wp:docPr id="99614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4039" name=""/>
                    <pic:cNvPicPr/>
                  </pic:nvPicPr>
                  <pic:blipFill>
                    <a:blip r:embed="rId16"/>
                    <a:stretch>
                      <a:fillRect/>
                    </a:stretch>
                  </pic:blipFill>
                  <pic:spPr>
                    <a:xfrm>
                      <a:off x="0" y="0"/>
                      <a:ext cx="5943600" cy="7184390"/>
                    </a:xfrm>
                    <a:prstGeom prst="rect">
                      <a:avLst/>
                    </a:prstGeom>
                  </pic:spPr>
                </pic:pic>
              </a:graphicData>
            </a:graphic>
          </wp:inline>
        </w:drawing>
      </w:r>
    </w:p>
    <w:p w14:paraId="151BA379" w14:textId="77777777" w:rsidR="00DE13E5" w:rsidRPr="009B22F0" w:rsidRDefault="00DE13E5" w:rsidP="00C76E75">
      <w:pPr>
        <w:spacing w:line="240" w:lineRule="auto"/>
      </w:pPr>
    </w:p>
    <w:p w14:paraId="605B1712" w14:textId="77777777" w:rsidR="00DE13E5" w:rsidRDefault="00DE13E5" w:rsidP="00C76E75">
      <w:pPr>
        <w:spacing w:line="240" w:lineRule="auto"/>
      </w:pPr>
    </w:p>
    <w:p w14:paraId="2190FDA2" w14:textId="329104FC" w:rsidR="00DE13E5" w:rsidRDefault="00DE13E5" w:rsidP="00C76E75">
      <w:pPr>
        <w:spacing w:line="240" w:lineRule="auto"/>
      </w:pPr>
      <w:r>
        <w:t xml:space="preserve">We classified all the family-level GO terms into the main functional groups, following the same methodology as for the class-level analysis (Figure 6B). </w:t>
      </w:r>
      <w:del w:id="264" w:author="Claude (G3 revision)" w:date="2026-08-04T00:00:00Z">
        <w:r>
          <w:delText>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r>
        <w:t xml:space="preserve">Among 21 functional groups (including the “Too general” and “Other” groups), cell migration, cytoskeleton and ribosome biogenesis </w:t>
      </w:r>
      <w:r>
        <w:lastRenderedPageBreak/>
        <w:t xml:space="preserve">were found only once each, and cell adhesion </w:t>
      </w:r>
      <w:r w:rsidR="004C67BF">
        <w:t xml:space="preserve">was not </w:t>
      </w:r>
      <w:r>
        <w:t xml:space="preserve">represented. </w:t>
      </w:r>
      <w:del w:id="1356" w:author="Claude (scientific review 2026-08-10)" w:date="2026-08-10T00:00:00Z">
        <w:r>
          <w:delText xml:space="preserve">Protein ubiquitination and degradation was the next least present group, found in 2 cases.</w:delText>
        </w:r>
      </w:del>
      <w:ins w:id="1357" w:author="Claude (scientific review 2026-08-10)" w:date="2026-08-10T00:00:00Z">
        <w:r>
          <w:t xml:space="preserve">Protein ubiquitination and degradation and embryogenesis were the next least present groups, with 2 terms each.</w:t>
        </w:r>
      </w:ins>
      <w:r>
        <w:t xml:space="preserve">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Fisher exact test of a process enrichment in any given family versus all the rest.</w:t>
      </w:r>
      <w:r>
        <w:t xml:space="preserve"> </w:t>
      </w:r>
    </w:p>
    <w:p w14:paraId="525EFF80" w14:textId="77777777" w:rsidR="00DE13E5" w:rsidRDefault="00DE13E5" w:rsidP="00C76E75">
      <w:pPr>
        <w:spacing w:line="240" w:lineRule="auto"/>
      </w:pPr>
    </w:p>
    <w:p w14:paraId="217CAE90" w14:textId="3ACEA2C4" w:rsidR="00DE13E5" w:rsidRPr="009D6919" w:rsidRDefault="00DE13E5" w:rsidP="00C76E75">
      <w:pPr>
        <w:spacing w:line="240" w:lineRule="auto"/>
      </w:pPr>
      <w:r>
        <w:t>We also compared family-level GO terms with the respective class-level GO terms using a heatmap (</w:t>
      </w:r>
      <w:del w:id="265" w:author="Claude (G3 house style)" w:date="2026-08-04T12:00:00Z">
        <w:r>
          <w:delText>Supplementary Figure 8B</w:delText>
        </w:r>
      </w:del>
      <w:del w:id="1305" w:author="Claude (scientific review 2026-08-09)" w:date="2026-08-09T00:00:00Z">
        <w:r>
          <w:delText xml:space="preserve">Figure S7B</w:delText>
        </w:r>
      </w:del>
      <w:ins w:id="1306" w:author="Claude (scientific review 2026-08-09)" w:date="2026-08-09T00:00:00Z">
        <w:r>
          <w:t xml:space="preserve">Figure S9B</w:t>
        </w:r>
      </w:ins>
      <w:r>
        <w:t xml:space="preserve">), applying again the same FDR-corrected Fisher exact test for each functional group in each TE group, where TE group could be a TE family, TE class or top and bottom groups by all TEs. </w:t>
      </w:r>
      <w:del w:id="266" w:author="Claude (G3 revision)" w:date="2026-08-04T00:00:00Z">
        <w:r>
          <w:delText>There were 26 functional groups extracted in this analysis (Supplementary File 8).</w:delText>
        </w:r>
      </w:del>
      <w:r>
        <w:t>There were 24 functional groups extracted in this analysis (File S3, sheet GO_by_family).</w:t>
      </w:r>
      <w:r>
        <w:t xml:space="preserve"> </w:t>
      </w:r>
      <w:del w:id="267" w:author="Claude (G3 revision)" w:date="2026-08-04T00:00:00Z">
        <w:r>
          <w:delText>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r>
        <w:t>Both RNA splicing and processing (FDR = 8.7 × 10</w:t>
      </w:r>
      <w:r w:rsidR="00B0362B" w:rsidRPr="00B0362B">
        <w:rPr>
          <w:vertAlign w:val="superscript"/>
        </w:rPr>
        <w:t>-4</w:t>
      </w:r>
      <w:r>
        <w:t>) and DNA repair (FDR = 0.002) terms were enriched for Alu elements, whereas other (specific) terms were enriched for MIR TEs (FDR = 0.013</w:t>
      </w:r>
      <w:r w:rsidR="007B06E6">
        <w:t>)</w:t>
      </w:r>
      <w:r>
        <w:t>. ERV1 elements had a statistically significantly overrepresented other metabolism group (FDR = 0.011), whereas ERVL-MaLR elements had general terms enriched (FDR = 0.006) and ERVK endogenous retroviruses remain co-</w:t>
      </w:r>
      <w:r w:rsidR="00A34DB4">
        <w:t>localized</w:t>
      </w:r>
      <w:r>
        <w:t xml:space="preserve"> with lipid metabolism genes (FDR = 0.029).</w:t>
      </w:r>
      <w:r>
        <w:t xml:space="preserve"> </w:t>
      </w:r>
    </w:p>
    <w:p w14:paraId="474194B7" w14:textId="77777777" w:rsidR="00DE13E5" w:rsidRPr="009D6919" w:rsidRDefault="00DE13E5" w:rsidP="00C76E75">
      <w:pPr>
        <w:spacing w:line="240" w:lineRule="auto"/>
      </w:pPr>
    </w:p>
    <w:p w14:paraId="39F3187B" w14:textId="78D96EA2" w:rsidR="00DE13E5" w:rsidRDefault="00DE13E5" w:rsidP="00C76E75">
      <w:pPr>
        <w:spacing w:line="240" w:lineRule="auto"/>
      </w:pPr>
      <w:r>
        <w:t xml:space="preserve">We than sought to elucidate the main factors determining the TE families functional impact measured as number of GO terms per family. </w:t>
      </w:r>
      <w:del w:id="268" w:author="Claude (G3 revision)" w:date="2026-08-04T00:00:00Z">
        <w:r>
          <w:delTex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r>
        <w:t xml:space="preserve">We found no significant correlation with the enrichment level of TEs in the gene TSS vicinity (Figure 7A, Pearson R = 0.167, raw p = 0.585), and the difference in GO term count between families with and without significant enrichment against the </w:t>
      </w:r>
      <w:r w:rsidR="0053719F">
        <w:t>randomized</w:t>
      </w:r>
      <w:r>
        <w:t xml:space="preserve"> background is no</w:t>
      </w:r>
      <w:r w:rsidR="0053719F">
        <w:t xml:space="preserve">t </w:t>
      </w:r>
      <w:r>
        <w:t>significant either (Figure 7B, Mann-Whitney U raw p = 0.113; medians 12 and 2 for 11 and 2 families</w:t>
      </w:r>
      <w:r w:rsidR="0053719F">
        <w:t xml:space="preserve">, </w:t>
      </w:r>
      <w:r w:rsidR="00001FCC">
        <w:t>respectively</w:t>
      </w:r>
      <w:r>
        <w:t>).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w:t>
      </w:r>
      <w:r w:rsidR="00762D60" w:rsidRPr="00762D60">
        <w:rPr>
          <w:vertAlign w:val="superscript"/>
        </w:rPr>
        <w:t>-6</w:t>
      </w:r>
      <w:r>
        <w:t>).</w:t>
      </w:r>
    </w:p>
    <w:p w14:paraId="3DFF0505" w14:textId="77777777" w:rsidR="00DE13E5" w:rsidRPr="00DC2DDB" w:rsidRDefault="00DE13E5" w:rsidP="00C76E75">
      <w:pPr>
        <w:spacing w:line="240" w:lineRule="auto"/>
      </w:pPr>
    </w:p>
    <w:p w14:paraId="7B705E97" w14:textId="77777777" w:rsidR="00DE13E5" w:rsidRPr="0029429A" w:rsidRDefault="00DE13E5" w:rsidP="00C76E75">
      <w:pPr>
        <w:spacing w:line="240" w:lineRule="auto"/>
      </w:pPr>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269" w:author="Claude (G3 house style)" w:date="2026-08-04T12:00:00Z">
        <w:r>
          <w:delText>Supplementary Figure 5C</w:delText>
        </w:r>
      </w:del>
      <w:del w:id="1307" w:author="Claude (scientific review 2026-08-09)" w:date="2026-08-09T00:00:00Z">
        <w:r>
          <w:delText xml:space="preserve">Figure S7C</w:delText>
        </w:r>
      </w:del>
      <w:ins w:id="1308" w:author="Claude (scientific review 2026-08-09)" w:date="2026-08-09T00:00:00Z">
        <w:r>
          <w:t xml:space="preserve">Figure S9C</w:t>
        </w:r>
      </w:ins>
      <w:r>
        <w:t>. Cell cycle and RNA processing could be affected 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270" w:author="Claude (G3 house style)" w:date="2026-08-04T12:00:00Z">
        <w:r>
          <w:delText>Supplementary Figure 5B</w:delText>
        </w:r>
      </w:del>
      <w:del w:id="1309" w:author="Claude (scientific review 2026-08-09)" w:date="2026-08-09T00:00:00Z">
        <w:r>
          <w:delText xml:space="preserve">Figure S7B</w:delText>
        </w:r>
      </w:del>
      <w:ins w:id="1310" w:author="Claude (scientific review 2026-08-09)" w:date="2026-08-09T00:00:00Z">
        <w:r>
          <w:t xml:space="preserve">Figure S9B</w:t>
        </w:r>
      </w:ins>
      <w:r>
        <w:t xml:space="preserve">, these groups show an isolated clustering pattern). In contrast, the groups such as DNA repair, RNA processing, metals metabolism, other (specific) metabolism, cytoskeleton, cell death, DNA recombination and DNA replication do not appear in the TE bottom group and, despite the </w:t>
      </w:r>
      <w:r>
        <w:lastRenderedPageBreak/>
        <w:t>highly variable total GO terms count, can be considered as TE-enriched. All the rest functional groups showed inconsistent pattern.</w:t>
      </w:r>
    </w:p>
    <w:p w14:paraId="482F001B" w14:textId="77777777" w:rsidR="00DE13E5" w:rsidRDefault="00DE13E5" w:rsidP="00C76E75">
      <w:pPr>
        <w:spacing w:line="240" w:lineRule="auto"/>
      </w:pPr>
    </w:p>
    <w:p w14:paraId="4E23F156" w14:textId="113E1BE5" w:rsidR="00DE13E5" w:rsidRPr="00504A3E" w:rsidRDefault="00DE13E5" w:rsidP="00C76E75">
      <w:pPr>
        <w:spacing w:line="240" w:lineRule="auto"/>
      </w:pPr>
      <w:r>
        <w:rPr>
          <w:b/>
          <w:bCs/>
        </w:rPr>
        <w:t xml:space="preserve">Figure 7. </w:t>
      </w:r>
      <w:r w:rsidRPr="00504A3E">
        <w:t xml:space="preserve">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271" w:author="Claude (G3 house style)" w:date="2026-08-04T12:00:00Z">
        <w:r w:rsidRPr="00504A3E">
          <w:delText>This filtering was applied to the visualization only.</w:delText>
        </w:r>
      </w:del>
      <w:r w:rsidRPr="00504A3E">
        <w:t xml:space="preserve">This filtering was applied to the visualization only. GO term counts are at FDR &lt; 0.05. Pearson correlations in (A), (C) and (D) and Mann-Whitney U tests in (B), (E), (F) and (G) are single tests per panel and their p-values are raw. </w:t>
      </w:r>
    </w:p>
    <w:p w14:paraId="53EE4ECD" w14:textId="10EDA89C" w:rsidR="00DE13E5" w:rsidRPr="00426A44" w:rsidRDefault="00C34F1C" w:rsidP="00C76E75">
      <w:pPr>
        <w:spacing w:line="240" w:lineRule="auto"/>
      </w:pPr>
      <w:r w:rsidRPr="00C34F1C">
        <w:lastRenderedPageBreak/>
        <w:drawing>
          <wp:inline distT="0" distB="0" distL="0" distR="0" wp14:anchorId="086A14FF" wp14:editId="11152B91">
            <wp:extent cx="5943600" cy="5863590"/>
            <wp:effectExtent l="0" t="0" r="0" b="0"/>
            <wp:docPr id="79474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7180" name=""/>
                    <pic:cNvPicPr/>
                  </pic:nvPicPr>
                  <pic:blipFill>
                    <a:blip r:embed="rId17"/>
                    <a:stretch>
                      <a:fillRect/>
                    </a:stretch>
                  </pic:blipFill>
                  <pic:spPr>
                    <a:xfrm>
                      <a:off x="0" y="0"/>
                      <a:ext cx="5943600" cy="5863590"/>
                    </a:xfrm>
                    <a:prstGeom prst="rect">
                      <a:avLst/>
                    </a:prstGeom>
                  </pic:spPr>
                </pic:pic>
              </a:graphicData>
            </a:graphic>
          </wp:inline>
        </w:drawing>
      </w:r>
    </w:p>
    <w:p w14:paraId="61EEFDD0" w14:textId="77777777" w:rsidR="00706F3D" w:rsidRPr="004A49FC" w:rsidRDefault="00706F3D" w:rsidP="00706F3D">
      <w:pPr>
        <w:spacing w:line="240" w:lineRule="auto"/>
      </w:pPr>
    </w:p>
    <w:p w14:paraId="30FDFBC0" w14:textId="00FE8F8C" w:rsidR="00BF4D9E" w:rsidRPr="00F53517" w:rsidRDefault="00706F3D" w:rsidP="00BF4D9E">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092" w:author="Claude (scientific review 2026-08-09)" w:date="2026-08-09T00:00:00Z">
        <w:r>
          <w:rPr>
            <w:rFonts w:ascii="Times New Roman" w:eastAsia="Times New Roman" w:hAnsi="Times New Roman" w:cs="Times New Roman"/>
            <w:b/>
            <w:bCs/>
            <w:color w:val="000000"/>
            <w:sz w:val="24"/>
            <w:szCs w:val="24"/>
          </w:rPr>
          <w:delText xml:space="preserve">The interferon-alpha domain in depth analysis.</w:delText>
        </w:r>
      </w:del>
      <w:ins w:id="1093" w:author="Claude (scientific review 2026-08-09)" w:date="2026-08-09T00:00:00Z">
        <w:r>
          <w:rPr>
            <w:rFonts w:ascii="Times New Roman" w:eastAsia="Times New Roman" w:hAnsi="Times New Roman" w:cs="Times New Roman"/>
            <w:b/>
            <w:bCs/>
            <w:color w:val="000000"/>
            <w:sz w:val="24"/>
            <w:szCs w:val="24"/>
          </w:rPr>
          <w:t xml:space="preserve">The interferon-alpha domain in depth</w:t>
        </w:r>
      </w:ins>
    </w:p>
    <w:p w14:paraId="5E8C7D5D" w14:textId="01742F85" w:rsidR="00735572" w:rsidRDefault="00735572" w:rsidP="00BF4D9E">
      <w:pPr>
        <w:spacing w:line="240" w:lineRule="auto"/>
        <w:rPr>
          <w:del w:id="1001" w:author="Claude (scientific review 2026-08-09)" w:date="2026-08-09T00:00:00Z"/>
        </w:rPr>
      </w:pPr>
      <w:del w:id="1002" w:author="Claude (scientific review 2026-08-09)" w:date="2026-08-09T00:00:00Z">
        <w:r>
          <w:delText>‘Daniil to Claude: I rewrote this subsection and divided it in passages. Pleas</w:delText>
        </w:r>
      </w:del>
      <w:del w:id="1003" w:author="Claude (scientific review 2026-08-09)" w:date="2026-08-09T00:00:00Z">
        <w:r w:rsidR="001D33CB">
          <w:delText>e rewrite it further to make it isolated and self-containing small analysis in the article</w:delText>
        </w:r>
      </w:del>
      <w:del w:id="1004" w:author="Claude (scientific review 2026-08-09)" w:date="2026-08-09T00:00:00Z">
        <w:r>
          <w:delText>’</w:delText>
        </w:r>
      </w:del>
    </w:p>
    <w:p w14:paraId="1AAFB890" w14:textId="7D6393E1" w:rsidR="00BF4D9E" w:rsidRDefault="00550C49" w:rsidP="00BF4D9E">
      <w:pPr>
        <w:spacing w:line="240" w:lineRule="auto"/>
        <w:rPr>
          <w:del w:id="1037" w:author="Claude (scientific review 2026-08-09)" w:date="2026-08-09T00:00:00Z"/>
        </w:rPr>
      </w:pPr>
      <w:del w:id="1038" w:author="Claude (scientific review 2026-08-09)" w:date="2026-08-09T00:00:00Z">
        <w:r>
          <w:delText xml:space="preserve">As we shown in Figure </w:delText>
        </w:r>
      </w:del>
      <w:del w:id="1039" w:author="Claude (scientific review 2026-08-09)" w:date="2026-08-09T00:00:00Z">
        <w:r w:rsidR="00372471">
          <w:delText xml:space="preserve">5A, LINE elements of low divergence were enriched in the proximity of </w:delText>
        </w:r>
      </w:del>
      <w:del w:id="1040" w:author="Claude (scientific review 2026-08-09)" w:date="2026-08-09T00:00:00Z">
        <w:r w:rsidR="005108CB">
          <w:delText xml:space="preserve">B, T and NK cell activation </w:delText>
        </w:r>
      </w:del>
      <w:del w:id="1041" w:author="Claude (scientific review 2026-08-09)" w:date="2026-08-09T00:00:00Z">
        <w:r w:rsidR="00372471">
          <w:delText>genes</w:delText>
        </w:r>
      </w:del>
      <w:del w:id="1042" w:author="Claude (scientific review 2026-08-09)" w:date="2026-08-09T00:00:00Z">
        <w:r w:rsidR="00D57814">
          <w:delText>.</w:delText>
        </w:r>
      </w:del>
      <w:del w:id="1043" w:author="Claude (scientific review 2026-08-09)" w:date="2026-08-09T00:00:00Z">
        <w:r w:rsidR="00372471">
          <w:delText xml:space="preserve"> </w:delText>
        </w:r>
      </w:del>
      <w:del w:id="1044" w:author="Claude (scientific review 2026-08-09)" w:date="2026-08-09T00:00:00Z">
        <w:r w:rsidR="00BF4D9E">
          <w:delText xml:space="preserve">These GO terms share the same core interferon gene set, namely </w:delText>
        </w:r>
      </w:del>
      <w:del w:id="1045" w:author="Claude (scientific review 2026-08-09)" w:date="2026-08-09T00:00:00Z">
        <w:r w:rsidR="00BF4D9E">
          <w:rPr>
            <w:i/>
          </w:rPr>
          <w:delText>IFNA10</w:delText>
        </w:r>
      </w:del>
      <w:del w:id="1046" w:author="Claude (scientific review 2026-08-09)" w:date="2026-08-09T00:00:00Z">
        <w:r w:rsidR="00BF4D9E">
          <w:delText xml:space="preserve">, </w:delText>
        </w:r>
      </w:del>
      <w:del w:id="1047" w:author="Claude (scientific review 2026-08-09)" w:date="2026-08-09T00:00:00Z">
        <w:r w:rsidR="00BF4D9E">
          <w:rPr>
            <w:i/>
          </w:rPr>
          <w:delText>IFNA16</w:delText>
        </w:r>
      </w:del>
      <w:del w:id="1048" w:author="Claude (scientific review 2026-08-09)" w:date="2026-08-09T00:00:00Z">
        <w:r w:rsidR="00BF4D9E">
          <w:delText xml:space="preserve">, </w:delText>
        </w:r>
      </w:del>
      <w:del w:id="1049" w:author="Claude (scientific review 2026-08-09)" w:date="2026-08-09T00:00:00Z">
        <w:r w:rsidR="00BF4D9E">
          <w:rPr>
            <w:i/>
          </w:rPr>
          <w:delText>IFNA17</w:delText>
        </w:r>
      </w:del>
      <w:del w:id="1050" w:author="Claude (scientific review 2026-08-09)" w:date="2026-08-09T00:00:00Z">
        <w:r w:rsidR="00BF4D9E">
          <w:delText xml:space="preserve">, </w:delText>
        </w:r>
      </w:del>
      <w:del w:id="1051" w:author="Claude (scientific review 2026-08-09)" w:date="2026-08-09T00:00:00Z">
        <w:r w:rsidR="00BF4D9E">
          <w:rPr>
            <w:i/>
          </w:rPr>
          <w:delText>IFNA21</w:delText>
        </w:r>
      </w:del>
      <w:del w:id="1052" w:author="Claude (scientific review 2026-08-09)" w:date="2026-08-09T00:00:00Z">
        <w:r w:rsidR="00BF4D9E">
          <w:delText xml:space="preserve">, </w:delText>
        </w:r>
      </w:del>
      <w:del w:id="1053" w:author="Claude (scientific review 2026-08-09)" w:date="2026-08-09T00:00:00Z">
        <w:r w:rsidR="00BF4D9E">
          <w:rPr>
            <w:i/>
          </w:rPr>
          <w:delText>IFNA4</w:delText>
        </w:r>
      </w:del>
      <w:del w:id="1054" w:author="Claude (scientific review 2026-08-09)" w:date="2026-08-09T00:00:00Z">
        <w:r w:rsidR="00BF4D9E">
          <w:delText xml:space="preserve">, </w:delText>
        </w:r>
      </w:del>
      <w:del w:id="1055" w:author="Claude (scientific review 2026-08-09)" w:date="2026-08-09T00:00:00Z">
        <w:r w:rsidR="00BF4D9E">
          <w:rPr>
            <w:i/>
          </w:rPr>
          <w:delText>IFNA6</w:delText>
        </w:r>
      </w:del>
      <w:del w:id="1056" w:author="Claude (scientific review 2026-08-09)" w:date="2026-08-09T00:00:00Z">
        <w:r w:rsidR="00BF4D9E">
          <w:delText xml:space="preserve">, </w:delText>
        </w:r>
      </w:del>
      <w:del w:id="1057" w:author="Claude (scientific review 2026-08-09)" w:date="2026-08-09T00:00:00Z">
        <w:r w:rsidR="00BF4D9E">
          <w:rPr>
            <w:i/>
          </w:rPr>
          <w:delText>IFNA7</w:delText>
        </w:r>
      </w:del>
      <w:del w:id="1058" w:author="Claude (scientific review 2026-08-09)" w:date="2026-08-09T00:00:00Z">
        <w:r w:rsidR="00BF4D9E">
          <w:delText xml:space="preserve"> and </w:delText>
        </w:r>
      </w:del>
      <w:del w:id="1059" w:author="Claude (scientific review 2026-08-09)" w:date="2026-08-09T00:00:00Z">
        <w:r w:rsidR="00BF4D9E">
          <w:rPr>
            <w:i/>
          </w:rPr>
          <w:delText>IFNW1</w:delText>
        </w:r>
      </w:del>
      <w:del w:id="1060" w:author="Claude (scientific review 2026-08-09)" w:date="2026-08-09T00:00:00Z">
        <w:r w:rsidR="00BF4D9E">
          <w:delText xml:space="preserve">, whose TSS </w:delText>
        </w:r>
      </w:del>
      <w:del w:id="1061" w:author="Claude (scientific review 2026-08-09)" w:date="2026-08-09T00:00:00Z">
        <w:r w:rsidR="00D57814">
          <w:delText>neighborhoods</w:delText>
        </w:r>
      </w:del>
      <w:del w:id="1062" w:author="Claude (scientific review 2026-08-09)" w:date="2026-08-09T00:00:00Z">
        <w:r w:rsidR="00BF4D9E">
          <w:delText xml:space="preserve"> lie in the interferon alpha domain of chromosome 9 (coordinates 21,150,692 to 21,370,055, a 220 kb region)</w:delText>
        </w:r>
      </w:del>
      <w:del w:id="1063" w:author="Claude (scientific review 2026-08-09)" w:date="2026-08-09T00:00:00Z">
        <w:r w:rsidR="00FA2989">
          <w:delText>. This domain has</w:delText>
        </w:r>
      </w:del>
      <w:del w:id="1064" w:author="Claude (scientific review 2026-08-09)" w:date="2026-08-09T00:00:00Z">
        <w:r w:rsidR="00BF4D9E">
          <w:delText xml:space="preserve"> per-gene average divergence of the intersecting LINE elements between 95.0 and 161.7, while the mean divergence of the individual L1 elements across the whole domain is 135.7 against a genome-wide L1 mean of 188.2 (File S1, sheet TSS_TE_intersections, Figure 8A).</w:delText>
        </w:r>
      </w:del>
      <w:del w:id="1065" w:author="Claude (scientific review 2026-08-09)" w:date="2026-08-09T00:00:00Z">
        <w:r w:rsidR="006D59EA">
          <w:delText xml:space="preserve"> </w:delText>
        </w:r>
      </w:del>
      <w:del w:id="1066" w:author="Claude (scientific review 2026-08-09)" w:date="2026-08-09T00:00:00Z">
        <w:r w:rsidR="006D59EA">
          <w:delText xml:space="preserve">It should be noted that the 95.0-161.7 range e is the </w:delText>
        </w:r>
      </w:del>
      <w:del w:id="1067" w:author="Claude (scientific review 2026-08-09)" w:date="2026-08-09T00:00:00Z">
        <w:r w:rsidR="006D59EA">
          <w:lastRenderedPageBreak/>
          <w:delText>per-gene average divergence of the LINE elements around each interferon TSS, whereas 135.7 is the mean over the individual L1 elements in the domain</w:delText>
        </w:r>
      </w:del>
      <w:del w:id="1068" w:author="Claude (scientific review 2026-08-09)" w:date="2026-08-09T00:00:00Z">
        <w:r w:rsidR="006D59EA">
          <w:delText xml:space="preserve">: there quantities differ by the </w:delText>
        </w:r>
      </w:del>
      <w:del w:id="1069" w:author="Claude (scientific review 2026-08-09)" w:date="2026-08-09T00:00:00Z">
        <w:r w:rsidR="00A800B6">
          <w:delText>averageing approach.</w:delText>
        </w:r>
      </w:del>
    </w:p>
    <w:p w14:paraId="62482E8C" w14:textId="07E21E29" w:rsidR="00BF4D9E" w:rsidRDefault="00AA562E" w:rsidP="00BF4D9E">
      <w:pPr>
        <w:spacing w:line="240" w:lineRule="auto"/>
        <w:rPr>
          <w:del w:id="1070" w:author="Claude (scientific review 2026-08-09)" w:date="2026-08-09T00:00:00Z"/>
        </w:rPr>
      </w:pPr>
      <w:del w:id="1071" w:author="Claude (scientific review 2026-08-09)" w:date="2026-08-09T00:00:00Z">
        <w:r>
          <w:delText>W</w:delText>
        </w:r>
      </w:del>
      <w:del w:id="1072" w:author="Claude (scientific review 2026-08-09)" w:date="2026-08-09T00:00:00Z">
        <w:r w:rsidR="00BF4D9E">
          <w:delText xml:space="preserve">e </w:delText>
        </w:r>
      </w:del>
      <w:del w:id="1073" w:author="Claude (scientific review 2026-08-09)" w:date="2026-08-09T00:00:00Z">
        <w:r>
          <w:delText>characterized</w:delText>
        </w:r>
      </w:del>
      <w:del w:id="1074" w:author="Claude (scientific review 2026-08-09)" w:date="2026-08-09T00:00:00Z">
        <w:r w:rsidR="00BF4D9E">
          <w:delText xml:space="preserve"> </w:delText>
        </w:r>
      </w:del>
      <w:del w:id="1075" w:author="Claude (scientific review 2026-08-09)" w:date="2026-08-09T00:00:00Z">
        <w:r w:rsidR="00CF4F2D">
          <w:delText xml:space="preserve">LINEs in </w:delText>
        </w:r>
      </w:del>
      <w:del w:id="1076" w:author="Claude (scientific review 2026-08-09)" w:date="2026-08-09T00:00:00Z">
        <w:r w:rsidR="00CF4F2D">
          <w:delText>interferon alpha domain</w:delText>
        </w:r>
      </w:del>
      <w:del w:id="1077" w:author="Claude (scientific review 2026-08-09)" w:date="2026-08-09T00:00:00Z">
        <w:r w:rsidR="00CF4F2D">
          <w:delText xml:space="preserve"> in a greater detail</w:delText>
        </w:r>
      </w:del>
      <w:del w:id="1078" w:author="Claude (scientific review 2026-08-09)" w:date="2026-08-09T00:00:00Z">
        <w:r w:rsidR="00BF4D9E">
          <w:delText xml:space="preserve">.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w:delText>
        </w:r>
      </w:del>
    </w:p>
    <w:p w14:paraId="062EA095" w14:textId="66D484D8" w:rsidR="00BF4D9E" w:rsidRDefault="00BF4D9E" w:rsidP="00BF4D9E">
      <w:pPr>
        <w:spacing w:line="240" w:lineRule="auto"/>
        <w:rPr>
          <w:del w:id="1079" w:author="Claude (scientific review 2026-08-09)" w:date="2026-08-09T00:00:00Z"/>
        </w:rPr>
      </w:pPr>
      <w:del w:id="1080" w:author="Claude (scientific review 2026-08-09)" w:date="2026-08-09T00:00:00Z">
        <w:r>
          <w:delText>The 77 L1 elements</w:delText>
        </w:r>
      </w:del>
      <w:del w:id="1081" w:author="Claude (scientific review 2026-08-09)" w:date="2026-08-09T00:00:00Z">
        <w:r w:rsidR="00A800B6">
          <w:delText xml:space="preserve"> in the domain</w:delText>
        </w:r>
      </w:del>
      <w:del w:id="1082" w:author="Claude (scientific review 2026-08-09)" w:date="2026-08-09T00:00:00Z">
        <w:r>
          <w:delText xml:space="preserve">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w:delText>
        </w:r>
      </w:del>
      <w:del w:id="1083" w:author="Claude (scientific review 2026-08-09)" w:date="2026-08-09T00:00:00Z">
        <w:r w:rsidR="005B3613">
          <w:delText>d</w:delText>
        </w:r>
      </w:del>
      <w:del w:id="1084" w:author="Claude (scientific review 2026-08-09)" w:date="2026-08-09T00:00:00Z">
        <w:r>
          <w:delText xml:space="preserve"> the mean only to 137.5, and removing the five youngest elements altogether </w:delText>
        </w:r>
      </w:del>
      <w:del w:id="1085" w:author="Claude (scientific review 2026-08-09)" w:date="2026-08-09T00:00:00Z">
        <w:r w:rsidR="005B3613">
          <w:delText>led to</w:delText>
        </w:r>
      </w:del>
      <w:del w:id="1086" w:author="Claude (scientific review 2026-08-09)" w:date="2026-08-09T00:00:00Z">
        <w:r>
          <w:delText xml:space="preserve"> 143.8</w:delText>
        </w:r>
      </w:del>
      <w:del w:id="1087" w:author="Claude (scientific review 2026-08-09)" w:date="2026-08-09T00:00:00Z">
        <w:r w:rsidR="005B3613">
          <w:delText xml:space="preserve"> average divergence, confirming that it was not driven by outliers</w:delText>
        </w:r>
      </w:del>
      <w:del w:id="1088" w:author="Claude (scientific review 2026-08-09)" w:date="2026-08-09T00:00:00Z">
        <w:r>
          <w:delText>.</w:delText>
        </w:r>
      </w:del>
    </w:p>
    <w:p w14:paraId="45D320F0" w14:textId="73E8F566" w:rsidR="00BF4D9E" w:rsidRDefault="005B3613" w:rsidP="00BF4D9E">
      <w:pPr>
        <w:spacing w:line="240" w:lineRule="auto"/>
        <w:rPr>
          <w:del w:id="1089" w:author="Claude (scientific review 2026-08-09)" w:date="2026-08-09T00:00:00Z"/>
        </w:rPr>
      </w:pPr>
      <w:del w:id="1090" w:author="Claude (scientific review 2026-08-09)" w:date="2026-08-09T00:00:00Z">
        <w:r>
          <w:delText xml:space="preserve">We also compared the observed low divergence to the genomic background. </w:delText>
        </w:r>
      </w:del>
      <w:del w:id="1091" w:author="Claude (scientific review 2026-08-09)" w:date="2026-08-09T00:00:00Z">
        <w:r w:rsidR="00BF4D9E">
          <w:delText>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domain is shown in Figure 8A, the null distributions of the three matched tests in Figure 8B, the L1 subfamily composition with the divergence of every individual element in Figure 8C, and the leave-one-out means in Figure 8D.</w:delText>
        </w:r>
      </w:del>
    </w:p>
    <w:p>
      <w:pPr>
        <w:rPr>
          <w:ins w:id="1027" w:author="Claude (scientific review 2026-08-09)" w:date="2026-08-09T00:00:00Z"/>
        </w:rPr>
      </w:pPr>
      <w:ins w:id="1028" w:author="Claude (scientific review 2026-08-09)" w:date="2026-08-09T00:00:00Z">
        <w:r>
          <w:t xml:space="preserve">The divergence-stratified analysis placed low-divergence LINE elements next to B, T and NK cell activation genes (Figure 5A). Those three GO terms share a single core gene set - IFNA4, IFNA6, IFNA7, IFNA10, IFNA16, IFNA17, IFNA21 and IFNW1 - whose TSS neighborhoods all fall inside one 219,363 bp interval on chromosome 9 (chr9:21,150,692-21,370,055), the interferon-alpha domain. Because one locus carries three of the class-level associations, we analyzed it separately and in full.</w:t>
        </w:r>
      </w:ins>
    </w:p>
    <w:p>
      <w:pPr>
        <w:rPr>
          <w:ins w:id="1029" w:author="Claude (scientific review 2026-08-09)" w:date="2026-08-09T00:00:00Z"/>
        </w:rPr>
      </w:pPr>
      <w:ins w:id="1030" w:author="Claude (scientific review 2026-08-09)" w:date="2026-08-09T00:00:00Z">
        <w:r>
          <w:t xml:space="preserve">The domain contains 175 annotated transposable elements (File S4, sheet IFNA_elements; Figure 8A). L1 is its largest family with 77 elements, 44 % of the domain, followed by Alu (33), L2 (15), MIR (13), hAT-Charlie (11), ERV1 (10) and ERVL-MaLR (6); the remaining 10 elements belong to seven further families. L1 density in the domain is 351 elements per Mb against 181.4 per Mb genome-wide, that is 565,459 L1 copies over 3,117 Mb, a 1.94-fold excess.</w:t>
        </w:r>
      </w:ins>
    </w:p>
    <w:p>
      <w:pPr>
        <w:rPr>
          <w:ins w:id="1031" w:author="Claude (scientific review 2026-08-09)" w:date="2026-08-09T00:00:00Z"/>
        </w:rPr>
      </w:pPr>
      <w:ins w:id="1032" w:author="Claude (scientific review 2026-08-09)" w:date="2026-08-09T00:00:00Z">
        <w:r>
          <w:t xml:space="preserve">The L1 elements of the domain are younger than the genome-wide L1 population. Their mean divergence is 135.7 against 188.2 for all L1 elements, and the per-gene average divergence of the LINE elements around each of the eight interferon TSS ranges from 95.0 for IFNA6 to 161.7 for IFNA21 (File S1, sheet TSS_TE_intersections). The 77 elements span 36 distinct L1 subfamilies (File S4, sheet IFNA_subfamily_composition; Figure 8C), including the primate-specific L1PA2-L1PA8, L1PA10, L1PA14, L1PA15, L1P1, L1P3, L1P4e, L1P5, L1PB and L1PREC2 alongside older mammalian L1M clades. 38 of the 77 elements belong to a young primate-specific clade, against 133,450 of the 545,659 genome-wide L1 copies assignable to either the young L1HS and L1P* or the older L1M* clade (Fisher exact odds ratio 3.01, raw p = 3.2 × 10-6); HAL1 and X9_LINE elements, which belong to neither clade, are excluded from this test.</w:t>
        </w:r>
      </w:ins>
    </w:p>
    <w:p>
      <w:pPr>
        <w:rPr>
          <w:ins w:id="1033" w:author="Claude (scientific review 2026-08-09)" w:date="2026-08-09T00:00:00Z"/>
        </w:rPr>
      </w:pPr>
      <w:ins w:id="1034" w:author="Claude (scientific review 2026-08-09)" w:date="2026-08-09T00:00:00Z">
        <w:r>
          <w:t xml:space="preserve">The low mean divergence is not a by-product of the high L1 density of the domain, of its gene density, or of a few extreme elements (File S4, sheet IFNA_tests; Figure 8B). Against 10,000 random 220 kb autosomal windows containing at least one L1, the observed mean of 135.7 lies 2.28 standard deviations below the null mean of 189.4 (two-sided empirical p = 0.022, raw). Restricting the null to windows with at least 40 L1 elements, which matches the L1 density of the domain, strengthens the result (10,000 windows, z = -3.07, p = 0.0061), and restricting it to gene-dense windows with at least 10 annotated genes and at least one L1 strengthens it further (3,582 windows, z = -3.01, p = 0.0017), where 1 of the 3,582 null windows is as extreme as the observation. Removing individual elements does not change the conclusion (Figure 8D): excluding the single element annotated with divergence 0, implausible for its L1P3 clade and possibly a RepeatMasker artifact, raises the mean to 137.5, and removing the five youngest elements raises it to 143.8, both below every null mean.</w:t>
        </w:r>
      </w:ins>
    </w:p>
    <w:p>
      <w:pPr>
        <w:rPr>
          <w:ins w:id="1035" w:author="Claude (scientific review 2026-08-09)" w:date="2026-08-09T00:00:00Z"/>
        </w:rPr>
      </w:pPr>
      <w:ins w:id="1036" w:author="Claude (scientific review 2026-08-09)" w:date="2026-08-09T00:00:00Z">
        <w:r>
          <w:t xml:space="preserve">The domain is not a product of the new assembly: no base of it is newly resolved relative to hg38 and the whole interval is alignable to the previous reference (File S4, sheet assembly_bound), so this L1 cluster was visible before the T2T assembly. What the analysis establishes is positional. Young L1 copies are concentrated in a locus of innate immune genes to a degree that three matched null models reject, which identifies the domain as a candidate for functional follow-up. It does not establish that these elements regulate the interferon genes, which would require the expression and chromatin evidence that the present design does not carry.</w:t>
        </w:r>
      </w:ins>
    </w:p>
    <w:p w14:paraId="01559838" w14:textId="77777777" w:rsidR="00671F23" w:rsidRDefault="00671F23" w:rsidP="00BF4D9E">
      <w:pPr>
        <w:spacing w:line="240" w:lineRule="auto"/>
      </w:pPr>
    </w:p>
    <w:p w14:paraId="4FA3627D" w14:textId="77777777" w:rsidR="00BF4D9E" w:rsidRDefault="00BF4D9E" w:rsidP="00BF4D9E">
      <w:pPr>
        <w:spacing w:line="240" w:lineRule="auto"/>
      </w:pPr>
      <w:r w:rsidRPr="00671F23">
        <w:rPr>
          <w:b/>
          <w:bCs/>
        </w:rPr>
        <w:t>Figure 8.</w:t>
      </w:r>
      <w:r>
        <w:t xml:space="preserve"> The interferon-alpha domain of chromosome 9 and the evolutionary age of its L1 elements. (A) UCSC Genome Browser view of the 220 kb domain (chr9:21,150,692-21,370,055, T2T-CHM13v2.0/hs1) showing the curated NCBI RefSeq gene set and the RepeatMasker annotation. (B) Null distributions of the mean L1 divergence in random 220 kb autosomal windows under three progressively better-matched null models: windows containing at least one L1 element (top, 10,000 windows), at least 40 L1 elements (middle, 10,000 windows, controlling for local L1 density) and at least 10 annotated genes and at least one L1 (bottom, 3,582 windows, controlling for gene density). The orange line marks the observed domain mean of 135.7 and the dashed line the null mean. The empirical p-values shown are two-sided and raw, as each is a single test. (C) L1 subfamily composition of the domain: the left bars give the number of elements in each of the 36 subfamilies and the right strip the divergence of every individual L1 element, both </w:t>
      </w:r>
      <w:del w:id="1343" w:author="Claude (scientific review 2026-08-09)" w:date="2026-08-09T00:00:00Z">
        <w:r>
          <w:delText xml:space="preserve">coloured</w:delText>
        </w:r>
      </w:del>
      <w:ins w:id="1344" w:author="Claude (scientific review 2026-08-09)" w:date="2026-08-09T00:00:00Z">
        <w:r>
          <w:t xml:space="preserve">colored</w:t>
        </w:r>
      </w:ins>
      <w:r>
        <w:t xml:space="preserve"> by whether the subfamily is young primate-specific (L1HS and L1P*) or older mammalian (L1M*). The dashed line marks the genome-wide L1 mean of 188.2 and the orange line the domain mean of 135.7. Young primate-specific copies are enriched in the domain relative to the rest of the genome </w:t>
      </w:r>
      <w:del w:id="1291" w:author="Claude (scientific review 2026-08-09)" w:date="2026-08-09T00:00:00Z">
        <w:r>
          <w:delText xml:space="preserve">(38 of 77 against 133,450 of 545,659; Fisher exact odds ratio 3.01, raw p = 3.2 x 10-6)</w:delText>
        </w:r>
      </w:del>
      <w:ins w:id="1292" w:author="Claude (scientific review 2026-08-09)" w:date="2026-08-09T00:00:00Z">
        <w:r>
          <w:t xml:space="preserve">(38 of 77 against 133,450 of the 545,659 genome-wide L1 copies assignable to either clade; Fisher exact odds ratio 3.01, raw p = 3.2 × 10-6)</w:t>
        </w:r>
      </w:ins>
      <w:r>
        <w:t xml:space="preserve">. (D) Mean L1 divergence recomputed with each of the 77 elements removed in turn, with the mean after removing the five youngest elements marked at 143.8. </w:t>
      </w:r>
      <w:r>
        <w:lastRenderedPageBreak/>
        <w:t>Every subset remains below the L1-count-matched null mean of 189.2, so the deficit is not carried by a small number of outliers.</w:t>
      </w:r>
    </w:p>
    <w:p w14:paraId="273A84C1" w14:textId="1280B2DB" w:rsidR="00671F23" w:rsidRDefault="006912BE" w:rsidP="00BF4D9E">
      <w:pPr>
        <w:spacing w:line="240" w:lineRule="auto"/>
      </w:pPr>
      <w:r w:rsidRPr="006912BE">
        <w:drawing>
          <wp:inline distT="0" distB="0" distL="0" distR="0" wp14:anchorId="6E5A3A6C" wp14:editId="7F39D61D">
            <wp:extent cx="5943600" cy="7657465"/>
            <wp:effectExtent l="0" t="0" r="0" b="635"/>
            <wp:docPr id="105447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1922" name=""/>
                    <pic:cNvPicPr/>
                  </pic:nvPicPr>
                  <pic:blipFill>
                    <a:blip r:embed="rId18"/>
                    <a:stretch>
                      <a:fillRect/>
                    </a:stretch>
                  </pic:blipFill>
                  <pic:spPr>
                    <a:xfrm>
                      <a:off x="0" y="0"/>
                      <a:ext cx="5943600" cy="7657465"/>
                    </a:xfrm>
                    <a:prstGeom prst="rect">
                      <a:avLst/>
                    </a:prstGeom>
                  </pic:spPr>
                </pic:pic>
              </a:graphicData>
            </a:graphic>
          </wp:inline>
        </w:drawing>
      </w:r>
    </w:p>
    <w:p w14:paraId="793C3AFF" w14:textId="77777777" w:rsidR="00B75A33" w:rsidRDefault="00B75A33" w:rsidP="00B75A33">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225" w:author="Claude (scientific review 2026-08-09)" w:date="2026-08-09T00:00:00Z">
        <w:r>
          <w:rPr>
            <w:rFonts w:ascii="Times New Roman" w:eastAsia="Times New Roman" w:hAnsi="Times New Roman" w:cs="Times New Roman"/>
            <w:b/>
            <w:bCs/>
            <w:color w:val="000000"/>
            <w:sz w:val="24"/>
            <w:szCs w:val="24"/>
          </w:rPr>
          <w:delText xml:space="preserve">Comparison with the previous repeat-based gene categorization.</w:delText>
        </w:r>
      </w:del>
      <w:ins w:id="1226" w:author="Claude (scientific review 2026-08-09)" w:date="2026-08-09T00:00:00Z">
        <w:r>
          <w:rPr>
            <w:rFonts w:ascii="Times New Roman" w:eastAsia="Times New Roman" w:hAnsi="Times New Roman" w:cs="Times New Roman"/>
            <w:b/>
            <w:bCs/>
            <w:color w:val="000000"/>
            <w:sz w:val="24"/>
            <w:szCs w:val="24"/>
          </w:rPr>
          <w:t xml:space="preserve">Comparison with the previous repeat-based gene categorization</w:t>
        </w:r>
      </w:ins>
    </w:p>
    <w:p w14:paraId="16B03F67" w14:textId="2A6D8BEA" w:rsidR="00B75A33" w:rsidRDefault="00B75A33" w:rsidP="00B75A33">
      <w:pPr>
        <w:spacing w:line="240" w:lineRule="auto"/>
        <w:rPr>
          <w:del w:id="1005" w:author="Claude (scientific review 2026-08-09)" w:date="2026-08-09T00:00:00Z"/>
        </w:rPr>
      </w:pPr>
      <w:del w:id="1006" w:author="Claude (scientific review 2026-08-09)" w:date="2026-08-09T00:00:00Z">
        <w:r>
          <w:delText>‘Daniil to Claude: Please rewrite this subsection citing individual sheets in File S4</w:delText>
        </w:r>
      </w:del>
      <w:del w:id="1007" w:author="Claude (scientific review 2026-08-09)" w:date="2026-08-09T00:00:00Z">
        <w:r w:rsidR="00E4063D">
          <w:delText xml:space="preserve"> with the comparison results</w:delText>
        </w:r>
      </w:del>
      <w:del w:id="1008" w:author="Claude (scientific review 2026-08-09)" w:date="2026-08-09T00:00:00Z">
        <w:r>
          <w:delText>. Each citation should be of 1-2 sentences with comparison, resulting statistics and a short takeaway.</w:delText>
        </w:r>
      </w:del>
      <w:del w:id="1009" w:author="Claude (scientific review 2026-08-09)" w:date="2026-08-09T00:00:00Z">
        <w:r w:rsidR="003A6F0C">
          <w:delText xml:space="preserve"> </w:delText>
        </w:r>
      </w:del>
      <w:del w:id="1010" w:author="Claude (scientific review 2026-08-09)" w:date="2026-08-09T00:00:00Z">
        <w:r w:rsidR="003D7839">
          <w:delText xml:space="preserve">Arrange the gene sets intersections as small summarizing table </w:delText>
        </w:r>
      </w:del>
      <w:del w:id="1011" w:author="Claude (scientific review 2026-08-09)" w:date="2026-08-09T00:00:00Z">
        <w:r w:rsidR="003E652F">
          <w:delText>with 3-4 gene sets intersected between each other from my current work and from the Lu et al one.</w:delText>
        </w:r>
      </w:del>
      <w:del w:id="1012" w:author="Claude (scientific review 2026-08-09)" w:date="2026-08-09T00:00:00Z">
        <w:r w:rsidR="00D20C09">
          <w:delText xml:space="preserve"> Elaborate more in the discussion about the fact that I analyzed human genome and they worked </w:delText>
        </w:r>
      </w:del>
      <w:del w:id="1013" w:author="Claude (scientific review 2026-08-09)" w:date="2026-08-09T00:00:00Z">
        <w:r w:rsidR="000E1668">
          <w:delText>with mouse, and other methodological differences, and note the fact that the derived gene sets are nevertheless similar. The effect of T2T genome is low because their analysis is based on a completely different genome, the mouse one.</w:delText>
        </w:r>
      </w:del>
      <w:del w:id="1014" w:author="Claude (scientific review 2026-08-09)" w:date="2026-08-09T00:00:00Z">
        <w:r>
          <w:delText>’</w:delText>
        </w:r>
      </w:del>
    </w:p>
    <w:p w14:paraId="027D0227" w14:textId="77777777" w:rsidR="00B75A33" w:rsidRDefault="00B75A33" w:rsidP="00B75A33">
      <w:pPr>
        <w:spacing w:line="240" w:lineRule="auto"/>
      </w:pPr>
    </w:p>
    <w:p w14:paraId="10C83A55" w14:textId="242EEB44" w:rsidR="00B75A33" w:rsidRPr="00D3431F" w:rsidRDefault="00B75A33" w:rsidP="00B75A33">
      <w:pPr>
        <w:spacing w:line="240" w:lineRule="auto"/>
      </w:pPr>
      <w:del w:id="1094" w:author="Claude (scientific review 2026-08-09)" w:date="2026-08-09T00:00:00Z">
        <w:r>
          <w:delText xml:space="preserve">To place the current results results next to the earlier repeat-based classification of genes, we tested the overlap between the current top-5 % gene sets and the three published repeat-enriched gene categories of the landmark study by Lu et al </w:delText>
        </w:r>
      </w:del>
      <w:ins w:id="1095" w:author="Claude (scientific review 2026-08-09)" w:date="2026-08-09T00:00:00Z">
        <w:r>
          <w:t xml:space="preserve">To place the current results next to the earlier repeat-based classification of genes, we tested the overlap between the current top-5 % gene sets and the three repeat-enriched mouse gene categories of Lu et al </w:t>
        </w:r>
      </w:ins>
      <w:sdt>
        <w:sdtPr>
          <w:rPr>
            <w:color w:val="000000"/>
          </w:rPr>
          <w:tag w:val="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
          <w:id w:val="400497816"/>
          <w:placeholder>
            <w:docPart w:val="ED5299F1E79524488E5CDB7A0A2D567A"/>
          </w:placeholder>
        </w:sdtPr>
        <w:sdtContent>
          <w:r w:rsidRPr="00B75A33">
            <w:rPr>
              <w:color w:val="000000"/>
            </w:rPr>
            <w:t>(43)</w:t>
          </w:r>
        </w:sdtContent>
      </w:sdt>
      <w:del w:id="1096" w:author="Claude (scientific review 2026-08-09)" w:date="2026-08-09T00:00:00Z">
        <w:r>
          <w:delText xml:space="preserve">. We mapped the mouse genes to human orthologs through MGI homology classes and restricted both sides to the same universe of human genes with a mouse ortholog. The current Alu-enriched genes overlap the mouse SINE-enriched category 2.87-fold above chance (273 shared genes, odds ratio 4.02, FDR = 4.4 × 10-61), and the current SINE class as a whole 2.71-fold (270 genes, odds ratio 3.69, FDR = 6.1 × 10-55); our L1-enriched genes overlap their 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delText>
        </w:r>
      </w:del>
      <w:ins w:id="1097" w:author="Claude (scientific review 2026-08-09)" w:date="2026-08-09T00:00:00Z">
        <w:r>
          <w:t xml:space="preserve">. Their categories are defined on the mouse genome, so both sides were mapped to a common universe of human genes with a mouse ortholog through MGI homology classes (File S4, sheet prior_work_categories). The mapping is not uniform across their three categories: 2,042 of 2,439 low-complexity-repeat-enriched genes (83.7 %) and 1,694 of 2,041 SINE-enriched genes (83.0 %) carry an MGI ortholog, against 652 of 1,480 L1-enriched genes (44.1 %), so every comparison involving their L1 category rests on roughly half as many genes.</w:t>
        </w:r>
      </w:ins>
    </w:p>
    <w:p>
      <w:pPr>
        <w:rPr>
          <w:ins w:id="1098" w:author="Claude (scientific review 2026-08-09)" w:date="2026-08-09T00:00:00Z"/>
        </w:rPr>
      </w:pPr>
      <w:ins w:id="1099" w:author="Claude (scientific review 2026-08-09)" w:date="2026-08-09T00:00:00Z">
        <w:r>
          <w:t xml:space="preserve">The like-for-like pairs agree. Our Alu-enriched genes overlap their SINE-enriched category 2.87-fold above chance, sharing 273 genes (odds ratio 4.02, FDR = 4.4 × 10-61), which is the strongest association in the matrix and means that a SINE-based categorization built on the mouse genome recovers the same human genes as an Alu-based one built here. Our SINE class as a whole behaves the same way at 2.71-fold (270 genes, odds ratio 3.69, FDR = 6.1 × 10-55), as expected because Alu contributes most of the human SINE content. Our L1-enriched genes overlap their L1-enriched category 2.22-fold (49 genes, odds ratio 2.44, FDR = 6.3 × 10-7), a weaker but consistent agreement on the second element class.</w:t>
        </w:r>
      </w:ins>
    </w:p>
    <w:p>
      <w:pPr>
        <w:rPr>
          <w:ins w:id="1100" w:author="Claude (scientific review 2026-08-09)" w:date="2026-08-09T00:00:00Z"/>
        </w:rPr>
      </w:pPr>
      <w:ins w:id="1101" w:author="Claude (scientific review 2026-08-09)" w:date="2026-08-09T00:00:00Z">
        <w:r>
          <w:t xml:space="preserve">The cross pairs are depleted, which is the control the like-for-like agreement needs. Our SINE set against their L1 category is 0.13-fold (4 genes, FDR = 7.6 × 10-9) and our Alu set against their L1 category 0.41-fold (12 genes, FDR = 5.8 × 10-4), so the agreement above is specific to the matching element class rather than a general tendency of TE-rich gene sets to coincide.</w:t>
        </w:r>
      </w:ins>
    </w:p>
    <w:p>
      <w:pPr>
        <w:rPr>
          <w:ins w:id="1102" w:author="Claude (scientific review 2026-08-09)" w:date="2026-08-09T00:00:00Z"/>
        </w:rPr>
      </w:pPr>
      <w:ins w:id="1103" w:author="Claude (scientific review 2026-08-09)" w:date="2026-08-09T00:00:00Z">
        <w:r>
          <w:t xml:space="preserve">One counterpart pair diverges, and we report it rather than set it aside. Our MIR-enriched genes are depleted, not enriched, in their SINE-enriched category (45 genes, 0.46-fold, FDR = 2.8 × 10-9). MIR elements are ancient tRNA-derived SINEs shared across mammals, whereas the SINE content driving a mouse-based categorization is dominated by the young rodent-specific B1 and B2 families: the two are the same class but not the same elements, so the disagreement is a property of SINE evolution rather than of either analysis. The eight comparisons that carry these conclusions are collected in Table 3.</w:t>
        </w:r>
      </w:ins>
    </w:p>
    <w:p>
      <w:pPr>
        <w:rPr>
          <w:ins w:id="1104" w:author="Claude (scientific review 2026-08-09)" w:date="2026-08-09T00:00:00Z"/>
        </w:rPr>
      </w:pPr>
      <w:ins w:id="1105" w:author="Claude (scientific review 2026-08-09)" w:date="2026-08-09T00:00:00Z">
        <w:r>
          <w:t xml:space="preserve">Table 3. Overlap between the current top-5 % gene sets and the repeat-enriched mouse gene categories of Lu et al. Fold is the observed overlap divided by the overlap expected by chance in the shared human-mouse ortholog universe; p-values are Benjamini-Hochberg adjusted across all 33 pairs of the full matrix (File S4, sheet prior_work_overlap_matrix).</w:t>
        </w:r>
      </w:ins>
    </w:p>
    <w:tbl>
      <w:tblPr>
        <w:tblStyle w:val="TableGrid"/>
        <w:tblW w:w="0" w:type="auto"/>
        <w:tblBorders>
          <w:top w:val="single" w:sz="4" w:color="auto"/>
          <w:left w:val="single" w:sz="4" w:color="auto"/>
          <w:bottom w:val="single" w:sz="4" w:color="auto"/>
          <w:right w:val="single" w:sz="4" w:color="auto"/>
          <w:insideH w:val="single" w:sz="4" w:color="auto"/>
          <w:insideV w:val="single" w:sz="4" w:color="auto"/>
        </w:tblBorders>
      </w:tblPr>
      <w:tblGrid>
        <w:gridCol/>
        <w:gridCol/>
        <w:gridCol/>
        <w:gridCol/>
        <w:gridCol/>
        <w:gridCol/>
      </w:tblGrid>
      <w:tr>
        <w:trPr>
          <w:ins w:id="1106" w:author="Claude (scientific review 2026-08-09)" w:date="2026-08-09T00:00:00Z"/>
        </w:trPr>
        <w:tc>
          <w:tcPr>
            <w:tcW w:w="0" w:type="auto"/>
          </w:tcPr>
          <w:p>
            <w:pPr>
              <w:rPr>
                <w:ins w:id="1107" w:author="Claude (scientific review 2026-08-09)" w:date="2026-08-09T00:00:00Z"/>
              </w:rPr>
            </w:pPr>
            <w:ins w:id="1108" w:author="Claude (scientific review 2026-08-09)" w:date="2026-08-09T00:00:00Z">
              <w:r>
                <w:rPr>
                  <w:b/>
                </w:rPr>
                <w:t xml:space="preserve">Current gene set</w:t>
              </w:r>
            </w:ins>
          </w:p>
        </w:tc>
        <w:tc>
          <w:tcPr>
            <w:tcW w:w="0" w:type="auto"/>
          </w:tcPr>
          <w:p>
            <w:pPr>
              <w:rPr>
                <w:ins w:id="1109" w:author="Claude (scientific review 2026-08-09)" w:date="2026-08-09T00:00:00Z"/>
              </w:rPr>
            </w:pPr>
            <w:ins w:id="1110" w:author="Claude (scientific review 2026-08-09)" w:date="2026-08-09T00:00:00Z">
              <w:r>
                <w:rPr>
                  <w:b/>
                </w:rPr>
                <w:t xml:space="preserve">Lu et al. category</w:t>
              </w:r>
            </w:ins>
          </w:p>
        </w:tc>
        <w:tc>
          <w:tcPr>
            <w:tcW w:w="0" w:type="auto"/>
          </w:tcPr>
          <w:p>
            <w:pPr>
              <w:rPr>
                <w:ins w:id="1111" w:author="Claude (scientific review 2026-08-09)" w:date="2026-08-09T00:00:00Z"/>
              </w:rPr>
            </w:pPr>
            <w:ins w:id="1112" w:author="Claude (scientific review 2026-08-09)" w:date="2026-08-09T00:00:00Z">
              <w:r>
                <w:rPr>
                  <w:b/>
                </w:rPr>
                <w:t xml:space="preserve">Shared genes</w:t>
              </w:r>
            </w:ins>
          </w:p>
        </w:tc>
        <w:tc>
          <w:tcPr>
            <w:tcW w:w="0" w:type="auto"/>
          </w:tcPr>
          <w:p>
            <w:pPr>
              <w:rPr>
                <w:ins w:id="1113" w:author="Claude (scientific review 2026-08-09)" w:date="2026-08-09T00:00:00Z"/>
              </w:rPr>
            </w:pPr>
            <w:ins w:id="1114" w:author="Claude (scientific review 2026-08-09)" w:date="2026-08-09T00:00:00Z">
              <w:r>
                <w:rPr>
                  <w:b/>
                </w:rPr>
                <w:t xml:space="preserve">Fold over expected</w:t>
              </w:r>
            </w:ins>
          </w:p>
        </w:tc>
        <w:tc>
          <w:tcPr>
            <w:tcW w:w="0" w:type="auto"/>
          </w:tcPr>
          <w:p>
            <w:pPr>
              <w:rPr>
                <w:ins w:id="1115" w:author="Claude (scientific review 2026-08-09)" w:date="2026-08-09T00:00:00Z"/>
              </w:rPr>
            </w:pPr>
            <w:ins w:id="1116" w:author="Claude (scientific review 2026-08-09)" w:date="2026-08-09T00:00:00Z">
              <w:r>
                <w:rPr>
                  <w:b/>
                </w:rPr>
                <w:t xml:space="preserve">Odds ratio</w:t>
              </w:r>
            </w:ins>
          </w:p>
        </w:tc>
        <w:tc>
          <w:tcPr>
            <w:tcW w:w="0" w:type="auto"/>
          </w:tcPr>
          <w:p>
            <w:pPr>
              <w:rPr>
                <w:ins w:id="1117" w:author="Claude (scientific review 2026-08-09)" w:date="2026-08-09T00:00:00Z"/>
              </w:rPr>
            </w:pPr>
            <w:ins w:id="1118" w:author="Claude (scientific review 2026-08-09)" w:date="2026-08-09T00:00:00Z">
              <w:r>
                <w:rPr>
                  <w:b/>
                </w:rPr>
                <w:t xml:space="preserve">Adjusted Fisher p</w:t>
              </w:r>
            </w:ins>
          </w:p>
        </w:tc>
      </w:tr>
      <w:tr>
        <w:trPr>
          <w:ins w:id="1119" w:author="Claude (scientific review 2026-08-09)" w:date="2026-08-09T00:00:00Z"/>
        </w:trPr>
        <w:tc>
          <w:tcPr>
            <w:tcW w:w="0" w:type="auto"/>
          </w:tcPr>
          <w:p>
            <w:pPr>
              <w:rPr>
                <w:ins w:id="1120" w:author="Claude (scientific review 2026-08-09)" w:date="2026-08-09T00:00:00Z"/>
              </w:rPr>
            </w:pPr>
            <w:ins w:id="1121" w:author="Claude (scientific review 2026-08-09)" w:date="2026-08-09T00:00:00Z">
              <w:r>
                <w:t xml:space="preserve">Alu (family)</w:t>
              </w:r>
            </w:ins>
          </w:p>
        </w:tc>
        <w:tc>
          <w:tcPr>
            <w:tcW w:w="0" w:type="auto"/>
          </w:tcPr>
          <w:p>
            <w:pPr>
              <w:rPr>
                <w:ins w:id="1122" w:author="Claude (scientific review 2026-08-09)" w:date="2026-08-09T00:00:00Z"/>
              </w:rPr>
            </w:pPr>
            <w:ins w:id="1123" w:author="Claude (scientific review 2026-08-09)" w:date="2026-08-09T00:00:00Z">
              <w:r>
                <w:t xml:space="preserve">SINE-enriched</w:t>
              </w:r>
            </w:ins>
          </w:p>
        </w:tc>
        <w:tc>
          <w:tcPr>
            <w:tcW w:w="0" w:type="auto"/>
          </w:tcPr>
          <w:p>
            <w:pPr>
              <w:rPr>
                <w:ins w:id="1124" w:author="Claude (scientific review 2026-08-09)" w:date="2026-08-09T00:00:00Z"/>
              </w:rPr>
            </w:pPr>
            <w:ins w:id="1125" w:author="Claude (scientific review 2026-08-09)" w:date="2026-08-09T00:00:00Z">
              <w:r>
                <w:t xml:space="preserve">273</w:t>
              </w:r>
            </w:ins>
          </w:p>
        </w:tc>
        <w:tc>
          <w:tcPr>
            <w:tcW w:w="0" w:type="auto"/>
          </w:tcPr>
          <w:p>
            <w:pPr>
              <w:rPr>
                <w:ins w:id="1126" w:author="Claude (scientific review 2026-08-09)" w:date="2026-08-09T00:00:00Z"/>
              </w:rPr>
            </w:pPr>
            <w:ins w:id="1127" w:author="Claude (scientific review 2026-08-09)" w:date="2026-08-09T00:00:00Z">
              <w:r>
                <w:t xml:space="preserve">2.87</w:t>
              </w:r>
            </w:ins>
          </w:p>
        </w:tc>
        <w:tc>
          <w:tcPr>
            <w:tcW w:w="0" w:type="auto"/>
          </w:tcPr>
          <w:p>
            <w:pPr>
              <w:rPr>
                <w:ins w:id="1128" w:author="Claude (scientific review 2026-08-09)" w:date="2026-08-09T00:00:00Z"/>
              </w:rPr>
            </w:pPr>
            <w:ins w:id="1129" w:author="Claude (scientific review 2026-08-09)" w:date="2026-08-09T00:00:00Z">
              <w:r>
                <w:t xml:space="preserve">4.02</w:t>
              </w:r>
            </w:ins>
          </w:p>
        </w:tc>
        <w:tc>
          <w:tcPr>
            <w:tcW w:w="0" w:type="auto"/>
          </w:tcPr>
          <w:p>
            <w:pPr>
              <w:rPr>
                <w:ins w:id="1130" w:author="Claude (scientific review 2026-08-09)" w:date="2026-08-09T00:00:00Z"/>
              </w:rPr>
            </w:pPr>
            <w:ins w:id="1131" w:author="Claude (scientific review 2026-08-09)" w:date="2026-08-09T00:00:00Z">
              <w:r>
                <w:t xml:space="preserve">4.4*10-61</w:t>
              </w:r>
            </w:ins>
          </w:p>
        </w:tc>
      </w:tr>
      <w:tr>
        <w:trPr>
          <w:ins w:id="1132" w:author="Claude (scientific review 2026-08-09)" w:date="2026-08-09T00:00:00Z"/>
        </w:trPr>
        <w:tc>
          <w:tcPr>
            <w:tcW w:w="0" w:type="auto"/>
          </w:tcPr>
          <w:p>
            <w:pPr>
              <w:rPr>
                <w:ins w:id="1133" w:author="Claude (scientific review 2026-08-09)" w:date="2026-08-09T00:00:00Z"/>
              </w:rPr>
            </w:pPr>
            <w:ins w:id="1134" w:author="Claude (scientific review 2026-08-09)" w:date="2026-08-09T00:00:00Z">
              <w:r>
                <w:t xml:space="preserve">SINE (class)</w:t>
              </w:r>
            </w:ins>
          </w:p>
        </w:tc>
        <w:tc>
          <w:tcPr>
            <w:tcW w:w="0" w:type="auto"/>
          </w:tcPr>
          <w:p>
            <w:pPr>
              <w:rPr>
                <w:ins w:id="1135" w:author="Claude (scientific review 2026-08-09)" w:date="2026-08-09T00:00:00Z"/>
              </w:rPr>
            </w:pPr>
            <w:ins w:id="1136" w:author="Claude (scientific review 2026-08-09)" w:date="2026-08-09T00:00:00Z">
              <w:r>
                <w:t xml:space="preserve">SINE-enriched</w:t>
              </w:r>
            </w:ins>
          </w:p>
        </w:tc>
        <w:tc>
          <w:tcPr>
            <w:tcW w:w="0" w:type="auto"/>
          </w:tcPr>
          <w:p>
            <w:pPr>
              <w:rPr>
                <w:ins w:id="1137" w:author="Claude (scientific review 2026-08-09)" w:date="2026-08-09T00:00:00Z"/>
              </w:rPr>
            </w:pPr>
            <w:ins w:id="1138" w:author="Claude (scientific review 2026-08-09)" w:date="2026-08-09T00:00:00Z">
              <w:r>
                <w:t xml:space="preserve">270</w:t>
              </w:r>
            </w:ins>
          </w:p>
        </w:tc>
        <w:tc>
          <w:tcPr>
            <w:tcW w:w="0" w:type="auto"/>
          </w:tcPr>
          <w:p>
            <w:pPr>
              <w:rPr>
                <w:ins w:id="1139" w:author="Claude (scientific review 2026-08-09)" w:date="2026-08-09T00:00:00Z"/>
              </w:rPr>
            </w:pPr>
            <w:ins w:id="1140" w:author="Claude (scientific review 2026-08-09)" w:date="2026-08-09T00:00:00Z">
              <w:r>
                <w:t xml:space="preserve">2.71</w:t>
              </w:r>
            </w:ins>
          </w:p>
        </w:tc>
        <w:tc>
          <w:tcPr>
            <w:tcW w:w="0" w:type="auto"/>
          </w:tcPr>
          <w:p>
            <w:pPr>
              <w:rPr>
                <w:ins w:id="1141" w:author="Claude (scientific review 2026-08-09)" w:date="2026-08-09T00:00:00Z"/>
              </w:rPr>
            </w:pPr>
            <w:ins w:id="1142" w:author="Claude (scientific review 2026-08-09)" w:date="2026-08-09T00:00:00Z">
              <w:r>
                <w:t xml:space="preserve">3.69</w:t>
              </w:r>
            </w:ins>
          </w:p>
        </w:tc>
        <w:tc>
          <w:tcPr>
            <w:tcW w:w="0" w:type="auto"/>
          </w:tcPr>
          <w:p>
            <w:pPr>
              <w:rPr>
                <w:ins w:id="1143" w:author="Claude (scientific review 2026-08-09)" w:date="2026-08-09T00:00:00Z"/>
              </w:rPr>
            </w:pPr>
            <w:ins w:id="1144" w:author="Claude (scientific review 2026-08-09)" w:date="2026-08-09T00:00:00Z">
              <w:r>
                <w:t xml:space="preserve">6.1*10-55</w:t>
              </w:r>
            </w:ins>
          </w:p>
        </w:tc>
      </w:tr>
      <w:tr>
        <w:trPr>
          <w:ins w:id="1145" w:author="Claude (scientific review 2026-08-09)" w:date="2026-08-09T00:00:00Z"/>
        </w:trPr>
        <w:tc>
          <w:tcPr>
            <w:tcW w:w="0" w:type="auto"/>
          </w:tcPr>
          <w:p>
            <w:pPr>
              <w:rPr>
                <w:ins w:id="1146" w:author="Claude (scientific review 2026-08-09)" w:date="2026-08-09T00:00:00Z"/>
              </w:rPr>
            </w:pPr>
            <w:ins w:id="1147" w:author="Claude (scientific review 2026-08-09)" w:date="2026-08-09T00:00:00Z">
              <w:r>
                <w:t xml:space="preserve">L1 (family)</w:t>
              </w:r>
            </w:ins>
          </w:p>
        </w:tc>
        <w:tc>
          <w:tcPr>
            <w:tcW w:w="0" w:type="auto"/>
          </w:tcPr>
          <w:p>
            <w:pPr>
              <w:rPr>
                <w:ins w:id="1148" w:author="Claude (scientific review 2026-08-09)" w:date="2026-08-09T00:00:00Z"/>
              </w:rPr>
            </w:pPr>
            <w:ins w:id="1149" w:author="Claude (scientific review 2026-08-09)" w:date="2026-08-09T00:00:00Z">
              <w:r>
                <w:t xml:space="preserve">L1-enriched</w:t>
              </w:r>
            </w:ins>
          </w:p>
        </w:tc>
        <w:tc>
          <w:tcPr>
            <w:tcW w:w="0" w:type="auto"/>
          </w:tcPr>
          <w:p>
            <w:pPr>
              <w:rPr>
                <w:ins w:id="1150" w:author="Claude (scientific review 2026-08-09)" w:date="2026-08-09T00:00:00Z"/>
              </w:rPr>
            </w:pPr>
            <w:ins w:id="1151" w:author="Claude (scientific review 2026-08-09)" w:date="2026-08-09T00:00:00Z">
              <w:r>
                <w:t xml:space="preserve">49</w:t>
              </w:r>
            </w:ins>
          </w:p>
        </w:tc>
        <w:tc>
          <w:tcPr>
            <w:tcW w:w="0" w:type="auto"/>
          </w:tcPr>
          <w:p>
            <w:pPr>
              <w:rPr>
                <w:ins w:id="1152" w:author="Claude (scientific review 2026-08-09)" w:date="2026-08-09T00:00:00Z"/>
              </w:rPr>
            </w:pPr>
            <w:ins w:id="1153" w:author="Claude (scientific review 2026-08-09)" w:date="2026-08-09T00:00:00Z">
              <w:r>
                <w:t xml:space="preserve">2.22</w:t>
              </w:r>
            </w:ins>
          </w:p>
        </w:tc>
        <w:tc>
          <w:tcPr>
            <w:tcW w:w="0" w:type="auto"/>
          </w:tcPr>
          <w:p>
            <w:pPr>
              <w:rPr>
                <w:ins w:id="1154" w:author="Claude (scientific review 2026-08-09)" w:date="2026-08-09T00:00:00Z"/>
              </w:rPr>
            </w:pPr>
            <w:ins w:id="1155" w:author="Claude (scientific review 2026-08-09)" w:date="2026-08-09T00:00:00Z">
              <w:r>
                <w:t xml:space="preserve">2.44</w:t>
              </w:r>
            </w:ins>
          </w:p>
        </w:tc>
        <w:tc>
          <w:tcPr>
            <w:tcW w:w="0" w:type="auto"/>
          </w:tcPr>
          <w:p>
            <w:pPr>
              <w:rPr>
                <w:ins w:id="1156" w:author="Claude (scientific review 2026-08-09)" w:date="2026-08-09T00:00:00Z"/>
              </w:rPr>
            </w:pPr>
            <w:ins w:id="1157" w:author="Claude (scientific review 2026-08-09)" w:date="2026-08-09T00:00:00Z">
              <w:r>
                <w:t xml:space="preserve">6.3*10-7</w:t>
              </w:r>
            </w:ins>
          </w:p>
        </w:tc>
      </w:tr>
      <w:tr>
        <w:trPr>
          <w:ins w:id="1158" w:author="Claude (scientific review 2026-08-09)" w:date="2026-08-09T00:00:00Z"/>
        </w:trPr>
        <w:tc>
          <w:tcPr>
            <w:tcW w:w="0" w:type="auto"/>
          </w:tcPr>
          <w:p>
            <w:pPr>
              <w:rPr>
                <w:ins w:id="1159" w:author="Claude (scientific review 2026-08-09)" w:date="2026-08-09T00:00:00Z"/>
              </w:rPr>
            </w:pPr>
            <w:ins w:id="1160" w:author="Claude (scientific review 2026-08-09)" w:date="2026-08-09T00:00:00Z">
              <w:r>
                <w:t xml:space="preserve">L1 (family)</w:t>
              </w:r>
            </w:ins>
          </w:p>
        </w:tc>
        <w:tc>
          <w:tcPr>
            <w:tcW w:w="0" w:type="auto"/>
          </w:tcPr>
          <w:p>
            <w:pPr>
              <w:rPr>
                <w:ins w:id="1161" w:author="Claude (scientific review 2026-08-09)" w:date="2026-08-09T00:00:00Z"/>
              </w:rPr>
            </w:pPr>
            <w:ins w:id="1162" w:author="Claude (scientific review 2026-08-09)" w:date="2026-08-09T00:00:00Z">
              <w:r>
                <w:t xml:space="preserve">SINE-enriched</w:t>
              </w:r>
            </w:ins>
          </w:p>
        </w:tc>
        <w:tc>
          <w:tcPr>
            <w:tcW w:w="0" w:type="auto"/>
          </w:tcPr>
          <w:p>
            <w:pPr>
              <w:rPr>
                <w:ins w:id="1163" w:author="Claude (scientific review 2026-08-09)" w:date="2026-08-09T00:00:00Z"/>
              </w:rPr>
            </w:pPr>
            <w:ins w:id="1164" w:author="Claude (scientific review 2026-08-09)" w:date="2026-08-09T00:00:00Z">
              <w:r>
                <w:t xml:space="preserve">48</w:t>
              </w:r>
            </w:ins>
          </w:p>
        </w:tc>
        <w:tc>
          <w:tcPr>
            <w:tcW w:w="0" w:type="auto"/>
          </w:tcPr>
          <w:p>
            <w:pPr>
              <w:rPr>
                <w:ins w:id="1165" w:author="Claude (scientific review 2026-08-09)" w:date="2026-08-09T00:00:00Z"/>
              </w:rPr>
            </w:pPr>
            <w:ins w:id="1166" w:author="Claude (scientific review 2026-08-09)" w:date="2026-08-09T00:00:00Z">
              <w:r>
                <w:t xml:space="preserve">0.67</w:t>
              </w:r>
            </w:ins>
          </w:p>
        </w:tc>
        <w:tc>
          <w:tcPr>
            <w:tcW w:w="0" w:type="auto"/>
          </w:tcPr>
          <w:p>
            <w:pPr>
              <w:rPr>
                <w:ins w:id="1167" w:author="Claude (scientific review 2026-08-09)" w:date="2026-08-09T00:00:00Z"/>
              </w:rPr>
            </w:pPr>
            <w:ins w:id="1168" w:author="Claude (scientific review 2026-08-09)" w:date="2026-08-09T00:00:00Z">
              <w:r>
                <w:t xml:space="preserve">0.63</w:t>
              </w:r>
            </w:ins>
          </w:p>
        </w:tc>
        <w:tc>
          <w:tcPr>
            <w:tcW w:w="0" w:type="auto"/>
          </w:tcPr>
          <w:p>
            <w:pPr>
              <w:rPr>
                <w:ins w:id="1169" w:author="Claude (scientific review 2026-08-09)" w:date="2026-08-09T00:00:00Z"/>
              </w:rPr>
            </w:pPr>
            <w:ins w:id="1170" w:author="Claude (scientific review 2026-08-09)" w:date="2026-08-09T00:00:00Z">
              <w:r>
                <w:t xml:space="preserve">3.2*10-3</w:t>
              </w:r>
            </w:ins>
          </w:p>
        </w:tc>
      </w:tr>
      <w:tr>
        <w:trPr>
          <w:ins w:id="1171" w:author="Claude (scientific review 2026-08-09)" w:date="2026-08-09T00:00:00Z"/>
        </w:trPr>
        <w:tc>
          <w:tcPr>
            <w:tcW w:w="0" w:type="auto"/>
          </w:tcPr>
          <w:p>
            <w:pPr>
              <w:rPr>
                <w:ins w:id="1172" w:author="Claude (scientific review 2026-08-09)" w:date="2026-08-09T00:00:00Z"/>
              </w:rPr>
            </w:pPr>
            <w:ins w:id="1173" w:author="Claude (scientific review 2026-08-09)" w:date="2026-08-09T00:00:00Z">
              <w:r>
                <w:t xml:space="preserve">Alu (family)</w:t>
              </w:r>
            </w:ins>
          </w:p>
        </w:tc>
        <w:tc>
          <w:tcPr>
            <w:tcW w:w="0" w:type="auto"/>
          </w:tcPr>
          <w:p>
            <w:pPr>
              <w:rPr>
                <w:ins w:id="1174" w:author="Claude (scientific review 2026-08-09)" w:date="2026-08-09T00:00:00Z"/>
              </w:rPr>
            </w:pPr>
            <w:ins w:id="1175" w:author="Claude (scientific review 2026-08-09)" w:date="2026-08-09T00:00:00Z">
              <w:r>
                <w:t xml:space="preserve">L1-enriched</w:t>
              </w:r>
            </w:ins>
          </w:p>
        </w:tc>
        <w:tc>
          <w:tcPr>
            <w:tcW w:w="0" w:type="auto"/>
          </w:tcPr>
          <w:p>
            <w:pPr>
              <w:rPr>
                <w:ins w:id="1176" w:author="Claude (scientific review 2026-08-09)" w:date="2026-08-09T00:00:00Z"/>
              </w:rPr>
            </w:pPr>
            <w:ins w:id="1177" w:author="Claude (scientific review 2026-08-09)" w:date="2026-08-09T00:00:00Z">
              <w:r>
                <w:t xml:space="preserve">12</w:t>
              </w:r>
            </w:ins>
          </w:p>
        </w:tc>
        <w:tc>
          <w:tcPr>
            <w:tcW w:w="0" w:type="auto"/>
          </w:tcPr>
          <w:p>
            <w:pPr>
              <w:rPr>
                <w:ins w:id="1178" w:author="Claude (scientific review 2026-08-09)" w:date="2026-08-09T00:00:00Z"/>
              </w:rPr>
            </w:pPr>
            <w:ins w:id="1179" w:author="Claude (scientific review 2026-08-09)" w:date="2026-08-09T00:00:00Z">
              <w:r>
                <w:t xml:space="preserve">0.41</w:t>
              </w:r>
            </w:ins>
          </w:p>
        </w:tc>
        <w:tc>
          <w:tcPr>
            <w:tcW w:w="0" w:type="auto"/>
          </w:tcPr>
          <w:p>
            <w:pPr>
              <w:rPr>
                <w:ins w:id="1180" w:author="Claude (scientific review 2026-08-09)" w:date="2026-08-09T00:00:00Z"/>
              </w:rPr>
            </w:pPr>
            <w:ins w:id="1181" w:author="Claude (scientific review 2026-08-09)" w:date="2026-08-09T00:00:00Z">
              <w:r>
                <w:t xml:space="preserve">0.39</w:t>
              </w:r>
            </w:ins>
          </w:p>
        </w:tc>
        <w:tc>
          <w:tcPr>
            <w:tcW w:w="0" w:type="auto"/>
          </w:tcPr>
          <w:p>
            <w:pPr>
              <w:rPr>
                <w:ins w:id="1182" w:author="Claude (scientific review 2026-08-09)" w:date="2026-08-09T00:00:00Z"/>
              </w:rPr>
            </w:pPr>
            <w:ins w:id="1183" w:author="Claude (scientific review 2026-08-09)" w:date="2026-08-09T00:00:00Z">
              <w:r>
                <w:t xml:space="preserve">5.8*10-4</w:t>
              </w:r>
            </w:ins>
          </w:p>
        </w:tc>
      </w:tr>
      <w:tr>
        <w:trPr>
          <w:ins w:id="1184" w:author="Claude (scientific review 2026-08-09)" w:date="2026-08-09T00:00:00Z"/>
        </w:trPr>
        <w:tc>
          <w:tcPr>
            <w:tcW w:w="0" w:type="auto"/>
          </w:tcPr>
          <w:p>
            <w:pPr>
              <w:rPr>
                <w:ins w:id="1185" w:author="Claude (scientific review 2026-08-09)" w:date="2026-08-09T00:00:00Z"/>
              </w:rPr>
            </w:pPr>
            <w:ins w:id="1186" w:author="Claude (scientific review 2026-08-09)" w:date="2026-08-09T00:00:00Z">
              <w:r>
                <w:t xml:space="preserve">SINE (class)</w:t>
              </w:r>
            </w:ins>
          </w:p>
        </w:tc>
        <w:tc>
          <w:tcPr>
            <w:tcW w:w="0" w:type="auto"/>
          </w:tcPr>
          <w:p>
            <w:pPr>
              <w:rPr>
                <w:ins w:id="1187" w:author="Claude (scientific review 2026-08-09)" w:date="2026-08-09T00:00:00Z"/>
              </w:rPr>
            </w:pPr>
            <w:ins w:id="1188" w:author="Claude (scientific review 2026-08-09)" w:date="2026-08-09T00:00:00Z">
              <w:r>
                <w:t xml:space="preserve">L1-enriched</w:t>
              </w:r>
            </w:ins>
          </w:p>
        </w:tc>
        <w:tc>
          <w:tcPr>
            <w:tcW w:w="0" w:type="auto"/>
          </w:tcPr>
          <w:p>
            <w:pPr>
              <w:rPr>
                <w:ins w:id="1189" w:author="Claude (scientific review 2026-08-09)" w:date="2026-08-09T00:00:00Z"/>
              </w:rPr>
            </w:pPr>
            <w:ins w:id="1190" w:author="Claude (scientific review 2026-08-09)" w:date="2026-08-09T00:00:00Z">
              <w:r>
                <w:t xml:space="preserve">4</w:t>
              </w:r>
            </w:ins>
          </w:p>
        </w:tc>
        <w:tc>
          <w:tcPr>
            <w:tcW w:w="0" w:type="auto"/>
          </w:tcPr>
          <w:p>
            <w:pPr>
              <w:rPr>
                <w:ins w:id="1191" w:author="Claude (scientific review 2026-08-09)" w:date="2026-08-09T00:00:00Z"/>
              </w:rPr>
            </w:pPr>
            <w:ins w:id="1192" w:author="Claude (scientific review 2026-08-09)" w:date="2026-08-09T00:00:00Z">
              <w:r>
                <w:t xml:space="preserve">0.13</w:t>
              </w:r>
            </w:ins>
          </w:p>
        </w:tc>
        <w:tc>
          <w:tcPr>
            <w:tcW w:w="0" w:type="auto"/>
          </w:tcPr>
          <w:p>
            <w:pPr>
              <w:rPr>
                <w:ins w:id="1193" w:author="Claude (scientific review 2026-08-09)" w:date="2026-08-09T00:00:00Z"/>
              </w:rPr>
            </w:pPr>
            <w:ins w:id="1194" w:author="Claude (scientific review 2026-08-09)" w:date="2026-08-09T00:00:00Z">
              <w:r>
                <w:t xml:space="preserve">0.12</w:t>
              </w:r>
            </w:ins>
          </w:p>
        </w:tc>
        <w:tc>
          <w:tcPr>
            <w:tcW w:w="0" w:type="auto"/>
          </w:tcPr>
          <w:p>
            <w:pPr>
              <w:rPr>
                <w:ins w:id="1195" w:author="Claude (scientific review 2026-08-09)" w:date="2026-08-09T00:00:00Z"/>
              </w:rPr>
            </w:pPr>
            <w:ins w:id="1196" w:author="Claude (scientific review 2026-08-09)" w:date="2026-08-09T00:00:00Z">
              <w:r>
                <w:t xml:space="preserve">7.6*10-9</w:t>
              </w:r>
            </w:ins>
          </w:p>
        </w:tc>
      </w:tr>
      <w:tr>
        <w:trPr>
          <w:ins w:id="1197" w:author="Claude (scientific review 2026-08-09)" w:date="2026-08-09T00:00:00Z"/>
        </w:trPr>
        <w:tc>
          <w:tcPr>
            <w:tcW w:w="0" w:type="auto"/>
          </w:tcPr>
          <w:p>
            <w:pPr>
              <w:rPr>
                <w:ins w:id="1198" w:author="Claude (scientific review 2026-08-09)" w:date="2026-08-09T00:00:00Z"/>
              </w:rPr>
            </w:pPr>
            <w:ins w:id="1199" w:author="Claude (scientific review 2026-08-09)" w:date="2026-08-09T00:00:00Z">
              <w:r>
                <w:t xml:space="preserve">MIR (family)</w:t>
              </w:r>
            </w:ins>
          </w:p>
        </w:tc>
        <w:tc>
          <w:tcPr>
            <w:tcW w:w="0" w:type="auto"/>
          </w:tcPr>
          <w:p>
            <w:pPr>
              <w:rPr>
                <w:ins w:id="1200" w:author="Claude (scientific review 2026-08-09)" w:date="2026-08-09T00:00:00Z"/>
              </w:rPr>
            </w:pPr>
            <w:ins w:id="1201" w:author="Claude (scientific review 2026-08-09)" w:date="2026-08-09T00:00:00Z">
              <w:r>
                <w:t xml:space="preserve">SINE-enriched</w:t>
              </w:r>
            </w:ins>
          </w:p>
        </w:tc>
        <w:tc>
          <w:tcPr>
            <w:tcW w:w="0" w:type="auto"/>
          </w:tcPr>
          <w:p>
            <w:pPr>
              <w:rPr>
                <w:ins w:id="1202" w:author="Claude (scientific review 2026-08-09)" w:date="2026-08-09T00:00:00Z"/>
              </w:rPr>
            </w:pPr>
            <w:ins w:id="1203" w:author="Claude (scientific review 2026-08-09)" w:date="2026-08-09T00:00:00Z">
              <w:r>
                <w:t xml:space="preserve">45</w:t>
              </w:r>
            </w:ins>
          </w:p>
        </w:tc>
        <w:tc>
          <w:tcPr>
            <w:tcW w:w="0" w:type="auto"/>
          </w:tcPr>
          <w:p>
            <w:pPr>
              <w:rPr>
                <w:ins w:id="1204" w:author="Claude (scientific review 2026-08-09)" w:date="2026-08-09T00:00:00Z"/>
              </w:rPr>
            </w:pPr>
            <w:ins w:id="1205" w:author="Claude (scientific review 2026-08-09)" w:date="2026-08-09T00:00:00Z">
              <w:r>
                <w:t xml:space="preserve">0.46</w:t>
              </w:r>
            </w:ins>
          </w:p>
        </w:tc>
        <w:tc>
          <w:tcPr>
            <w:tcW w:w="0" w:type="auto"/>
          </w:tcPr>
          <w:p>
            <w:pPr>
              <w:rPr>
                <w:ins w:id="1206" w:author="Claude (scientific review 2026-08-09)" w:date="2026-08-09T00:00:00Z"/>
              </w:rPr>
            </w:pPr>
            <w:ins w:id="1207" w:author="Claude (scientific review 2026-08-09)" w:date="2026-08-09T00:00:00Z">
              <w:r>
                <w:t xml:space="preserve">0.43</w:t>
              </w:r>
            </w:ins>
          </w:p>
        </w:tc>
        <w:tc>
          <w:tcPr>
            <w:tcW w:w="0" w:type="auto"/>
          </w:tcPr>
          <w:p>
            <w:pPr>
              <w:rPr>
                <w:ins w:id="1208" w:author="Claude (scientific review 2026-08-09)" w:date="2026-08-09T00:00:00Z"/>
              </w:rPr>
            </w:pPr>
            <w:ins w:id="1209" w:author="Claude (scientific review 2026-08-09)" w:date="2026-08-09T00:00:00Z">
              <w:r>
                <w:t xml:space="preserve">2.8*10-9</w:t>
              </w:r>
            </w:ins>
          </w:p>
        </w:tc>
      </w:tr>
      <w:tr>
        <w:trPr>
          <w:ins w:id="1210" w:author="Claude (scientific review 2026-08-09)" w:date="2026-08-09T00:00:00Z"/>
        </w:trPr>
        <w:tc>
          <w:tcPr>
            <w:tcW w:w="0" w:type="auto"/>
          </w:tcPr>
          <w:p>
            <w:pPr>
              <w:rPr>
                <w:ins w:id="1211" w:author="Claude (scientific review 2026-08-09)" w:date="2026-08-09T00:00:00Z"/>
              </w:rPr>
            </w:pPr>
            <w:ins w:id="1212" w:author="Claude (scientific review 2026-08-09)" w:date="2026-08-09T00:00:00Z">
              <w:r>
                <w:t xml:space="preserve">MIR (family)</w:t>
              </w:r>
            </w:ins>
          </w:p>
        </w:tc>
        <w:tc>
          <w:tcPr>
            <w:tcW w:w="0" w:type="auto"/>
          </w:tcPr>
          <w:p>
            <w:pPr>
              <w:rPr>
                <w:ins w:id="1213" w:author="Claude (scientific review 2026-08-09)" w:date="2026-08-09T00:00:00Z"/>
              </w:rPr>
            </w:pPr>
            <w:ins w:id="1214" w:author="Claude (scientific review 2026-08-09)" w:date="2026-08-09T00:00:00Z">
              <w:r>
                <w:t xml:space="preserve">L1-enriched</w:t>
              </w:r>
            </w:ins>
          </w:p>
        </w:tc>
        <w:tc>
          <w:tcPr>
            <w:tcW w:w="0" w:type="auto"/>
          </w:tcPr>
          <w:p>
            <w:pPr>
              <w:rPr>
                <w:ins w:id="1215" w:author="Claude (scientific review 2026-08-09)" w:date="2026-08-09T00:00:00Z"/>
              </w:rPr>
            </w:pPr>
            <w:ins w:id="1216" w:author="Claude (scientific review 2026-08-09)" w:date="2026-08-09T00:00:00Z">
              <w:r>
                <w:t xml:space="preserve">12</w:t>
              </w:r>
            </w:ins>
          </w:p>
        </w:tc>
        <w:tc>
          <w:tcPr>
            <w:tcW w:w="0" w:type="auto"/>
          </w:tcPr>
          <w:p>
            <w:pPr>
              <w:rPr>
                <w:ins w:id="1217" w:author="Claude (scientific review 2026-08-09)" w:date="2026-08-09T00:00:00Z"/>
              </w:rPr>
            </w:pPr>
            <w:ins w:id="1218" w:author="Claude (scientific review 2026-08-09)" w:date="2026-08-09T00:00:00Z">
              <w:r>
                <w:t xml:space="preserve">0.40</w:t>
              </w:r>
            </w:ins>
          </w:p>
        </w:tc>
        <w:tc>
          <w:tcPr>
            <w:tcW w:w="0" w:type="auto"/>
          </w:tcPr>
          <w:p>
            <w:pPr>
              <w:rPr>
                <w:ins w:id="1219" w:author="Claude (scientific review 2026-08-09)" w:date="2026-08-09T00:00:00Z"/>
              </w:rPr>
            </w:pPr>
            <w:ins w:id="1220" w:author="Claude (scientific review 2026-08-09)" w:date="2026-08-09T00:00:00Z">
              <w:r>
                <w:t xml:space="preserve">0.38</w:t>
              </w:r>
            </w:ins>
          </w:p>
        </w:tc>
        <w:tc>
          <w:tcPr>
            <w:tcW w:w="0" w:type="auto"/>
          </w:tcPr>
          <w:p>
            <w:pPr>
              <w:rPr>
                <w:ins w:id="1221" w:author="Claude (scientific review 2026-08-09)" w:date="2026-08-09T00:00:00Z"/>
              </w:rPr>
            </w:pPr>
            <w:ins w:id="1222" w:author="Claude (scientific review 2026-08-09)" w:date="2026-08-09T00:00:00Z">
              <w:r>
                <w:t xml:space="preserve">5.0*10-4</w:t>
              </w:r>
            </w:ins>
          </w:p>
        </w:tc>
      </w:tr>
    </w:tbl>
    <w:p>
      <w:pPr>
        <w:rPr>
          <w:ins w:id="1223" w:author="Claude (scientific review 2026-08-09)" w:date="2026-08-09T00:00:00Z"/>
        </w:rPr>
      </w:pPr>
      <w:ins w:id="1224" w:author="Claude (scientific review 2026-08-09)" w:date="2026-08-09T00:00:00Z">
        <w:r>
          <w:t xml:space="preserve">The full matrix of all 33 TE group by category pairs, with fold enrichment, raw and adjusted Fisher p-values, Jaccard and overlap coefficients, is given in File S4, sheet prior_work_overlap_matrix, and the individual shared genes in sheet prior_work_shared_genes.</w:t>
        </w:r>
      </w:ins>
    </w:p>
    <w:p w14:paraId="5F3E8EA7" w14:textId="77777777" w:rsidR="00B75A33" w:rsidRDefault="00B75A33" w:rsidP="00BF4D9E">
      <w:pPr>
        <w:spacing w:line="240" w:lineRule="auto"/>
      </w:pPr>
    </w:p>
    <w:p w14:paraId="7851F126" w14:textId="58A195F9" w:rsidR="00DE13E5" w:rsidRPr="004A49FC" w:rsidRDefault="00DE13E5" w:rsidP="00C76E75">
      <w:pPr>
        <w:spacing w:line="240" w:lineRule="auto"/>
      </w:pPr>
    </w:p>
    <w:p w14:paraId="29E086EB" w14:textId="2975894B" w:rsidR="00D3431F" w:rsidRDefault="00336DF0" w:rsidP="00D3431F">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1285" w:author="Claude (scientific review 2026-08-09)" w:date="2026-08-09T00:00:00Z">
        <w:r>
          <w:rPr>
            <w:rFonts w:ascii="Times New Roman" w:eastAsia="Times New Roman" w:hAnsi="Times New Roman" w:cs="Times New Roman"/>
            <w:b/>
            <w:bCs/>
            <w:color w:val="000000"/>
            <w:sz w:val="24"/>
            <w:szCs w:val="24"/>
          </w:rPr>
          <w:delText xml:space="preserve">Analysis sensitivity to the TSS window size and the gene-set cut-off.</w:delText>
        </w:r>
      </w:del>
      <w:ins w:id="1286" w:author="Claude (scientific review 2026-08-09)" w:date="2026-08-09T00:00:00Z">
        <w:r>
          <w:rPr>
            <w:rFonts w:ascii="Times New Roman" w:eastAsia="Times New Roman" w:hAnsi="Times New Roman" w:cs="Times New Roman"/>
            <w:b/>
            <w:bCs/>
            <w:color w:val="000000"/>
            <w:sz w:val="24"/>
            <w:szCs w:val="24"/>
          </w:rPr>
          <w:t xml:space="preserve">Analysis sensitivity to the TSS window size and the gene-set cut-off</w:t>
        </w:r>
      </w:ins>
    </w:p>
    <w:p w14:paraId="4D7E366E" w14:textId="7AA89609" w:rsidR="00E011C1" w:rsidRDefault="00E011C1" w:rsidP="00C740DC">
      <w:pPr>
        <w:spacing w:line="240" w:lineRule="auto"/>
        <w:rPr>
          <w:del w:id="1015" w:author="Claude (scientific review 2026-08-09)" w:date="2026-08-09T00:00:00Z"/>
        </w:rPr>
      </w:pPr>
      <w:del w:id="1016" w:author="Claude (scientific review 2026-08-09)" w:date="2026-08-09T00:00:00Z">
        <w:r>
          <w:delText xml:space="preserve">‘Daniil to Claude: </w:delText>
        </w:r>
      </w:del>
      <w:del w:id="1017" w:author="Claude (scientific review 2026-08-09)" w:date="2026-08-09T00:00:00Z">
        <w:r w:rsidR="00B75A33">
          <w:delText xml:space="preserve">The same request here. </w:delText>
        </w:r>
      </w:del>
      <w:del w:id="1018" w:author="Claude (scientific review 2026-08-09)" w:date="2026-08-09T00:00:00Z">
        <w:r w:rsidR="00B75A33">
          <w:delText>P</w:delText>
        </w:r>
      </w:del>
      <w:del w:id="1019" w:author="Claude (scientific review 2026-08-09)" w:date="2026-08-09T00:00:00Z">
        <w:r>
          <w:delText xml:space="preserve">lease rewrite this subsection citing individual </w:delText>
        </w:r>
      </w:del>
      <w:del w:id="1020" w:author="Claude (scientific review 2026-08-09)" w:date="2026-08-09T00:00:00Z">
        <w:r w:rsidR="00CC5309">
          <w:delText xml:space="preserve">sheets in </w:delText>
        </w:r>
      </w:del>
      <w:del w:id="1021" w:author="Claude (scientific review 2026-08-09)" w:date="2026-08-09T00:00:00Z">
        <w:r w:rsidR="00CC5309">
          <w:delText>File S5</w:delText>
        </w:r>
      </w:del>
      <w:del w:id="1022" w:author="Claude (scientific review 2026-08-09)" w:date="2026-08-09T00:00:00Z">
        <w:r w:rsidR="00CC5309">
          <w:delText xml:space="preserve"> and individual panels in </w:delText>
        </w:r>
      </w:del>
      <w:del w:id="1023" w:author="Claude (scientific review 2026-08-09)" w:date="2026-08-09T00:00:00Z">
        <w:r w:rsidR="00CC5309">
          <w:delText>Figures S11, S12 and S13A</w:delText>
        </w:r>
      </w:del>
      <w:del w:id="1024" w:author="Claude (scientific review 2026-08-09)" w:date="2026-08-09T00:00:00Z">
        <w:r w:rsidR="00CC5309">
          <w:delText xml:space="preserve">. Each citation should </w:delText>
        </w:r>
      </w:del>
      <w:del w:id="1025" w:author="Claude (scientific review 2026-08-09)" w:date="2026-08-09T00:00:00Z">
        <w:r w:rsidR="00313A66">
          <w:delText>be of 1-2 sentences with comparison, resulting statistics and a short takeaway.</w:delText>
        </w:r>
      </w:del>
      <w:del w:id="1026" w:author="Claude (scientific review 2026-08-09)" w:date="2026-08-09T00:00:00Z">
        <w:r>
          <w:delText>’</w:delText>
        </w:r>
      </w:del>
    </w:p>
    <w:p w14:paraId="47639747" w14:textId="77777777" w:rsidR="00DC3E27" w:rsidRDefault="00DC3E27" w:rsidP="00C740DC">
      <w:pPr>
        <w:spacing w:line="240" w:lineRule="auto"/>
      </w:pPr>
    </w:p>
    <w:p w14:paraId="33512DFE" w14:textId="77777777" w:rsidR="00804C31" w:rsidRDefault="00CF7EDE" w:rsidP="00C740DC">
      <w:pPr>
        <w:spacing w:line="240" w:lineRule="auto"/>
        <w:rPr>
          <w:del w:id="1239" w:author="Claude (scientific review 2026-08-09)" w:date="2026-08-09T00:00:00Z"/>
        </w:rPr>
      </w:pPr>
      <w:del w:id="1240" w:author="Claude (scientific review 2026-08-09)" w:date="2026-08-09T00:00:00Z">
        <w:r>
          <w:delText xml:space="preserve">In order to test robustness of the current analysis to TSS neighborhood size </w:delText>
        </w:r>
      </w:del>
      <w:del w:id="1241" w:author="Claude (scientific review 2026-08-09)" w:date="2026-08-09T00:00:00Z">
        <w:r w:rsidR="002A6C59">
          <w:delText>changes, we r</w:delText>
        </w:r>
      </w:del>
      <w:del w:id="1242" w:author="Claude (scientific review 2026-08-09)" w:date="2026-08-09T00:00:00Z">
        <w:r w:rsidR="00C740DC">
          <w:delText>epeat</w:delText>
        </w:r>
      </w:del>
      <w:del w:id="1243" w:author="Claude (scientific review 2026-08-09)" w:date="2026-08-09T00:00:00Z">
        <w:r w:rsidR="002A6C59">
          <w:delText>ed</w:delText>
        </w:r>
      </w:del>
      <w:del w:id="1244" w:author="Claude (scientific review 2026-08-09)" w:date="2026-08-09T00:00:00Z">
        <w:r w:rsidR="00C740DC">
          <w:delText xml:space="preserve"> the enrichment analysis at 5 kb and 20 kb</w:delText>
        </w:r>
      </w:del>
      <w:del w:id="1245" w:author="Claude (scientific review 2026-08-09)" w:date="2026-08-09T00:00:00Z">
        <w:r w:rsidR="00645A14">
          <w:delText xml:space="preserve"> (File S5)</w:delText>
        </w:r>
      </w:del>
      <w:del w:id="1246" w:author="Claude (scientific review 2026-08-09)" w:date="2026-08-09T00:00:00Z">
        <w:r w:rsidR="002A6C59">
          <w:delText xml:space="preserve">. </w:delText>
        </w:r>
      </w:del>
      <w:del w:id="1247" w:author="Claude (scientific review 2026-08-09)" w:date="2026-08-09T00:00:00Z">
        <w:r w:rsidR="00082133">
          <w:delText>T</w:delText>
        </w:r>
      </w:del>
      <w:del w:id="1248" w:author="Claude (scientific review 2026-08-09)" w:date="2026-08-09T00:00:00Z">
        <w:r w:rsidR="00C740DC">
          <w:delText>he observed-to-random odds ratio correlate</w:delText>
        </w:r>
      </w:del>
      <w:del w:id="1249" w:author="Claude (scientific review 2026-08-09)" w:date="2026-08-09T00:00:00Z">
        <w:r w:rsidR="00082133">
          <w:delText>d</w:delText>
        </w:r>
      </w:del>
      <w:del w:id="1250" w:author="Claude (scientific review 2026-08-09)" w:date="2026-08-09T00:00:00Z">
        <w:r w:rsidR="00C740DC">
          <w:delText xml:space="preserve"> between window pairs with Spearman </w:delText>
        </w:r>
      </w:del>
      <w:del w:id="1251" w:author="Claude (scientific review 2026-08-09)" w:date="2026-08-09T00:00:00Z">
        <w:r w:rsidR="00082133">
          <w:delText>r</w:delText>
        </w:r>
      </w:del>
      <w:del w:id="1252" w:author="Claude (scientific review 2026-08-09)" w:date="2026-08-09T00:00:00Z">
        <w:r w:rsidR="00C740DC">
          <w:delText xml:space="preserve"> of 0.83 to 1.00 across the 6 classes and 44 families, and a label-shuffling permutation test reject</w:delText>
        </w:r>
      </w:del>
      <w:del w:id="1253" w:author="Claude (scientific review 2026-08-09)" w:date="2026-08-09T00:00:00Z">
        <w:r w:rsidR="00DC3E27">
          <w:delText>ed</w:delText>
        </w:r>
      </w:del>
      <w:del w:id="1254" w:author="Claude (scientific review 2026-08-09)" w:date="2026-08-09T00:00:00Z">
        <w:r w:rsidR="00C740DC">
          <w:delText xml:space="preserve">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(Figure S13A). The weakest cell throughout is the SVA class </w:delText>
        </w:r>
      </w:del>
      <w:del w:id="1255" w:author="Claude (scientific review 2026-08-09)" w:date="2026-08-09T00:00:00Z">
        <w:r w:rsidR="00C740DC">
          <w:lastRenderedPageBreak/>
          <w:delText>between 5 and 20 kb, which is expected for the smallest class: 6,274 elements genome-wide give sparse per-gene counts and heavy tying.</w:delText>
        </w:r>
      </w:del>
    </w:p>
    <w:p w14:paraId="27262529" w14:textId="77777777" w:rsidR="003C5E7E" w:rsidRDefault="009E5C20" w:rsidP="00C740DC">
      <w:pPr>
        <w:spacing w:line="240" w:lineRule="auto"/>
        <w:rPr>
          <w:del w:id="1256" w:author="Claude (scientific review 2026-08-09)" w:date="2026-08-09T00:00:00Z"/>
        </w:rPr>
      </w:pPr>
      <w:del w:id="1257" w:author="Claude (scientific review 2026-08-09)" w:date="2026-08-09T00:00:00Z">
        <w:r>
          <w:delText xml:space="preserve">To further </w:delText>
        </w:r>
      </w:del>
      <w:del w:id="1258" w:author="Claude (scientific review 2026-08-09)" w:date="2026-08-09T00:00:00Z">
        <w:r w:rsidR="008B3D43">
          <w:delText xml:space="preserve">evaluate the </w:delText>
        </w:r>
      </w:del>
      <w:del w:id="1259" w:author="Claude (scientific review 2026-08-09)" w:date="2026-08-09T00:00:00Z">
        <w:r w:rsidR="00C3341D">
          <w:delText>gene sets</w:delText>
        </w:r>
      </w:del>
      <w:del w:id="1260" w:author="Claude (scientific review 2026-08-09)" w:date="2026-08-09T00:00:00Z">
        <w:r w:rsidR="008B3D43">
          <w:delText xml:space="preserve"> robustness, w</w:delText>
        </w:r>
      </w:del>
      <w:del w:id="1261" w:author="Claude (scientific review 2026-08-09)" w:date="2026-08-09T00:00:00Z">
        <w:r>
          <w:delText>e compared the current top</w:delText>
        </w:r>
      </w:del>
      <w:del w:id="1262" w:author="Claude (scientific review 2026-08-09)" w:date="2026-08-09T00:00:00Z">
        <w:r w:rsidR="007F06B2">
          <w:delText xml:space="preserve"> and bottom</w:delText>
        </w:r>
      </w:del>
      <w:del w:id="1263" w:author="Claude (scientific review 2026-08-09)" w:date="2026-08-09T00:00:00Z">
        <w:r>
          <w:delText xml:space="preserve"> </w:delText>
        </w:r>
      </w:del>
      <w:del w:id="1264" w:author="Claude (scientific review 2026-08-09)" w:date="2026-08-09T00:00:00Z">
        <w:r w:rsidR="00431AF7">
          <w:delText xml:space="preserve">5% </w:delText>
        </w:r>
      </w:del>
      <w:del w:id="1265" w:author="Claude (scientific review 2026-08-09)" w:date="2026-08-09T00:00:00Z">
        <w:r>
          <w:delText xml:space="preserve">genes cut-off to the </w:delText>
        </w:r>
      </w:del>
      <w:del w:id="1266" w:author="Claude (scientific review 2026-08-09)" w:date="2026-08-09T00:00:00Z">
        <w:r w:rsidR="007F06B2">
          <w:delText xml:space="preserve">alternative 10% thresholding. </w:delText>
        </w:r>
      </w:del>
      <w:del w:id="1267" w:author="Claude (scientific review 2026-08-09)" w:date="2026-08-09T00:00:00Z">
        <w:r w:rsidR="00C740DC">
          <w:delText>Widening the Gene Ontology gene sets preserve</w:delText>
        </w:r>
      </w:del>
      <w:del w:id="1268" w:author="Claude (scientific review 2026-08-09)" w:date="2026-08-09T00:00:00Z">
        <w:r w:rsidR="00431AF7">
          <w:delText>d</w:delText>
        </w:r>
      </w:del>
      <w:del w:id="1269" w:author="Claude (scientific review 2026-08-09)" w:date="2026-08-09T00:00:00Z">
        <w:r w:rsidR="00C740DC">
          <w:delText xml:space="preserve"> a median of 90% of the significant terms per group and add</w:delText>
        </w:r>
      </w:del>
      <w:del w:id="1270" w:author="Claude (scientific review 2026-08-09)" w:date="2026-08-09T00:00:00Z">
        <w:r w:rsidR="00431AF7">
          <w:delText>ed</w:delText>
        </w:r>
      </w:del>
      <w:del w:id="1271" w:author="Claude (scientific review 2026-08-09)" w:date="2026-08-09T00:00:00Z">
        <w:r w:rsidR="00C740DC">
          <w:delText xml:space="preserve"> more </w:delText>
        </w:r>
      </w:del>
      <w:del w:id="1272" w:author="Claude (scientific review 2026-08-09)" w:date="2026-08-09T00:00:00Z">
        <w:r w:rsidR="00431AF7">
          <w:delText xml:space="preserve">terms </w:delText>
        </w:r>
      </w:del>
      <w:del w:id="1273" w:author="Claude (scientific review 2026-08-09)" w:date="2026-08-09T00:00:00Z">
        <w:r w:rsidR="00C740DC">
          <w:delText xml:space="preserve">(144 terms lost, 902 gained overall), as expected. Of the nine </w:delText>
        </w:r>
      </w:del>
      <w:del w:id="1274" w:author="Claude (scientific review 2026-08-09)" w:date="2026-08-09T00:00:00Z">
        <w:r w:rsidR="00EE6CCA">
          <w:delText xml:space="preserve">functional associations </w:delText>
        </w:r>
      </w:del>
      <w:del w:id="1275" w:author="Claude (scientific review 2026-08-09)" w:date="2026-08-09T00:00:00Z">
        <w:r w:rsidR="00A00530">
          <w:delText>derived on the 5% cut-off</w:delText>
        </w:r>
      </w:del>
      <w:del w:id="1276" w:author="Claude (scientific review 2026-08-09)" w:date="2026-08-09T00:00:00Z">
        <w:r w:rsidR="00C740DC">
          <w:delText>, eight survive</w:delText>
        </w:r>
      </w:del>
      <w:del w:id="1277" w:author="Claude (scientific review 2026-08-09)" w:date="2026-08-09T00:00:00Z">
        <w:r w:rsidR="00A00530">
          <w:delText>d</w:delText>
        </w:r>
      </w:del>
      <w:del w:id="1278" w:author="Claude (scientific review 2026-08-09)" w:date="2026-08-09T00:00:00Z">
        <w:r w:rsidR="00C740DC">
          <w:delText xml:space="preserve"> </w:delText>
        </w:r>
      </w:del>
      <w:del w:id="1279" w:author="Claude (scientific review 2026-08-09)" w:date="2026-08-09T00:00:00Z">
        <w:r w:rsidR="00A00530">
          <w:delText>the 10% threshold</w:delText>
        </w:r>
      </w:del>
      <w:del w:id="1280" w:author="Claude (scientific review 2026-08-09)" w:date="2026-08-09T00:00:00Z">
        <w:r w:rsidR="00C740DC">
          <w:delText>; the exception is the hAT-Charlie MHC class I association, which is significant only in the 5 % set and survives only one of the six window x cut-off conditions (Figure S12D); it is reported here as the weakest of the family-level associations rather than as an established one.</w:delText>
        </w:r>
      </w:del>
    </w:p>
    <w:p w14:paraId="0526B4FA" w14:textId="2B694F77" w:rsidR="00C740DC" w:rsidRDefault="00C740DC" w:rsidP="00C740DC">
      <w:pPr>
        <w:spacing w:line="240" w:lineRule="auto"/>
        <w:rPr>
          <w:del w:id="1281" w:author="Claude (scientific review 2026-08-09)" w:date="2026-08-09T00:00:00Z"/>
        </w:rPr>
      </w:pPr>
      <w:del w:id="1282" w:author="Claude (scientific review 2026-08-09)" w:date="2026-08-09T00:00:00Z">
        <w:r>
          <w:delText xml:space="preserve">Repeating the Gene Ontology analysis at every combination of the three window sizes and the two gene-set cut-offs shows that the window matters more to it than the cut-off does. Widening the cut-off always finds more terms, as the larger foreground should, but widening the window does not, and not even in the same direction at every level: the number of significant terms falls with window width for the class sets defined by element count, peaks at 10 kb for the divergence-stratified </w:delText>
        </w:r>
      </w:del>
      <w:del w:id="1283" w:author="Claude (scientific review 2026-08-09)" w:date="2026-08-09T00:00:00Z">
        <w:r w:rsidR="00A5202D">
          <w:delText>sets and</w:delText>
        </w:r>
      </w:del>
      <w:del w:id="1284" w:author="Claude (scientific review 2026-08-09)" w:date="2026-08-09T00:00:00Z">
        <w:r>
          <w:delText xml:space="preserve"> rises for the families. Of the terms reported here, the fraction that remains significant under another condition is 0.44 at worst and 0.68 at median, against 0.61 as the lowest Spearman correlation of per-group term counts against the published condition (every label-shuffling permutation test p &lt;= 0.022); 3 of the 9 claims tested survive all six conditions, and all of them hold in the published one. Because the grid varies the gene sets and not the permutation background, this is a property of which genes enter each set rather than of the enrichment statistics, which are unchanged. All comparisons are given in Figures S11, S12 and S13A and in File S5.</w:delText>
        </w:r>
      </w:del>
    </w:p>
    <w:p>
      <w:pPr>
        <w:rPr>
          <w:ins w:id="1229" w:author="Claude (scientific review 2026-08-09)" w:date="2026-08-09T00:00:00Z"/>
        </w:rPr>
      </w:pPr>
      <w:ins w:id="1230" w:author="Claude (scientific review 2026-08-09)" w:date="2026-08-09T00:00:00Z">
        <w:r>
          <w:t xml:space="preserve">We repeated the whole enrichment analysis at TSS neighborhoods of 5 kb and 20 kb, keeping the same TSS definition and a separate N = 500 permutation background for each window (File S5, sheets window_classes and window_families). The observed-to-random odds ratio of every class and family at all three windows is shown in Figure S11A: the ordering of TE groups is preserved, with Spearman rho between window pairs from 0.828 to 1.000 and a label-shuffling permutation test rejecting chance concordance in all six pairs, the largest p being 0.0090 (File S5, sheet window_concordance). The Bland-Altman comparison of the 44 families (Figure S11B) puts the mean difference between windows at 0.027 to 0.084 observed-to-random odds ratio units, so widening the window shifts the family distribution slightly upward without reordering it.</w:t>
        </w:r>
      </w:ins>
    </w:p>
    <w:p>
      <w:pPr>
        <w:rPr>
          <w:ins w:id="1231" w:author="Claude (scientific review 2026-08-09)" w:date="2026-08-09T00:00:00Z"/>
        </w:rPr>
      </w:pPr>
      <w:ins w:id="1232" w:author="Claude (scientific review 2026-08-09)" w:date="2026-08-09T00:00:00Z">
        <w:r>
          <w:t xml:space="preserve">Significance calls change for 11 of the 50 tested groups (File S5, sheet window_flips): the RC class, called Helitrons in Table 1, and ten families - ERVL, Gypsy, Helitron, I-Jockey, MULE-MuDR, PiggyBac, TcMar, TcMar-Mariner, hAT and tRNA-Deu. All eleven are small groups lying near the significance threshold and no other class flips, so the window size decides borderline calls for small groups and nothing else.</w:t>
        </w:r>
      </w:ins>
    </w:p>
    <w:p>
      <w:pPr>
        <w:rPr>
          <w:ins w:id="1233" w:author="Claude (scientific review 2026-08-09)" w:date="2026-08-09T00:00:00Z"/>
        </w:rPr>
      </w:pPr>
      <w:ins w:id="1234" w:author="Claude (scientific review 2026-08-09)" w:date="2026-08-09T00:00:00Z">
        <w:r>
          <w:t xml:space="preserve">The gene sets themselves are stable across windows (Figure S12; File S5, sheets geneset_stability and rank_stability, in which the RepeatMasker class names Retroposon and RC denote SVA and Helitrons). The overlap coefficient of the top-5 % gene sets between window pairs ranges from 0.285 to 0.931 and every hypergeometric test against chance is significant, the weakest being 3.5 × 10-205; the per-gene rankings agree with Kendall tau between 0.482 and 0.793. The two weakest cells are not the same one: the smallest gene-set overlap is that of the SVA class between 5 and 20 kb at 0.285, which is expected for the smallest class, whose 6,274 elements give sparse per-gene counts and heavy tying, whereas the lowest Kendall tau is that of the DNA class over the same window pair at 0.482.</w:t>
        </w:r>
      </w:ins>
    </w:p>
    <w:p>
      <w:pPr>
        <w:rPr>
          <w:ins w:id="1235" w:author="Claude (scientific review 2026-08-09)" w:date="2026-08-09T00:00:00Z"/>
        </w:rPr>
      </w:pPr>
      <w:ins w:id="1236" w:author="Claude (scientific review 2026-08-09)" w:date="2026-08-09T00:00:00Z">
        <w:r>
          <w:t xml:space="preserve">Widening the gene-set cut-off from the top and bottom 5 % to 10 % preserves a median of 90.3 % of the significant GO terms per group and adds more, losing 144 terms and gaining 902 across all groups (Figure S11C; File S5, sheets percentile_summary and percentile_terms). Of the nine functional associations this paper reports, eight remain significant at the 10 % cut-off (File S5, sheet headline_by_condition). The exception is the association of hAT-Charlie with the MHC class I protein complex, which holds only in the 5 % set and survives one of the six window by cut-off conditions (Figure S11D); it is reported as the weakest of the family-level associations.</w:t>
        </w:r>
      </w:ins>
    </w:p>
    <w:p>
      <w:pPr>
        <w:rPr>
          <w:ins w:id="1237" w:author="Claude (scientific review 2026-08-09)" w:date="2026-08-09T00:00:00Z"/>
        </w:rPr>
      </w:pPr>
      <w:ins w:id="1238" w:author="Claude (scientific review 2026-08-09)" w:date="2026-08-09T00:00:00Z">
        <w:r>
          <w:t xml:space="preserve">Repeating the Gene Ontology analysis at every combination of the three windows and the two cut-offs gives an 18-cell grid (Figure S13A; File S5, sheet GO_grid_index), in which the window matters more than the cut-off. Widening the cut-off always finds more terms, as a larger foreground should, but widening the window does not, and not in the same direction at every level: the number of significant terms falls with window width for the class sets defined by element count, peaks at 10 kb for the divergence-stratified sets and rises for the families. Of the terms this paper reports, the fraction still significant in another cell is 0.440 at worst and 0.677 at median (Figure S13B; File S5, sheet GO_grid_preservation), and the per-group term counts of every other cell correlate with the published cell at a Spearman rho of at least 0.614, every label-shuffling permutation test giving p &lt;= 0.022 (File S5, sheet GO_grid_concordance). Three of the nine reported claims survive all six conditions and all nine hold in the published one; the TE groups that keep at least one significant term in each cell are shown in Figure S13C. Because the grid varies the gene sets and not the permutation background, these differences are a property of which genes enter each set, and the enrichment odds ratios of Table 1 and Figure 2 are unchanged by it.</w:t>
        </w:r>
      </w:ins>
    </w:p>
    <w:p w14:paraId="762B5F52" w14:textId="77777777" w:rsidR="009E5EF6" w:rsidRPr="004A49FC" w:rsidRDefault="009E5EF6" w:rsidP="009E5EF6">
      <w:pPr>
        <w:spacing w:line="240" w:lineRule="auto"/>
      </w:pPr>
    </w:p>
    <w:p w14:paraId="7A9D4778"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72" w:author="Claude (G3 house style)" w:date="2026-08-04T12:00:00Z">
        <w:r>
          <w:rPr>
            <w:rFonts w:ascii="Times New Roman" w:eastAsia="Times New Roman" w:hAnsi="Times New Roman" w:cs="Times New Roman"/>
            <w:b/>
            <w:bCs/>
            <w:color w:val="000000"/>
            <w:sz w:val="24"/>
            <w:szCs w:val="24"/>
          </w:rPr>
          <w:delText>DISCUSSION</w:delText>
        </w:r>
      </w:del>
      <w:ins w:id="273" w:author="Claude (G3 house style)" w:date="2026-08-04T12:00:00Z">
        <w:r>
          <w:rPr>
            <w:rFonts w:ascii="Times New Roman" w:eastAsia="Times New Roman" w:hAnsi="Times New Roman" w:cs="Times New Roman"/>
            <w:b/>
            <w:bCs/>
            <w:color w:val="000000"/>
            <w:sz w:val="24"/>
            <w:szCs w:val="24"/>
          </w:rPr>
          <w:t>Discussion</w:t>
        </w:r>
      </w:ins>
    </w:p>
    <w:p w14:paraId="7ECBD2C8" w14:textId="025AC3A2" w:rsidR="00DE13E5" w:rsidRPr="00A807AC" w:rsidRDefault="00DE13E5" w:rsidP="00C76E75">
      <w:pPr>
        <w:spacing w:line="240" w:lineRule="auto"/>
      </w:pPr>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EndPr/>
        <w:sdtContent>
          <w:r w:rsidR="00B75A33" w:rsidRPr="00B75A33">
            <w:rPr>
              <w:color w:val="000000"/>
            </w:rPr>
            <w:t>(8,10,11,43,44)</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274" w:author="Claude (G3 revision)" w:date="2026-08-04T00:00:00Z">
        <w:r>
          <w:delText>The current article is meant to establish a baseline for these studies by the co-mapping proximity analysis, since most the epigenetics-based studies are relying on the same proximity principle.</w:delText>
        </w:r>
      </w:del>
      <w:ins w:id="275" w:author="Claude (G3 revision)" w:date="2026-08-04T00:00:00Z">
        <w:r>
          <w:t>The current article is meant to establish a baseline for these studies by co-mapping proximity analysis, since most epigenetics-based studies rely on the same proximity principle. What follows is organized as the principal findings, their comparison with prior work, the limitations of the design, the specific hypotheses it generates, the mechanistic framework for the positional pattern, its connection with cancer and its use as a null model for epigenomic association studies.</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EndPr/>
        <w:sdtContent>
          <w:r w:rsidR="00B75A33" w:rsidRPr="00B75A33">
            <w:rPr>
              <w:color w:val="000000"/>
            </w:rPr>
            <w:t>(1)</w:t>
          </w:r>
        </w:sdtContent>
      </w:sdt>
      <w:r>
        <w:t xml:space="preserve"> allows to do such an analysis with an unprecedented depth and precision, compared to the currently available literature. </w:t>
      </w:r>
    </w:p>
    <w:p w14:paraId="6B96E7DC" w14:textId="77777777" w:rsidR="005762DF" w:rsidRDefault="00D315AC" w:rsidP="00C76E75">
      <w:pPr>
        <w:pStyle w:val="Heading2"/>
        <w:spacing w:line="240" w:lineRule="auto"/>
        <w:rPr>
          <w:ins w:id="280" w:author="Claude (G3 revision)" w:date="2026-08-04T00:00:00Z"/>
        </w:rPr>
      </w:pPr>
      <w:ins w:id="281" w:author="Claude (G3 revision)" w:date="2026-08-04T00:00:00Z">
        <w:r>
          <w:t>Principal findings</w:t>
        </w:r>
      </w:ins>
    </w:p>
    <w:p w14:paraId="1749E440" w14:textId="77777777" w:rsidR="005762DF" w:rsidRDefault="00D315AC" w:rsidP="00C76E75">
      <w:pPr>
        <w:spacing w:line="240" w:lineRule="auto"/>
        <w:rPr>
          <w:ins w:id="282" w:author="Claude (G3 revision)" w:date="2026-08-04T00:00:00Z"/>
        </w:rPr>
      </w:pPr>
      <w:ins w:id="283"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14:paraId="08C6325C" w14:textId="77777777" w:rsidR="005762DF" w:rsidRDefault="00D315AC" w:rsidP="00C76E75">
      <w:pPr>
        <w:spacing w:line="240" w:lineRule="auto"/>
        <w:rPr>
          <w:ins w:id="284" w:author="Claude (G3 revision)" w:date="2026-08-04T00:00:00Z"/>
        </w:rPr>
      </w:pPr>
      <w:ins w:id="285" w:author="Claude (G3 revision)" w:date="2026-08-04T00:00:00Z">
        <w:r>
          <w:t>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four of the six classes if the raw odds ratio is used instead, which is the methodological point the permutation control exists to make.</w:t>
        </w:r>
      </w:ins>
    </w:p>
    <w:p w14:paraId="3686B55C" w14:textId="77777777" w:rsidR="005762DF" w:rsidRDefault="00D315AC" w:rsidP="00C76E75">
      <w:pPr>
        <w:spacing w:line="240" w:lineRule="auto"/>
        <w:rPr>
          <w:ins w:id="286" w:author="Claude (G3 revision)" w:date="2026-08-04T00:00:00Z"/>
        </w:rPr>
      </w:pPr>
      <w:ins w:id="287" w:author="Claude (G3 revision)" w:date="2026-08-04T00:00:00Z">
        <w:r>
          <w:t>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 (Figure 8).</w:t>
        </w:r>
      </w:ins>
    </w:p>
    <w:p w14:paraId="68E85E44" w14:textId="77777777" w:rsidR="005762DF" w:rsidRDefault="00D315AC" w:rsidP="00C76E75">
      <w:pPr>
        <w:pStyle w:val="Heading2"/>
        <w:spacing w:line="240" w:lineRule="auto"/>
        <w:rPr>
          <w:ins w:id="288" w:author="Claude (G3 revision)" w:date="2026-08-04T00:00:00Z"/>
        </w:rPr>
      </w:pPr>
      <w:ins w:id="289" w:author="Claude (G3 revision)" w:date="2026-08-04T00:00:00Z">
        <w:r>
          <w:t>Comparison with prior work</w:t>
        </w:r>
      </w:ins>
    </w:p>
    <w:p w14:paraId="35753A5C" w14:textId="77777777" w:rsidR="005762DF" w:rsidRDefault="00D315AC" w:rsidP="00C76E75">
      <w:pPr>
        <w:spacing w:line="240" w:lineRule="auto"/>
        <w:rPr>
          <w:ins w:id="290" w:author="Claude (G3 revision)" w:date="2026-08-04T00:00:00Z"/>
        </w:rPr>
      </w:pPr>
      <w:ins w:id="291" w:author="Claude (G3 revision)" w:date="2026-08-04T00:00:00Z">
        <w:r>
          <w:t>The previous repeat-based categorization of genes used 20 kb and 2 kb windows and a region-binning design, profiling TE abundance separately in promoter, intron, downstream, 5′ UTR, CDS and 3′ UTR compartments, then quantile-normalizing and clustering. It reported SINE-enriched genes associated with the ribosome, translation, RNA processing, the nucleolus 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14:paraId="6D4CA539" w14:textId="77777777" w:rsidR="005762DF" w:rsidRDefault="00D315AC" w:rsidP="00C76E75">
      <w:pPr>
        <w:spacing w:line="240" w:lineRule="auto"/>
        <w:rPr>
          <w:ins w:id="292" w:author="Claude (G3 revision)" w:date="2026-08-04T00:00:00Z"/>
        </w:rPr>
      </w:pPr>
      <w:ins w:id="293" w:author="Claude (G3 revision)" w:date="2026-08-04T00:00:00Z">
        <w:r>
          <w:t xml:space="preserve">Whether the residual differences are methodological or a consequence of the assembly cannot be settled without re-running their pipeline on hg38, which lies outside the scope of the present study. </w:t>
        </w:r>
        <w:r>
          <w:lastRenderedPageBreak/>
          <w:t>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and is fully alignable to hg38 (File S4, sheet assembly_bound). The assembly therefore cannot account for more than a fraction of a percent of the comparison, and the remaining differences are attributable to methodology: TSS-window proximity against region binning, per-element against per-bin normalization, and the length-bias correction by permutation.</w:t>
        </w:r>
      </w:ins>
    </w:p>
    <w:p>
      <w:pPr>
        <w:rPr>
          <w:ins w:id="1227" w:author="Claude (scientific review 2026-08-09)" w:date="2026-08-09T00:00:00Z"/>
        </w:rPr>
      </w:pPr>
      <w:ins w:id="1228" w:author="Claude (scientific review 2026-08-09)" w:date="2026-08-09T00:00:00Z">
        <w:r>
          <w:t xml:space="preserve">The largest methodological difference between the two studies is not the window or the normalization but the species. Their categories were derived on the mouse genome and ours on the human T2T assembly, so the comparison is necessarily cross-species and has to pass through orthology, which caps the agreement that could be observed even if both analyses were otherwise identical: only genes with an MGI homology-class ortholog can be tested at all, and that is 83.7 % and 83.0 % of their low-complexity- and SINE-enriched categories but only 44.1 % of their L1-enriched one. The choice of human assembly is, for this particular comparison, close to irrelevant for the same reason - their gene categories were never derived from any human assembly, so the 6.70 % of newly resolved sequence bounded above cannot move the overlap at all except through the 0.55 % of human genes that fall in it. What survives both the species gap and the design gap is therefore the more notable result: the gene sets still agree 2.87-fold for Alu against their SINE-enriched category and 2.22-fold for L1 against their L1-enriched one, and are depleted in every cross pair. Two independent designs, on two genomes, recover overlapping sets of human genes as the ones most associated with the same element classes.</w:t>
        </w:r>
      </w:ins>
    </w:p>
    <w:p w14:paraId="306B78B0" w14:textId="77777777" w:rsidR="005762DF" w:rsidRDefault="00D315AC" w:rsidP="00C76E75">
      <w:pPr>
        <w:spacing w:line="240" w:lineRule="auto"/>
        <w:rPr>
          <w:ins w:id="294" w:author="Claude (G3 revision)" w:date="2026-08-04T00:00:00Z"/>
        </w:rPr>
      </w:pPr>
      <w:ins w:id="295" w:author="Claude (G3 revision)" w:date="2026-08-04T00:00:00Z">
        <w:r>
          <w:t>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14:paraId="2601D0E1" w14:textId="77777777" w:rsidR="005762DF" w:rsidRDefault="00D315AC" w:rsidP="00C76E75">
      <w:pPr>
        <w:pStyle w:val="Heading2"/>
        <w:spacing w:line="240" w:lineRule="auto"/>
        <w:rPr>
          <w:ins w:id="296" w:author="Claude (G3 revision)" w:date="2026-08-04T00:00:00Z"/>
        </w:rPr>
      </w:pPr>
      <w:ins w:id="297" w:author="Claude (G3 revision)" w:date="2026-08-04T00:00:00Z">
        <w:r>
          <w:t>Limitations</w:t>
        </w:r>
      </w:ins>
    </w:p>
    <w:p w14:paraId="2EB71285" w14:textId="77777777" w:rsidR="005762DF" w:rsidRDefault="00D315AC" w:rsidP="00C76E75">
      <w:pPr>
        <w:spacing w:line="240" w:lineRule="auto"/>
        <w:rPr>
          <w:ins w:id="298" w:author="Claude (G3 revision)" w:date="2026-08-04T00:00:00Z"/>
        </w:rPr>
      </w:pPr>
      <w:ins w:id="299" w:author="Claude (G3 revision)" w:date="2026-08-04T00:00:00Z">
        <w:r>
          <w:t>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arms-race reading of the interferon-alpha domain is offered as a hypothesis rather than as a finding.</w:t>
        </w:r>
      </w:ins>
    </w:p>
    <w:p w14:paraId="404E366F" w14:textId="77777777" w:rsidR="005762DF" w:rsidRDefault="00D315AC" w:rsidP="00C76E75">
      <w:pPr>
        <w:spacing w:line="240" w:lineRule="auto"/>
        <w:rPr>
          <w:ins w:id="300" w:author="Claude (G3 revision)" w:date="2026-08-04T00:00:00Z"/>
        </w:rPr>
      </w:pPr>
      <w:ins w:id="301" w:author="Claude (G3 revision)" w:date="2026-08-04T00:00:00Z">
        <w:r>
          <w:t>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analyzed.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are over-weighted; the effect is a known property of this design rather than a correctable artifact of our implementation. The 10 kb window is a literature convention rather than a measured optimum, though the sensitivity analysis at 5 and 20 kb shows the ordering of TE groups is robust to it. Finally, no eQTL, expression or tumor data were integrated, so the connection between TE proximity and transcriptional consequence remains untested here.</w:t>
        </w:r>
      </w:ins>
    </w:p>
    <w:p w14:paraId="138B0A0F" w14:textId="77777777" w:rsidR="005762DF" w:rsidRDefault="00D315AC" w:rsidP="00C76E75">
      <w:pPr>
        <w:pStyle w:val="Heading2"/>
        <w:spacing w:line="240" w:lineRule="auto"/>
        <w:rPr>
          <w:ins w:id="302" w:author="Claude (G3 revision)" w:date="2026-08-04T00:00:00Z"/>
        </w:rPr>
      </w:pPr>
      <w:ins w:id="303" w:author="Claude (G3 revision)" w:date="2026-08-04T00:00:00Z">
        <w:r>
          <w:lastRenderedPageBreak/>
          <w:t>Hypotheses for future testing</w:t>
        </w:r>
      </w:ins>
    </w:p>
    <w:p w14:paraId="580D8ABC" w14:textId="77777777" w:rsidR="005762DF" w:rsidRDefault="00D315AC" w:rsidP="00C76E75">
      <w:pPr>
        <w:spacing w:line="240" w:lineRule="auto"/>
        <w:rPr>
          <w:ins w:id="304" w:author="Claude (G3 revision)" w:date="2026-08-04T00:00:00Z"/>
        </w:rPr>
      </w:pPr>
      <w:ins w:id="305" w:author="Claude (G3 revision)" w:date="2026-08-04T00:00:00Z">
        <w:r>
          <w:t>The map is most useful where it produces named, testable predictions rather than general expectations. Three are specific enough to attempt directly.</w:t>
        </w:r>
      </w:ins>
    </w:p>
    <w:p w14:paraId="1A902B5C" w14:textId="77777777" w:rsidR="005762DF" w:rsidRDefault="00D315AC" w:rsidP="00C76E75">
      <w:pPr>
        <w:spacing w:line="240" w:lineRule="auto"/>
        <w:rPr>
          <w:ins w:id="306" w:author="Claude (G3 revision)" w:date="2026-08-04T00:00:00Z"/>
        </w:rPr>
      </w:pPr>
      <w:ins w:id="307" w:author="Claude (G3 revision)" w:date="2026-08-04T00:00:00Z">
        <w:r>
          <w:t>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14:paraId="27DC32D4" w14:textId="77777777" w:rsidR="005762DF" w:rsidRDefault="00D315AC" w:rsidP="00C76E75">
      <w:pPr>
        <w:spacing w:line="240" w:lineRule="auto"/>
        <w:rPr>
          <w:ins w:id="308" w:author="Claude (G3 revision)" w:date="2026-08-04T00:00:00Z"/>
        </w:rPr>
      </w:pPr>
      <w:ins w:id="309" w:author="Claude (G3 revision)" w:date="2026-08-04T00:00:00Z">
        <w:r>
          <w:t>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co-localization is incidental. That the elements belong to SVA_B rather than to the human-specific SVA_F1 subfamily makes this a test of an older, potentially fixed relationship rather than of ongoing activity.</w:t>
        </w:r>
      </w:ins>
    </w:p>
    <w:p w14:paraId="4596B0A7" w14:textId="77777777" w:rsidR="005762DF" w:rsidRDefault="00D315AC" w:rsidP="00C76E75">
      <w:pPr>
        <w:spacing w:line="240" w:lineRule="auto"/>
        <w:rPr>
          <w:ins w:id="310" w:author="Claude (G3 revision)" w:date="2026-08-04T00:00:00Z"/>
        </w:rPr>
      </w:pPr>
      <w:ins w:id="311" w:author="Claude (G3 revision)" w:date="2026-08-04T00:00:00Z">
        <w:r>
          <w:t>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normalized this way, and that those which survive are the candidates worth pursuing mechanistically.</w:t>
        </w:r>
      </w:ins>
    </w:p>
    <w:p w14:paraId="4103D501" w14:textId="77777777" w:rsidR="00DE13E5" w:rsidRPr="00F23A1F" w:rsidRDefault="00DE13E5" w:rsidP="00C76E75">
      <w:pPr>
        <w:spacing w:line="240" w:lineRule="auto"/>
      </w:pPr>
    </w:p>
    <w:p w14:paraId="4B0F5523" w14:textId="77777777" w:rsidR="00DE13E5" w:rsidRDefault="00DE13E5" w:rsidP="00C76E75">
      <w:pPr>
        <w:pStyle w:val="Heading2"/>
        <w:numPr>
          <w:ilvl w:val="1"/>
          <w:numId w:val="1"/>
        </w:numPr>
        <w:tabs>
          <w:tab w:val="num" w:pos="360"/>
        </w:tabs>
        <w:spacing w:after="160" w:line="240" w:lineRule="auto"/>
        <w:ind w:left="0" w:firstLine="0"/>
        <w:rPr>
          <w:del w:id="312" w:author="Claude (G3 revision)" w:date="2026-08-04T00:00:00Z"/>
          <w:rFonts w:ascii="Times New Roman" w:eastAsia="Times New Roman" w:hAnsi="Times New Roman" w:cs="Times New Roman"/>
          <w:b/>
          <w:bCs/>
          <w:color w:val="000000"/>
          <w:sz w:val="24"/>
          <w:szCs w:val="24"/>
        </w:rPr>
      </w:pPr>
      <w:del w:id="313" w:author="Claude (G3 revision)" w:date="2026-08-04T00:00:00Z">
        <w:r>
          <w:rPr>
            <w:rFonts w:ascii="Times New Roman" w:eastAsia="Times New Roman" w:hAnsi="Times New Roman" w:cs="Times New Roman"/>
            <w:b/>
            <w:bCs/>
            <w:color w:val="000000"/>
            <w:sz w:val="24"/>
            <w:szCs w:val="24"/>
          </w:rPr>
          <w:delText xml:space="preserve"> 10</w:delText>
        </w:r>
        <w:r w:rsidR="00E62D6C">
          <w:rPr>
            <w:rFonts w:ascii="Times New Roman" w:eastAsia="Times New Roman" w:hAnsi="Times New Roman" w:cs="Times New Roman"/>
            <w:b/>
            <w:bCs/>
            <w:color w:val="000000"/>
            <w:sz w:val="24"/>
            <w:szCs w:val="24"/>
          </w:rPr>
          <w:delText xml:space="preserve"> kb</w:delText>
        </w:r>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26420E63" w14:textId="1D4816CF" w:rsidR="00DE13E5" w:rsidRDefault="00DE13E5" w:rsidP="00C76E75">
      <w:pPr>
        <w:spacing w:line="240" w:lineRule="auto"/>
        <w:rPr>
          <w:del w:id="314" w:author="Claude (G3 revision)" w:date="2026-08-04T00:00:00Z"/>
          <w:color w:val="000000"/>
        </w:rPr>
      </w:pPr>
      <w:del w:id="315" w:author="Claude (G3 revision)" w:date="2026-08-04T00:00:00Z">
        <w:r>
          <w:delText>In the present study we used a co-mapping window of 10</w:delText>
        </w:r>
        <w:r w:rsidR="00E62D6C">
          <w:delText xml:space="preserve"> kb</w:delText>
        </w:r>
        <w:r>
          <w:delText>, 5</w:delText>
        </w:r>
        <w:r w:rsidR="00E62D6C">
          <w:delText xml:space="preserve"> kb</w:delText>
        </w:r>
        <w:r>
          <w:delText xml:space="preserve"> upstream and 5</w:delText>
        </w:r>
        <w:r w:rsidR="00E62D6C">
          <w:delText xml:space="preserve"> kb</w:delText>
        </w:r>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r w:rsidR="00E62D6C">
          <w:delText xml:space="preserve"> kb</w:delText>
        </w:r>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EndPr/>
        <w:sdtContent>
          <w:r w:rsidR="00B75A33" w:rsidRPr="00B75A33">
            <w:rPr>
              <w:color w:val="000000"/>
            </w:rPr>
            <w:t>(9)</w:t>
          </w:r>
        </w:sdtContent>
      </w:sdt>
      <w:del w:id="316"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EndPr/>
        <w:sdtContent>
          <w:r w:rsidR="00B75A33" w:rsidRPr="00B75A33">
            <w:rPr>
              <w:color w:val="000000"/>
            </w:rPr>
            <w:t>(10)</w:t>
          </w:r>
        </w:sdtContent>
      </w:sdt>
      <w:del w:id="317" w:author="Claude (G3 revision)" w:date="2026-08-04T00:00:00Z">
        <w:r>
          <w:rPr>
            <w:color w:val="000000"/>
          </w:rPr>
          <w:delText xml:space="preserve"> that showed enrichment of LINEs and LTRs near duplicated genes and SINEs and DNA elements near singleton genes, utilized two proximity windows: 4</w:delText>
        </w:r>
        <w:r w:rsidR="00E62D6C">
          <w:rPr>
            <w:color w:val="000000"/>
          </w:rPr>
          <w:delText xml:space="preserve"> kb</w:delText>
        </w:r>
        <w:r>
          <w:rPr>
            <w:color w:val="000000"/>
          </w:rPr>
          <w:delText xml:space="preserve"> and 20</w:delText>
        </w:r>
        <w:r w:rsidR="00E62D6C">
          <w:rPr>
            <w:color w:val="000000"/>
          </w:rPr>
          <w:delText xml:space="preserve"> kb</w:delText>
        </w:r>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EndPr/>
        <w:sdtContent>
          <w:r w:rsidR="00B75A33" w:rsidRPr="00B75A33">
            <w:rPr>
              <w:color w:val="000000"/>
            </w:rPr>
            <w:t>(11)</w:t>
          </w:r>
        </w:sdtContent>
      </w:sdt>
      <w:del w:id="318" w:author="Claude (G3 revision)" w:date="2026-08-04T00:00:00Z">
        <w:r>
          <w:rPr>
            <w:color w:val="000000"/>
          </w:rPr>
          <w:delText xml:space="preserve"> relied on 5</w:delText>
        </w:r>
        <w:r w:rsidR="00E62D6C">
          <w:rPr>
            <w:color w:val="000000"/>
          </w:rPr>
          <w:delText xml:space="preserve"> kb</w:delText>
        </w:r>
        <w:r>
          <w:rPr>
            <w:color w:val="000000"/>
          </w:rPr>
          <w:delText xml:space="preserve"> upstream and downstream of coding exons as gene-proximal region for</w:delText>
        </w:r>
        <w:r w:rsidR="002F4F66">
          <w:rPr>
            <w:color w:val="000000"/>
          </w:rPr>
          <w:delText xml:space="preserve"> </w:delText>
        </w:r>
        <w:r>
          <w:rPr>
            <w:color w:val="000000"/>
          </w:rPr>
          <w:delText>transcription factor</w:delText>
        </w:r>
        <w:r w:rsidR="002F4F66">
          <w:rPr>
            <w:color w:val="000000"/>
          </w:rPr>
          <w:delText xml:space="preserve"> (TF)</w:delText>
        </w:r>
        <w:r>
          <w:rPr>
            <w:color w:val="000000"/>
          </w:rPr>
          <w:delText xml:space="preserve"> -</w:delText>
        </w:r>
        <w:r w:rsidRPr="00127191">
          <w:rPr>
            <w:color w:val="000000"/>
          </w:rPr>
          <w:delText xml:space="preserve"> </w:delText>
        </w:r>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EndPr/>
        <w:sdtContent>
          <w:r w:rsidR="00B75A33" w:rsidRPr="00B75A33">
            <w:rPr>
              <w:color w:val="000000"/>
            </w:rPr>
            <w:t>(8)</w:t>
          </w:r>
        </w:sdtContent>
      </w:sdt>
      <w:del w:id="319" w:author="Claude (G3 revision)" w:date="2026-08-04T00:00:00Z">
        <w:r>
          <w:rPr>
            <w:color w:val="000000"/>
          </w:rPr>
          <w:delText xml:space="preserve"> utilized a shifted 6</w:delText>
        </w:r>
        <w:r w:rsidR="00E62D6C">
          <w:rPr>
            <w:color w:val="000000"/>
          </w:rPr>
          <w:delText xml:space="preserve"> kb</w:delText>
        </w:r>
        <w:r>
          <w:rPr>
            <w:color w:val="000000"/>
          </w:rPr>
          <w:delText xml:space="preserve"> window: the upstream 5</w:delText>
        </w:r>
        <w:r w:rsidR="00E62D6C">
          <w:rPr>
            <w:color w:val="000000"/>
          </w:rPr>
          <w:delText xml:space="preserve"> kb</w:delText>
        </w:r>
        <w:r>
          <w:rPr>
            <w:color w:val="000000"/>
          </w:rPr>
          <w:delText xml:space="preserve"> and downstream 1</w:delText>
        </w:r>
        <w:r w:rsidR="00E62D6C">
          <w:rPr>
            <w:color w:val="000000"/>
          </w:rPr>
          <w:delText xml:space="preserve"> kb</w:delText>
        </w:r>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EndPr/>
        <w:sdtContent>
          <w:r w:rsidR="00B75A33" w:rsidRPr="00B75A33">
            <w:rPr>
              <w:color w:val="000000"/>
            </w:rPr>
            <w:t>(5,6,18,42,45,46)</w:t>
          </w:r>
        </w:sdtContent>
      </w:sdt>
      <w:del w:id="320" w:author="Claude (G3 revision)" w:date="2026-08-04T00:00:00Z">
        <w:r>
          <w:rPr>
            <w:color w:val="000000"/>
          </w:rPr>
          <w:delText xml:space="preserve"> relied on the same 10</w:delText>
        </w:r>
        <w:r w:rsidR="00E62D6C">
          <w:rPr>
            <w:color w:val="000000"/>
          </w:rPr>
          <w:delText xml:space="preserve"> kb</w:delText>
        </w:r>
        <w:r>
          <w:rPr>
            <w:color w:val="000000"/>
          </w:rPr>
          <w:delText xml:space="preserve"> window as applied here. </w:delText>
        </w:r>
      </w:del>
    </w:p>
    <w:p w14:paraId="4F2EAA4E" w14:textId="77777777" w:rsidR="00DE13E5" w:rsidRPr="00127191" w:rsidRDefault="00DE13E5" w:rsidP="00C76E75">
      <w:pPr>
        <w:spacing w:line="240" w:lineRule="auto"/>
        <w:rPr>
          <w:color w:val="000000"/>
        </w:rPr>
      </w:pPr>
    </w:p>
    <w:p w14:paraId="4C4850F8" w14:textId="178BD159" w:rsidR="00DE13E5" w:rsidRPr="00E60A4C" w:rsidRDefault="00DE13E5" w:rsidP="00C76E75">
      <w:pPr>
        <w:spacing w:line="240" w:lineRule="auto"/>
        <w:rPr>
          <w:del w:id="321" w:author="Claude (G3 revision)" w:date="2026-08-04T00:00:00Z"/>
        </w:rPr>
      </w:pPr>
      <w:del w:id="322" w:author="Claude (G3 revision)" w:date="2026-08-04T00:00:00Z">
        <w:r w:rsidRPr="00E87D67">
          <w:delText xml:space="preserve">The </w:delText>
        </w:r>
        <w:r>
          <w:delText>current analysis</w:delText>
        </w:r>
        <w:r w:rsidRPr="00E87D67">
          <w:delText xml:space="preserve"> validates this approach by highlighting the importance of permutation-based random corrections to account for the variable length of different TE classes</w:delText>
        </w:r>
        <w:r>
          <w:delText>.</w:delText>
        </w:r>
        <w:r w:rsidRPr="00E87D67">
          <w:delText> Because LINE elements (averaging 6</w:delText>
        </w:r>
        <w:r w:rsidR="00E62D6C">
          <w:delText xml:space="preserve"> kb</w:delText>
        </w:r>
        <w:r w:rsidRPr="00E87D67">
          <w:delText xml:space="preserve"> in full length) occupy a much larger genomic footprint than Alu elements (300 bp), they are statistically more likely to intersect a 10</w:delText>
        </w:r>
        <w:r w:rsidR="00E62D6C">
          <w:delText xml:space="preserve"> kb</w:delText>
        </w:r>
        <w:r w:rsidRPr="00E87D67">
          <w:delText xml:space="preserve"> window by chance</w:delText>
        </w:r>
        <w:r>
          <w:delText xml:space="preserve"> </w:delText>
        </w:r>
      </w:del>
      <w:sdt>
        <w:sdtPr>
          <w:rPr>
            <w:rFonts w:ascii="Aptos Display" w:hAnsi="Aptos Display"/>
            <w:color w:val="000000"/>
            <w:sz w:val="32"/>
          </w:rPr>
          <w:tag w:val="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EndPr/>
        <w:sdtContent>
          <w:r w:rsidR="00B75A33" w:rsidRPr="00B75A33">
            <w:rPr>
              <w:rFonts w:ascii="Aptos Display" w:hAnsi="Aptos Display"/>
              <w:color w:val="000000"/>
              <w:sz w:val="32"/>
            </w:rPr>
            <w:t>(47)</w:t>
          </w:r>
        </w:sdtContent>
      </w:sdt>
      <w:del w:id="323" w:author="Claude (G3 revision)" w:date="2026-08-04T00:00:00Z">
        <w:r>
          <w:delText>.</w:delText>
        </w:r>
        <w:r w:rsidRPr="00E87D67">
          <w:delText> Conventional statistical methods, such as the Fisher exact test, treat each element as a point-like entity</w:delText>
        </w:r>
        <w:r>
          <w:delText xml:space="preserve"> </w:delText>
        </w:r>
      </w:del>
      <w:sdt>
        <w:sdtPr>
          <w:rPr>
            <w:rFonts w:ascii="Aptos Display" w:hAnsi="Aptos Display"/>
            <w:color w:val="000000"/>
            <w:sz w:val="32"/>
          </w:rPr>
          <w:tag w:val="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EndPr/>
        <w:sdtContent>
          <w:r w:rsidR="00B75A33" w:rsidRPr="00B75A33">
            <w:rPr>
              <w:rFonts w:ascii="Aptos Display" w:hAnsi="Aptos Display"/>
              <w:color w:val="000000"/>
              <w:sz w:val="32"/>
            </w:rPr>
            <w:t>(48)</w:t>
          </w:r>
        </w:sdtContent>
      </w:sdt>
      <w:del w:id="324" w:author="Claude (G3 revision)" w:date="2026-08-04T00:00:00Z">
        <w:r w:rsidRPr="00E87D67">
          <w:delText>, which can lead to the artificial underestimation of the regulatory impact of shorter elements or the overestimation of longer ones.</w:delText>
        </w:r>
        <w:r>
          <w:delText xml:space="preserve"> </w:delText>
        </w:r>
        <w:r w:rsidRPr="00E87D67">
          <w:delText>The use of 500 random permutations allows for the derivation of an empirical p-value that correctly identifies biological enrichment over length-driven stochasticity</w:delText>
        </w:r>
        <w:r>
          <w:delText>.</w:delText>
        </w:r>
      </w:del>
    </w:p>
    <w:p w14:paraId="0D5723BF" w14:textId="77777777" w:rsidR="00DE13E5" w:rsidRDefault="00DE13E5" w:rsidP="00C76E75">
      <w:pPr>
        <w:pStyle w:val="Heading2"/>
        <w:numPr>
          <w:ilvl w:val="1"/>
          <w:numId w:val="1"/>
        </w:numPr>
        <w:tabs>
          <w:tab w:val="num" w:pos="360"/>
        </w:tabs>
        <w:spacing w:after="160" w:line="240" w:lineRule="auto"/>
        <w:ind w:left="0" w:firstLine="0"/>
        <w:jc w:val="center"/>
        <w:rPr>
          <w:del w:id="325" w:author="Claude (G3 revision)" w:date="2026-08-04T00:00:00Z"/>
          <w:rFonts w:ascii="Times New Roman" w:eastAsia="Times New Roman" w:hAnsi="Times New Roman" w:cs="Times New Roman"/>
          <w:b/>
          <w:bCs/>
          <w:color w:val="000000"/>
          <w:sz w:val="24"/>
          <w:szCs w:val="24"/>
        </w:rPr>
      </w:pPr>
      <w:del w:id="326"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3030E35" w14:textId="77777777" w:rsidR="00DE13E5" w:rsidRDefault="00DE13E5" w:rsidP="00C76E75">
      <w:pPr>
        <w:spacing w:line="240" w:lineRule="auto"/>
        <w:rPr>
          <w:del w:id="327" w:author="Claude (G3 revision)" w:date="2026-08-04T00:00:00Z"/>
        </w:rPr>
      </w:pPr>
      <w:del w:id="328" w:author="Claude (G3 revision)" w:date="2026-08-04T00:00:00Z">
        <w:r>
          <w:delText>As a necessary preliminary analysis, we studied degree of enrichment of TE classes and families in the 10</w:delText>
        </w:r>
        <w:r w:rsidR="00E62D6C">
          <w:delText xml:space="preserve"> kb</w:delText>
        </w:r>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14:paraId="0744ED76" w14:textId="77777777" w:rsidR="005762DF" w:rsidRDefault="00D315AC" w:rsidP="00C76E75">
      <w:pPr>
        <w:pStyle w:val="Heading2"/>
        <w:spacing w:line="240" w:lineRule="auto"/>
        <w:rPr>
          <w:ins w:id="329" w:author="Claude (G3 revision)" w:date="2026-08-04T00:00:00Z"/>
        </w:rPr>
      </w:pPr>
      <w:ins w:id="330" w:author="Claude (G3 revision)" w:date="2026-08-04T00:00:00Z">
        <w:r>
          <w:t>Mechanistic framework</w:t>
        </w:r>
      </w:ins>
    </w:p>
    <w:p w14:paraId="7A56720C" w14:textId="77777777" w:rsidR="005762DF" w:rsidRDefault="00D315AC" w:rsidP="00C76E75">
      <w:pPr>
        <w:spacing w:line="240" w:lineRule="auto"/>
        <w:rPr>
          <w:ins w:id="331" w:author="Claude (G3 revision)" w:date="2026-08-04T00:00:00Z"/>
        </w:rPr>
      </w:pPr>
      <w:ins w:id="332" w:author="Claude (G3 revision)" w:date="2026-08-04T00:00:00Z">
        <w:r>
          <w:t>The enrichment and depletion values reported above are the net result of several processes acting in opposite directions, which the schematic in Figure 9 summarizes. None of the four mechanisms below is tested by this design.</w:t>
        </w:r>
      </w:ins>
    </w:p>
    <w:p w14:paraId="616240AD" w14:textId="77777777" w:rsidR="00DE13E5" w:rsidRDefault="00DE13E5" w:rsidP="00C76E75">
      <w:pPr>
        <w:spacing w:line="240" w:lineRule="auto"/>
      </w:pPr>
      <w:del w:id="333" w:author="Claude (G3 revision)" w:date="2026-08-04T00:00:00Z">
        <w:r>
          <w:delText>The degree of enrichment or deficiency of TE groups near human genes can be determined by the following factors (Figure 8):</w:delText>
        </w:r>
      </w:del>
      <w:ins w:id="334" w:author="Claude (G3 revision)" w:date="2026-08-04T00:00:00Z">
        <w:r>
          <w:t>The degree of enrichment or deficiency of TE groups near human genes can be determined by the following factors:</w:t>
        </w:r>
      </w:ins>
    </w:p>
    <w:p w14:paraId="11581287" w14:textId="1896743D" w:rsidR="00DE13E5" w:rsidRDefault="00DE13E5" w:rsidP="00C76E75">
      <w:pPr>
        <w:pStyle w:val="ListParagraph"/>
        <w:numPr>
          <w:ilvl w:val="0"/>
          <w:numId w:val="3"/>
        </w:numPr>
        <w:spacing w:line="240" w:lineRule="auto"/>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EndPr/>
        <w:sdtContent>
          <w:r w:rsidR="00B75A33" w:rsidRPr="00B75A33">
            <w:rPr>
              <w:color w:val="000000"/>
            </w:rPr>
            <w:t>(49–51)</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EndPr/>
        <w:sdtContent>
          <w:r w:rsidR="00B75A33" w:rsidRPr="00B75A33">
            <w:rPr>
              <w:color w:val="000000"/>
            </w:rPr>
            <w:t>(52)</w:t>
          </w:r>
        </w:sdtContent>
      </w:sdt>
      <w:r>
        <w:rPr>
          <w:color w:val="000000"/>
        </w:rPr>
        <w:t>.</w:t>
      </w:r>
    </w:p>
    <w:p w14:paraId="7ACB8B2C" w14:textId="2DC50F03" w:rsidR="00DE13E5" w:rsidRDefault="00DE13E5" w:rsidP="00C76E75">
      <w:pPr>
        <w:pStyle w:val="ListParagraph"/>
        <w:numPr>
          <w:ilvl w:val="0"/>
          <w:numId w:val="3"/>
        </w:numPr>
        <w:spacing w:line="240" w:lineRule="auto"/>
      </w:pPr>
      <w:r>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EndPr/>
        <w:sdtContent>
          <w:r w:rsidR="00B75A33" w:rsidRPr="00B75A33">
            <w:rPr>
              <w:color w:val="000000"/>
            </w:rPr>
            <w:t>(53,54)</w:t>
          </w:r>
        </w:sdtContent>
      </w:sdt>
      <w:r>
        <w:t xml:space="preserve">. </w:t>
      </w:r>
    </w:p>
    <w:p w14:paraId="6DA717C9" w14:textId="239FAE17" w:rsidR="00DE13E5" w:rsidRDefault="00DE13E5" w:rsidP="00C76E75">
      <w:pPr>
        <w:pStyle w:val="ListParagraph"/>
        <w:numPr>
          <w:ilvl w:val="0"/>
          <w:numId w:val="3"/>
        </w:numPr>
        <w:spacing w:line="240" w:lineRule="auto"/>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EndPr/>
        <w:sdtContent>
          <w:r w:rsidR="00B75A33" w:rsidRPr="00B75A33">
            <w:rPr>
              <w:color w:val="000000"/>
            </w:rPr>
            <w:t>(55,56)</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 xml:space="preserve">degrade </w:t>
      </w:r>
      <w:r w:rsidRPr="000929E1">
        <w:lastRenderedPageBreak/>
        <w:t>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EndPr/>
        <w:sdtContent>
          <w:r w:rsidR="00B75A33" w:rsidRPr="00B75A33">
            <w:rPr>
              <w:color w:val="000000"/>
            </w:rPr>
            <w:t>(57)</w:t>
          </w:r>
        </w:sdtContent>
      </w:sdt>
      <w:r>
        <w:t xml:space="preserve">. Such a mechanism of TE-driven molecular complexity growth was shown for </w:t>
      </w:r>
      <w:del w:id="335" w:author="Claude (G3 house style)" w:date="2026-08-04T12:00:00Z">
        <w:r>
          <w:delText>XIST</w:delText>
        </w:r>
      </w:del>
      <w:ins w:id="336" w:author="Claude (G3 house style)" w:date="2026-08-04T12:00:00Z">
        <w:r>
          <w:rPr>
            <w:i/>
          </w:rPr>
          <w:t>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EndPr/>
        <w:sdtContent>
          <w:r w:rsidR="00B75A33" w:rsidRPr="00B75A33">
            <w:rPr>
              <w:color w:val="000000"/>
            </w:rPr>
            <w:t>(58)</w:t>
          </w:r>
        </w:sdtContent>
      </w:sdt>
      <w:r>
        <w:t>.</w:t>
      </w:r>
    </w:p>
    <w:p w14:paraId="3E485D26" w14:textId="5D6372A4" w:rsidR="00DE13E5" w:rsidRDefault="00DE13E5" w:rsidP="00C76E75">
      <w:pPr>
        <w:pStyle w:val="ListParagraph"/>
        <w:numPr>
          <w:ilvl w:val="0"/>
          <w:numId w:val="3"/>
        </w:numPr>
        <w:spacing w:line="240" w:lineRule="auto"/>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EndPr/>
        <w:sdtContent>
          <w:r w:rsidR="00B75A33" w:rsidRPr="00B75A33">
            <w:rPr>
              <w:color w:val="000000"/>
            </w:rPr>
            <w:t>(59,60)</w:t>
          </w:r>
        </w:sdtContent>
      </w:sdt>
      <w:r>
        <w:t>.</w:t>
      </w:r>
      <w:r w:rsidRPr="00682839">
        <w:t xml:space="preserve"> </w:t>
      </w:r>
    </w:p>
    <w:p w14:paraId="792A60A1" w14:textId="77777777" w:rsidR="00DE13E5" w:rsidRPr="00460AF9" w:rsidRDefault="00DE13E5" w:rsidP="00C76E75">
      <w:pPr>
        <w:spacing w:line="240" w:lineRule="auto"/>
      </w:pPr>
      <w:del w:id="337" w:author="Claude (G3 revision)" w:date="2026-08-04T00:00:00Z">
        <w:r>
          <w:rPr>
            <w:b/>
            <w:bCs/>
          </w:rPr>
          <w:delText>Figure 8. Schematic representation of mechanisms impacting distribution of TEs with respect to TSS.</w:delText>
        </w:r>
      </w:del>
      <w:ins w:id="338" w:author="Claude (G3 revision)" w:date="2026-08-04T00:00:00Z">
        <w:r>
          <w:rPr>
            <w:b/>
            <w:bCs/>
          </w:rPr>
          <w:t>Figure 9. Schematic representation of mechanisms impacting distribution of TEs with respect to TSS.</w:t>
        </w:r>
      </w:ins>
    </w:p>
    <w:p w14:paraId="69C9FAEB" w14:textId="77777777" w:rsidR="005762DF" w:rsidRDefault="00D315AC" w:rsidP="00C76E75">
      <w:pPr>
        <w:spacing w:line="240" w:lineRule="auto"/>
        <w:rPr>
          <w:ins w:id="339" w:author="Claude (G3 revision)" w:date="2026-08-04T00:00:00Z"/>
        </w:rPr>
      </w:pPr>
      <w:ins w:id="340" w:author="Claude (G3 revision)" w:date="2026-08-04T00:00:00Z">
        <w:r>
          <w:t>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14:paraId="04AC01EF" w14:textId="77777777" w:rsidR="005762DF" w:rsidRDefault="00D315AC" w:rsidP="00C76E75">
      <w:pPr>
        <w:spacing w:line="240" w:lineRule="auto"/>
        <w:rPr>
          <w:ins w:id="341" w:author="Claude (G3 revision)" w:date="2026-08-04T00:00:00Z"/>
        </w:rPr>
      </w:pPr>
      <w:ins w:id="342" w:author="Claude (G3 revision)" w:date="2026-08-04T00:00:00Z">
        <w:r>
          <w:t>A residual observation supports the neutral end of that range. Thirty-one of the 44 families - Helitrons, 20 DNA families, 4 SINE families, 6 LINE families and no LTR family - yield no significant functional gene groups, which suggests that their presence near genes is largely a matter of drift and tolerance rather than adaptive recruitment.</w:t>
        </w:r>
      </w:ins>
    </w:p>
    <w:p w14:paraId="55D2EB44" w14:textId="77777777" w:rsidR="00DE13E5" w:rsidRDefault="00991E71" w:rsidP="00C76E75">
      <w:pPr>
        <w:spacing w:line="240" w:lineRule="auto"/>
      </w:pPr>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9"/>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17986772" w14:textId="77777777" w:rsidR="00DE13E5" w:rsidRDefault="00DE13E5" w:rsidP="00C76E75">
      <w:pPr>
        <w:spacing w:line="240" w:lineRule="auto"/>
      </w:pPr>
    </w:p>
    <w:p w14:paraId="4CC54ECA" w14:textId="4195F813" w:rsidR="00DE13E5" w:rsidRPr="00645863" w:rsidRDefault="00DE13E5" w:rsidP="00C76E75">
      <w:pPr>
        <w:spacing w:line="240" w:lineRule="auto"/>
        <w:rPr>
          <w:del w:id="343" w:author="Claude (G3 revision)" w:date="2026-08-04T00:00:00Z"/>
          <w:sz w:val="20"/>
          <w:szCs w:val="20"/>
        </w:rPr>
      </w:pPr>
      <w:del w:id="344" w:author="Claude (G3 revision)" w:date="2026-08-04T00:00:00Z">
        <w:r>
          <w:delText>T</w:delText>
        </w:r>
        <w:r w:rsidRPr="00CD36FC">
          <w:delText>he enrichment of SINEs and SVAs near TSS</w:delText>
        </w:r>
        <w:r>
          <w:delText xml:space="preserve"> (</w:delText>
        </w:r>
        <w:r w:rsidRPr="00FB27EE">
          <w:delText>1.468</w:delText>
        </w:r>
        <w:r>
          <w:delText xml:space="preserve">- and </w:delText>
        </w:r>
        <w:r w:rsidRPr="00756C7D">
          <w:delText>1.368</w:delText>
        </w:r>
        <w:r>
          <w:delText>-fold enrichment over the random expectation)</w:delText>
        </w:r>
        <w:r w:rsidRPr="00CD36FC">
          <w:delText xml:space="preserve"> is a consequence of their successful exploitation of the L1 insertion machinery's preference for open chromatin</w:delText>
        </w:r>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EndPr/>
        <w:sdtContent>
          <w:r w:rsidR="00B75A33" w:rsidRPr="00B75A33">
            <w:rPr>
              <w:color w:val="000000"/>
            </w:rPr>
            <w:t>(50,51)</w:t>
          </w:r>
        </w:sdtContent>
      </w:sdt>
      <w:del w:id="345" w:author="Claude (G3 revision)" w:date="2026-08-04T00:00:00Z">
        <w:r w:rsidRPr="00CD36FC">
          <w:delText>, a preference that is biologically realized during the hypomethylated window of primordial germ cell (PGC) development</w:delText>
        </w:r>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EndPr/>
        <w:sdtContent>
          <w:r w:rsidR="00B75A33" w:rsidRPr="00B75A33">
            <w:rPr>
              <w:color w:val="000000"/>
            </w:rPr>
            <w:t>(60)</w:t>
          </w:r>
        </w:sdtContent>
      </w:sdt>
      <w:del w:id="346" w:author="Claude (G3 revision)" w:date="2026-08-04T00:00:00Z">
        <w:r>
          <w:rPr>
            <w:color w:val="000000"/>
          </w:rPr>
          <w:delText xml:space="preserve">, specifically for </w:delText>
        </w:r>
        <w:r w:rsidRPr="00756C7D">
          <w:rPr>
            <w:color w:val="000000"/>
          </w:rPr>
          <w:delText>evolutionarily young and active TE families</w:delText>
        </w:r>
        <w:r>
          <w:rPr>
            <w:color w:val="000000"/>
          </w:rPr>
          <w:delText xml:space="preserve">: </w:delText>
        </w:r>
        <w:r w:rsidRPr="00756C7D">
          <w:rPr>
            <w:color w:val="000000"/>
          </w:rPr>
          <w:delText>L1HS (human-specific LINE-1), SVA (subfamilies E and F), and HERV-K (LTR)</w:delText>
        </w:r>
        <w:r>
          <w:rPr>
            <w:color w:val="000000"/>
          </w:rPr>
          <w:delText xml:space="preserve"> </w:delText>
        </w:r>
        <w:r w:rsidR="00A72B3D">
          <w:rPr>
            <w:color w:val="000000"/>
          </w:rPr>
          <w:delText>according</w:delText>
        </w:r>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EndPr/>
        <w:sdtContent>
          <w:r w:rsidR="00B75A33" w:rsidRPr="00B75A33">
            <w:rPr>
              <w:color w:val="000000"/>
            </w:rPr>
            <w:t>(59)</w:t>
          </w:r>
        </w:sdtContent>
      </w:sdt>
      <w:del w:id="347" w:author="Claude (G3 revision)" w:date="2026-08-04T00:00:00Z">
        <w:r w:rsidRPr="00CD36FC">
          <w:delText xml:space="preserve">. Conversely, the depletion of LINEs </w:delText>
        </w:r>
        <w:r w:rsidRPr="00645863">
          <w:delText>(0.877</w:delText>
        </w:r>
        <w:r>
          <w:delText>-fold change versus the random control)</w:delText>
        </w:r>
        <w:r w:rsidRPr="00645863">
          <w:delText xml:space="preserve"> is a</w:delText>
        </w:r>
        <w:r w:rsidRPr="00CD36FC">
          <w:delText xml:space="preserve"> signature of purifying selection acting against the deleterious effects of large insertions in gene-regulatory domains, </w:delText>
        </w:r>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EndPr/>
        <w:sdtContent>
          <w:r w:rsidR="00B75A33" w:rsidRPr="00B75A33">
            <w:rPr>
              <w:color w:val="000000"/>
            </w:rPr>
            <w:t>(61)</w:t>
          </w:r>
        </w:sdtContent>
      </w:sdt>
      <w:del w:id="348" w:author="Claude (G3 revision)" w:date="2026-08-04T00:00:00Z">
        <w:r>
          <w:delText xml:space="preserve">, </w:delText>
        </w:r>
        <w:r w:rsidRPr="00CD36FC">
          <w:delText xml:space="preserve">a force that is partially mitigated but not abolished by the </w:delText>
        </w:r>
        <w:r>
          <w:delText xml:space="preserve">historically </w:delText>
        </w:r>
        <w:r w:rsidRPr="00CD36FC">
          <w:delText>low effective population size of humans.</w:delText>
        </w:r>
        <w:r>
          <w:delText xml:space="preserve"> On the other hand, a</w:delText>
        </w:r>
        <w:r w:rsidRPr="00FA2584">
          <w:delText>n Alu</w:delText>
        </w:r>
        <w:r>
          <w:delText xml:space="preserve"> or SVA</w:delText>
        </w:r>
        <w:r w:rsidRPr="00FA2584">
          <w:delText xml:space="preserve"> insertion in a promoter region is less likely to structurally disrupt the nucleosome landscape or terminate transcription than a 6</w:delText>
        </w:r>
        <w:r w:rsidR="00E62D6C">
          <w:delText xml:space="preserve"> kb</w:delText>
        </w:r>
        <w:r w:rsidRPr="00FA2584">
          <w:delText xml:space="preserve"> L1</w:delText>
        </w:r>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EndPr/>
        <w:sdtContent>
          <w:r w:rsidR="00B75A33" w:rsidRPr="00B75A33">
            <w:rPr>
              <w:color w:val="000000"/>
            </w:rPr>
            <w:t>(62)</w:t>
          </w:r>
        </w:sdtContent>
      </w:sdt>
      <w:del w:id="349" w:author="Claude (G3 revision)" w:date="2026-08-04T00:00:00Z">
        <w:r w:rsidRPr="00FA2584">
          <w:delText>. While they may introduce TFBS, the immediate fitness cost is often low</w:delText>
        </w:r>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EndPr/>
        <w:sdtContent>
          <w:r w:rsidR="00B75A33" w:rsidRPr="00E4063D">
            <w:rPr>
              <w:color w:val="000000"/>
            </w:rPr>
            <w:t>(63)</w:t>
          </w:r>
        </w:sdtContent>
      </w:sdt>
      <w:del w:id="350" w:author="Claude (G3 revision)" w:date="2026-08-04T00:00:00Z">
        <w:r>
          <w:delText>.</w:delText>
        </w:r>
      </w:del>
    </w:p>
    <w:p w14:paraId="486C7512" w14:textId="77777777" w:rsidR="00DE13E5" w:rsidRDefault="00DE13E5" w:rsidP="00C76E75">
      <w:pPr>
        <w:spacing w:line="240" w:lineRule="auto"/>
      </w:pPr>
    </w:p>
    <w:p w14:paraId="03D41DA4" w14:textId="75B243B0" w:rsidR="00DE13E5" w:rsidRPr="00DD33CC" w:rsidRDefault="00DE13E5" w:rsidP="00C76E75">
      <w:pPr>
        <w:spacing w:line="240" w:lineRule="auto"/>
        <w:rPr>
          <w:del w:id="351" w:author="Claude (G3 revision)" w:date="2026-08-04T00:00:00Z"/>
          <w:highlight w:val="yellow"/>
        </w:rPr>
      </w:pPr>
      <w:del w:id="352" w:author="Claude (G3 revision)" w:date="2026-08-04T00:00:00Z">
        <w:r>
          <w:delText xml:space="preserve">Our results of SVA elements being enriched near TSS are connected also to the fact that </w:delText>
        </w:r>
        <w:r w:rsidRPr="00D958E9">
          <w:delText>they resist complete repression during the reprogramming window</w:delText>
        </w:r>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EndPr/>
        <w:sdtContent>
          <w:r w:rsidR="00E4063D" w:rsidRPr="00E4063D">
            <w:rPr>
              <w:color w:val="000000"/>
            </w:rPr>
            <w:t>(59)</w:t>
          </w:r>
        </w:sdtContent>
      </w:sdt>
      <w:del w:id="353" w:author="Claude (G3 revision)" w:date="2026-08-04T00:00:00Z">
        <w:r>
          <w:delText xml:space="preserve"> and</w:delText>
        </w:r>
        <w:r w:rsidRPr="00C56E74">
          <w:rPr>
            <w:highlight w:val="yellow"/>
          </w:rPr>
          <w:delText xml:space="preserve"> </w:delText>
        </w:r>
        <w:r w:rsidRPr="00DD33CC">
          <w:delText>essential for ZGA by acting as regulatory hubs</w:delText>
        </w:r>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EndPr/>
        <w:sdtContent>
          <w:r w:rsidR="00E4063D" w:rsidRPr="00E4063D">
            <w:rPr>
              <w:color w:val="000000"/>
            </w:rPr>
            <w:t>(64)</w:t>
          </w:r>
        </w:sdtContent>
      </w:sdt>
    </w:p>
    <w:p w14:paraId="7B81D7D8" w14:textId="7E56160E" w:rsidR="00DE13E5" w:rsidRDefault="00DE13E5" w:rsidP="00C76E75">
      <w:pPr>
        <w:spacing w:line="240" w:lineRule="auto"/>
        <w:rPr>
          <w:del w:id="354" w:author="Claude (G3 revision)" w:date="2026-08-04T00:00:00Z"/>
        </w:rPr>
      </w:pPr>
      <w:del w:id="355"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EndPr/>
        <w:sdtContent>
          <w:r w:rsidR="00E4063D" w:rsidRPr="00E4063D">
            <w:rPr>
              <w:color w:val="000000"/>
            </w:rPr>
            <w:t>(65)</w:t>
          </w:r>
        </w:sdtContent>
      </w:sdt>
      <w:del w:id="356" w:author="Claude (G3 revision)" w:date="2026-08-04T00:00:00Z">
        <w:r>
          <w:delText xml:space="preserve">. They </w:delText>
        </w:r>
        <w:r w:rsidRPr="00D958E9">
          <w:delText>contain binding sites for key pluripotency factors such as OCT4 and YY1</w:delText>
        </w:r>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EndPr/>
        <w:sdtContent>
          <w:r w:rsidR="00E4063D" w:rsidRPr="00E4063D">
            <w:rPr>
              <w:color w:val="000000"/>
            </w:rPr>
            <w:t>(66)</w:t>
          </w:r>
        </w:sdtContent>
      </w:sdt>
      <w:del w:id="357" w:author="Claude (G3 revision)" w:date="2026-08-04T00:00:00Z">
        <w:r>
          <w:delText>, which</w:delText>
        </w:r>
        <w:r w:rsidRPr="00D958E9">
          <w:delText xml:space="preserve"> creates a potential positive feedback loop</w:delText>
        </w:r>
        <w:r>
          <w:delText>: a</w:delText>
        </w:r>
        <w:r w:rsidRPr="00D958E9">
          <w:delText>n SVA inserts near a pluripotency gene in a PGC</w:delText>
        </w:r>
        <w:r>
          <w:delText xml:space="preserve"> and </w:delText>
        </w:r>
        <w:r w:rsidRPr="00D958E9">
          <w:delText>binds OCT4</w:delText>
        </w:r>
        <w:r>
          <w:delText xml:space="preserve">, which in turn </w:delText>
        </w:r>
        <w:r w:rsidRPr="00D958E9">
          <w:delText>boosts SVA transcription, leading to more transposition</w:delText>
        </w:r>
        <w:r>
          <w:delText>. T</w:delText>
        </w:r>
        <w:r w:rsidRPr="00D958E9">
          <w:delText>he SVA may act as an enhancer for the nearby gene</w:delText>
        </w:r>
        <w:r>
          <w:delText xml:space="preserve"> via the </w:delText>
        </w:r>
        <w:r w:rsidR="00F233EB">
          <w:delText>CNE</w:delText>
        </w:r>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EndPr/>
        <w:sdtContent>
          <w:r w:rsidR="00E4063D" w:rsidRPr="00E4063D">
            <w:rPr>
              <w:color w:val="000000"/>
            </w:rPr>
            <w:t>(67)</w:t>
          </w:r>
        </w:sdtContent>
      </w:sdt>
      <w:del w:id="358" w:author="Claude (G3 revision)" w:date="2026-08-04T00:00:00Z">
        <w:r>
          <w:delText xml:space="preserve"> and SVA elements density near the </w:delText>
        </w:r>
        <w:r w:rsidRPr="00D958E9">
          <w:delText>germline-expressed genes</w:delText>
        </w:r>
        <w:r>
          <w:delText xml:space="preserve"> gradually amplifies. Finally, SVA elements </w:delText>
        </w:r>
        <w:r w:rsidRPr="00C02B77">
          <w:delText>contain GC-rich regulatory sequences (VNTRs) that facilitate their retention in gene-rich regions via CNE or exaptation</w:delText>
        </w:r>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EndPr/>
        <w:sdtContent>
          <w:r w:rsidR="00E4063D" w:rsidRPr="00E4063D">
            <w:rPr>
              <w:color w:val="000000"/>
            </w:rPr>
            <w:t>(68)</w:t>
          </w:r>
        </w:sdtContent>
      </w:sdt>
      <w:del w:id="359" w:author="Claude (G3 revision)" w:date="2026-08-04T00:00:00Z">
        <w:r>
          <w:delText>.</w:delText>
        </w:r>
      </w:del>
    </w:p>
    <w:p w14:paraId="3F426D4F" w14:textId="77777777" w:rsidR="00DE13E5" w:rsidRDefault="00DE13E5" w:rsidP="00C76E75">
      <w:pPr>
        <w:spacing w:line="240" w:lineRule="auto"/>
      </w:pPr>
    </w:p>
    <w:p w14:paraId="7268427E" w14:textId="24EC0FC8" w:rsidR="00DE13E5" w:rsidRDefault="00DE13E5" w:rsidP="00C76E75">
      <w:pPr>
        <w:spacing w:line="240" w:lineRule="auto"/>
        <w:rPr>
          <w:del w:id="360" w:author="Claude (G3 revision)" w:date="2026-08-04T00:00:00Z"/>
        </w:rPr>
      </w:pPr>
      <w:del w:id="361" w:author="Claude (G3 revision)" w:date="2026-08-04T00:00:00Z">
        <w:r w:rsidRPr="00A54B31">
          <w:delText>DNA transposons (e.g., </w:delText>
        </w:r>
        <w:r w:rsidRPr="00A54B31">
          <w:rPr>
            <w:i/>
            <w:iCs/>
          </w:rPr>
          <w:delText>TcMar</w:delText>
        </w:r>
        <w:r w:rsidRPr="00A54B31">
          <w:delText>, </w:delText>
        </w:r>
        <w:r w:rsidRPr="00A54B31">
          <w:rPr>
            <w:i/>
            <w:iCs/>
          </w:rPr>
          <w:delText>hAT</w:delText>
        </w:r>
        <w:r w:rsidRPr="00A54B31">
          <w:delText>) utilize a "cut-and-paste" transposase mechanism distinct from the L1 machinery. They have been extinct in the human lineage for millions of years</w:delText>
        </w:r>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EndPr/>
        <w:sdtContent>
          <w:r w:rsidR="00E4063D" w:rsidRPr="00E4063D">
            <w:rPr>
              <w:color w:val="000000"/>
            </w:rPr>
            <w:t>(69)</w:t>
          </w:r>
        </w:sdtContent>
      </w:sdt>
      <w:del w:id="362" w:author="Claude (G3 revision)" w:date="2026-08-04T00:00:00Z">
        <w:r w:rsidRPr="00A54B31">
          <w:delText>. Their depletion near TSSs</w:delText>
        </w:r>
        <w:r>
          <w:delText xml:space="preserve"> (0.938 of the random expectation)</w:delText>
        </w:r>
        <w:r w:rsidRPr="00A54B31">
          <w:delText xml:space="preserve"> likely reflects both a lack of targeting to these specific open chromatin regions (compared to retrotransposons) and the long-term action of purifying selection over deep evolutionary time.</w:delText>
        </w:r>
      </w:del>
    </w:p>
    <w:p w14:paraId="24CBD0F7" w14:textId="77777777" w:rsidR="00DE13E5" w:rsidRDefault="00DE13E5" w:rsidP="00C76E75">
      <w:pPr>
        <w:spacing w:line="240" w:lineRule="auto"/>
      </w:pPr>
    </w:p>
    <w:p w14:paraId="3A1C4A81" w14:textId="57415DAB" w:rsidR="00DE13E5" w:rsidRPr="003F5BDA" w:rsidRDefault="00DE13E5" w:rsidP="00C76E75">
      <w:pPr>
        <w:spacing w:line="240" w:lineRule="auto"/>
        <w:rPr>
          <w:del w:id="363" w:author="Claude (G3 revision)" w:date="2026-08-04T00:00:00Z"/>
        </w:rPr>
      </w:pPr>
      <w:del w:id="364"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EndPr/>
        <w:sdtContent>
          <w:r w:rsidR="00E4063D" w:rsidRPr="00E4063D">
            <w:rPr>
              <w:color w:val="000000"/>
            </w:rPr>
            <w:t>(70)</w:t>
          </w:r>
        </w:sdtContent>
      </w:sdt>
      <w:del w:id="365" w:author="Claude (G3 revision)" w:date="2026-08-04T00:00:00Z">
        <w:r w:rsidRPr="00321EDB">
          <w:delText>. Because LTRs are potent promoters, their proximity to host genes is a major risk for "onco-exaptation"</w:delText>
        </w:r>
        <w:r>
          <w:delText>,</w:delText>
        </w:r>
        <w:r w:rsidRPr="00321EDB">
          <w:delText xml:space="preserve"> where the illicit activation of a viral promoter drives the expression of an adjacent oncogene</w:delText>
        </w:r>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EndPr/>
        <w:sdtContent>
          <w:r w:rsidR="00E4063D" w:rsidRPr="00E4063D">
            <w:rPr>
              <w:color w:val="000000"/>
            </w:rPr>
            <w:t>(71)</w:t>
          </w:r>
        </w:sdtContent>
      </w:sdt>
      <w:del w:id="366" w:author="Claude (G3 revision)" w:date="2026-08-04T00:00:00Z">
        <w:r>
          <w:delText xml:space="preserve">. </w:delText>
        </w:r>
        <w:r w:rsidRPr="00321EDB">
          <w:delText>Consequently, LTRs are typically sequestered in heterochromatic regions or subject to strict epigenetic silencing</w:delText>
        </w:r>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EndPr/>
        <w:sdtContent>
          <w:r w:rsidR="00E4063D" w:rsidRPr="00E4063D">
            <w:rPr>
              <w:color w:val="000000"/>
            </w:rPr>
            <w:t>(72)</w:t>
          </w:r>
        </w:sdtContent>
      </w:sdt>
      <w:del w:id="367" w:author="Claude (G3 revision)" w:date="2026-08-04T00:00:00Z">
        <w:r>
          <w:delText>. For the full-length 6-8</w:delText>
        </w:r>
        <w:r w:rsidR="00E62D6C">
          <w:delText xml:space="preserve"> kb</w:delText>
        </w:r>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EndPr/>
        <w:sdtContent>
          <w:r w:rsidR="00E4063D" w:rsidRPr="00E4063D">
            <w:rPr>
              <w:color w:val="000000"/>
            </w:rPr>
            <w:t>(73)</w:t>
          </w:r>
        </w:sdtContent>
      </w:sdt>
      <w:del w:id="368" w:author="Claude (G3 revision)" w:date="2026-08-04T00:00:00Z">
        <w:r>
          <w:delText>.</w:delText>
        </w:r>
      </w:del>
    </w:p>
    <w:p w14:paraId="6A63083C" w14:textId="77777777" w:rsidR="00DE13E5" w:rsidRDefault="00DE13E5" w:rsidP="00C76E75">
      <w:pPr>
        <w:spacing w:line="240" w:lineRule="auto"/>
      </w:pPr>
    </w:p>
    <w:p w14:paraId="743FC9AC" w14:textId="510DA4BE" w:rsidR="00DE13E5" w:rsidRDefault="00DE13E5" w:rsidP="00C76E75">
      <w:pPr>
        <w:spacing w:line="240" w:lineRule="auto"/>
        <w:rPr>
          <w:del w:id="369" w:author="Claude (G3 revision)" w:date="2026-08-04T00:00:00Z"/>
        </w:rPr>
      </w:pPr>
      <w:del w:id="370" w:author="Claude (G3 revision)" w:date="2026-08-04T00:00:00Z">
        <w:r w:rsidRPr="0098425D">
          <w:delText xml:space="preserve">At the level of TE families, </w:delText>
        </w:r>
        <w:r>
          <w:delText>our results</w:delText>
        </w:r>
        <w:r w:rsidRPr="0098425D">
          <w:delText xml:space="preserve"> </w:delText>
        </w:r>
        <w:r w:rsidR="007868C4" w:rsidRPr="0098425D">
          <w:delText>reveal</w:delText>
        </w:r>
        <w:r w:rsidRPr="0098425D">
          <w:delText xml:space="preserve"> a more complex regulatory landscape. Only </w:delText>
        </w:r>
        <w:r>
          <w:delText>7</w:delText>
        </w:r>
        <w:r w:rsidRPr="0098425D">
          <w:delText xml:space="preserve"> out of 44 families are significantly enriched near TSS</w:delText>
        </w:r>
        <w:r>
          <w:delText xml:space="preserve">: </w:delText>
        </w:r>
        <w:r w:rsidRPr="00F970E2">
          <w:delText>hAT-Charlie</w:delText>
        </w:r>
        <w:r>
          <w:delText xml:space="preserve">, MIR, CR1, Alu, SVA, TcMar-Tc1 and L2. </w:delText>
        </w:r>
        <w:r w:rsidRPr="0098425D">
          <w:delText>The enrichment of the L2 family (</w:delText>
        </w:r>
        <w:r w:rsidR="007868C4" w:rsidRPr="0098425D">
          <w:delText>1.230-fold</w:delText>
        </w:r>
        <w:r w:rsidRPr="0098425D">
          <w:delText xml:space="preserve"> change) is particularly notable because L2 elements have undergone extensive mutational decay</w:delText>
        </w:r>
        <w:r>
          <w:delText xml:space="preserve"> in the last 100 million years</w:delText>
        </w:r>
        <w:r w:rsidRPr="0098425D">
          <w:delText xml:space="preserve">, </w:delText>
        </w:r>
        <w:r>
          <w:delText xml:space="preserve">becoming a dominant LINEs in monotremes but surpassing </w:delText>
        </w:r>
        <w:r w:rsidR="00A72B3D">
          <w:delText>their</w:delText>
        </w:r>
        <w:r>
          <w:delText xml:space="preserve"> dominance to L1 in </w:delText>
        </w:r>
        <w:r w:rsidR="00BF32BE">
          <w:delText>eu</w:delText>
        </w:r>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EndPr/>
        <w:sdtContent>
          <w:r w:rsidR="00E4063D" w:rsidRPr="00E4063D">
            <w:rPr>
              <w:color w:val="000000"/>
            </w:rPr>
            <w:t>(74)</w:t>
          </w:r>
        </w:sdtContent>
      </w:sdt>
      <w:del w:id="371" w:author="Claude (G3 revision)" w:date="2026-08-04T00:00:00Z">
        <w:r>
          <w:delText>. Eventually they lost</w:delText>
        </w:r>
        <w:r w:rsidRPr="0098425D">
          <w:delText xml:space="preserve"> their autonomous propagation ability and </w:delText>
        </w:r>
        <w:r>
          <w:delText>became</w:delText>
        </w:r>
        <w:r w:rsidRPr="0098425D">
          <w:delText xml:space="preserve"> "domesticated" as</w:delText>
        </w:r>
        <w:r>
          <w:delText xml:space="preserve"> TSS for microRNAs in the host genes 3</w:delText>
        </w:r>
        <w:r w:rsidR="00CA0AFB" w:rsidRPr="00236E4F">
          <w:rPr>
            <w:color w:val="000000"/>
          </w:rPr>
          <w:delText>′</w:delText>
        </w:r>
        <w:r w:rsidR="00CA0AFB">
          <w:delText xml:space="preserve"> </w:delText>
        </w:r>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EndPr/>
        <w:sdtContent>
          <w:r w:rsidR="00E4063D" w:rsidRPr="00E4063D">
            <w:rPr>
              <w:color w:val="000000"/>
            </w:rPr>
            <w:t>(75,76)</w:t>
          </w:r>
        </w:sdtContent>
      </w:sdt>
      <w:del w:id="372" w:author="Claude (G3 revision)" w:date="2026-08-04T00:00:00Z">
        <w:r w:rsidRPr="0098425D">
          <w:delText xml:space="preserve">. They are </w:delText>
        </w:r>
        <w:r>
          <w:delText xml:space="preserve">also coopted as enhancers in tissue-shared compared to tissue-specific genes, </w:delText>
        </w:r>
        <w:r w:rsidRPr="0098425D">
          <w:delText xml:space="preserve">highly enriched in H3K27ac and H3K4me1 marks, </w:delText>
        </w:r>
        <w:r>
          <w:delText>emphasizing</w:delText>
        </w:r>
        <w:r w:rsidRPr="0098425D">
          <w:delText xml:space="preserve"> their transition from genetic parasites to functional regulatory modules</w:delText>
        </w:r>
        <w:r>
          <w:delText xml:space="preserve"> via exaptation or </w:delText>
        </w:r>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EndPr/>
        <w:sdtContent>
          <w:r w:rsidR="00E4063D" w:rsidRPr="00E4063D">
            <w:rPr>
              <w:color w:val="000000"/>
            </w:rPr>
            <w:t>(77)</w:t>
          </w:r>
        </w:sdtContent>
      </w:sdt>
      <w:del w:id="373" w:author="Claude (G3 revision)" w:date="2026-08-04T00:00:00Z">
        <w:r w:rsidRPr="0098425D">
          <w:delText>.</w:delText>
        </w:r>
        <w:r>
          <w:delText xml:space="preserve"> Our findings suggest that such functional interdependency could save L2 elements from deletion in the gene-proximal regulatory active genomic regions.</w:delText>
        </w:r>
      </w:del>
    </w:p>
    <w:p w14:paraId="4E28D08E" w14:textId="77777777" w:rsidR="00DE13E5" w:rsidRDefault="00DE13E5" w:rsidP="00C76E75">
      <w:pPr>
        <w:spacing w:line="240" w:lineRule="auto"/>
      </w:pPr>
    </w:p>
    <w:p w14:paraId="0ED5C835" w14:textId="4850652F" w:rsidR="00DE13E5" w:rsidRPr="00D958E9" w:rsidRDefault="00DE13E5" w:rsidP="00C76E75">
      <w:pPr>
        <w:spacing w:line="240" w:lineRule="auto"/>
        <w:rPr>
          <w:del w:id="374" w:author="Claude (G3 revision)" w:date="2026-08-04T00:00:00Z"/>
        </w:rPr>
      </w:pPr>
      <w:del w:id="375" w:author="Claude (G3 revision)" w:date="2026-08-04T00:00:00Z">
        <w:r w:rsidRPr="00C10DAC">
          <w:delText>The CR1 family</w:delText>
        </w:r>
        <w:r w:rsidRPr="00E47444">
          <w:delText xml:space="preserve"> (</w:delText>
        </w:r>
        <w:r>
          <w:delText xml:space="preserve">Chicken repeats, </w:delText>
        </w:r>
        <w:r w:rsidRPr="00E47444">
          <w:delText>LINE) also shows significant enrichment (1.051-fold change), with surprising functional connections to neurotransmitter processes and</w:delText>
        </w:r>
        <w:r>
          <w:delText xml:space="preserve"> </w:delText>
        </w:r>
        <w:r w:rsidRPr="00E47444">
          <w:delText xml:space="preserve">postsynaptic receptor internalization. This suggests that specific waves of LINE insertions, long before the dominance of L1, contributed to the foundational regulatory networks of the </w:delText>
        </w:r>
        <w:r>
          <w:delText>amniotes</w:delText>
        </w:r>
        <w:r w:rsidRPr="00E47444">
          <w:delText xml:space="preserve"> brain</w:delText>
        </w:r>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EndPr/>
        <w:sdtContent>
          <w:r w:rsidR="00E4063D" w:rsidRPr="00E4063D">
            <w:rPr>
              <w:color w:val="000000"/>
            </w:rPr>
            <w:t>(74)</w:t>
          </w:r>
        </w:sdtContent>
      </w:sdt>
      <w:del w:id="376" w:author="Claude (G3 revision)" w:date="2026-08-04T00:00:00Z">
        <w:r>
          <w:delText xml:space="preserve">. </w:delText>
        </w:r>
      </w:del>
    </w:p>
    <w:p w14:paraId="3A6E4CF5" w14:textId="77777777" w:rsidR="00DE13E5" w:rsidRPr="00DA085E" w:rsidRDefault="00DE13E5" w:rsidP="00C76E75">
      <w:pPr>
        <w:spacing w:line="240" w:lineRule="auto"/>
      </w:pPr>
    </w:p>
    <w:p w14:paraId="348B1338" w14:textId="549B314E" w:rsidR="00DE13E5" w:rsidRPr="001A0310" w:rsidRDefault="00DE13E5" w:rsidP="00C76E75">
      <w:pPr>
        <w:spacing w:line="240" w:lineRule="auto"/>
        <w:rPr>
          <w:del w:id="377" w:author="Claude (G3 revision)" w:date="2026-08-04T00:00:00Z"/>
        </w:rPr>
      </w:pPr>
      <w:del w:id="378" w:author="Claude (G3 revision)" w:date="2026-08-04T00:00:00Z">
        <w:r>
          <w:delText xml:space="preserve">Whereas SINEs showed </w:delText>
        </w:r>
        <w:r w:rsidRPr="00FB27EE">
          <w:delText>1.468</w:delText>
        </w:r>
        <w:r>
          <w:delText xml:space="preserve">-fold enrichment near TSS, their major families, </w:delText>
        </w:r>
        <w:r w:rsidRPr="00FB27EE">
          <w:delText>Alu and MIR</w:delText>
        </w:r>
        <w:r>
          <w:delText xml:space="preserve">, exhibited </w:delText>
        </w:r>
        <w:r w:rsidRPr="00FB27EE">
          <w:delText>1.513</w:delText>
        </w:r>
        <w:r>
          <w:delText xml:space="preserve">- and </w:delText>
        </w:r>
        <w:r w:rsidRPr="00FB27EE">
          <w:delText>1.37</w:delText>
        </w:r>
        <w:r>
          <w:delText xml:space="preserve">7-fold </w:delText>
        </w:r>
        <w:r w:rsidRPr="00FB27EE">
          <w:delText xml:space="preserve">enrichment relative to random </w:delText>
        </w:r>
        <w:r w:rsidR="00A821EB">
          <w:delText>OR</w:delText>
        </w:r>
        <w:r>
          <w:delText xml:space="preserve">. </w:delText>
        </w:r>
        <w:r w:rsidRPr="00E33F43">
          <w:delText>Alus are considered "</w:delText>
        </w:r>
        <w:r w:rsidR="00A72B3D" w:rsidRPr="00E33F43">
          <w:delText>proto enhancers</w:delText>
        </w:r>
        <w:r w:rsidRPr="00E33F43">
          <w:delText>" that evolve into functional regulatory elements over time</w:delText>
        </w:r>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EndPr/>
        <w:sdtContent>
          <w:r w:rsidR="00E4063D" w:rsidRPr="00E4063D">
            <w:rPr>
              <w:color w:val="000000"/>
            </w:rPr>
            <w:t>(78)</w:t>
          </w:r>
        </w:sdtContent>
      </w:sdt>
      <w:del w:id="379" w:author="Claude (G3 revision)" w:date="2026-08-04T00:00:00Z">
        <w:r>
          <w:delText>.</w:delText>
        </w:r>
        <w:r w:rsidRPr="00E33F43">
          <w:delText> They are specifically enriched in active chromatin marks such as H3K36me3 in the colon and brain</w:delText>
        </w:r>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EndPr/>
        <w:sdtContent>
          <w:r w:rsidR="00E4063D" w:rsidRPr="00E4063D">
            <w:rPr>
              <w:color w:val="000000"/>
            </w:rPr>
            <w:t>(79)</w:t>
          </w:r>
        </w:sdtContent>
      </w:sdt>
      <w:del w:id="380" w:author="Claude (G3 revision)" w:date="2026-08-04T00:00:00Z">
        <w:r w:rsidRPr="00E33F43">
          <w:delText xml:space="preserve">, and they frequently accumulate </w:delText>
        </w:r>
        <w:r>
          <w:delText>TFBS</w:delText>
        </w:r>
        <w:r w:rsidRPr="00E33F43">
          <w:delText xml:space="preserve"> that rewire host networks</w:delText>
        </w:r>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EndPr/>
        <w:sdtContent>
          <w:r w:rsidR="00E4063D" w:rsidRPr="00E4063D">
            <w:rPr>
              <w:color w:val="000000"/>
            </w:rPr>
            <w:t>(80)</w:t>
          </w:r>
        </w:sdtContent>
      </w:sdt>
      <w:del w:id="381" w:author="Claude (G3 revision)" w:date="2026-08-04T00:00:00Z">
        <w:r>
          <w:delText xml:space="preserve">. </w:delText>
        </w:r>
        <w:r w:rsidRPr="00971918">
          <w:delText xml:space="preserve">MIR elements </w:delText>
        </w:r>
        <w:r>
          <w:delText>were shown here as</w:delText>
        </w:r>
        <w:r w:rsidRPr="00971918">
          <w:delText xml:space="preserve"> strongly associated with nervous system genes and voltage-gated potassium channels</w:delText>
        </w:r>
        <w:r>
          <w:delText>.</w:delText>
        </w:r>
        <w:r w:rsidRPr="00971918">
          <w:delText> MIRs are uniquely involved in the naïve pluripotent state, where they are co-opted by ESRRB to build networks of enhancers and super-enhancers regulating pluripotency</w:delText>
        </w:r>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EndPr/>
        <w:sdtContent>
          <w:r w:rsidR="00E4063D" w:rsidRPr="00E4063D">
            <w:rPr>
              <w:color w:val="000000"/>
            </w:rPr>
            <w:t>(81)</w:t>
          </w:r>
        </w:sdtContent>
      </w:sdt>
      <w:del w:id="382" w:author="Claude (G3 revision)" w:date="2026-08-04T00:00:00Z">
        <w:r>
          <w:delText xml:space="preserve">. </w:delText>
        </w:r>
      </w:del>
    </w:p>
    <w:p w14:paraId="566D185E" w14:textId="77777777" w:rsidR="00DE13E5" w:rsidRDefault="00DE13E5" w:rsidP="00C76E75">
      <w:pPr>
        <w:spacing w:line="240" w:lineRule="auto"/>
      </w:pPr>
    </w:p>
    <w:p w14:paraId="324CC3DD" w14:textId="26D37991" w:rsidR="00DE13E5" w:rsidRDefault="00DE13E5" w:rsidP="00C76E75">
      <w:pPr>
        <w:spacing w:line="240" w:lineRule="auto"/>
        <w:rPr>
          <w:del w:id="383" w:author="Claude (G3 revision)" w:date="2026-08-04T00:00:00Z"/>
        </w:rPr>
      </w:pPr>
      <w:del w:id="384"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EndPr/>
        <w:sdtContent>
          <w:r w:rsidR="00E4063D" w:rsidRPr="00E4063D">
            <w:rPr>
              <w:color w:val="000000"/>
            </w:rPr>
            <w:t>(82)</w:t>
          </w:r>
        </w:sdtContent>
      </w:sdt>
      <w:del w:id="385"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r w:rsidR="00A72B3D">
          <w:delText xml:space="preserve"> million</w:delText>
        </w:r>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EndPr/>
        <w:sdtContent>
          <w:r w:rsidR="00E4063D" w:rsidRPr="00E4063D">
            <w:rPr>
              <w:color w:val="000000"/>
            </w:rPr>
            <w:t>(7)</w:t>
          </w:r>
        </w:sdtContent>
      </w:sdt>
      <w:del w:id="386" w:author="Claude (G3 revision)" w:date="2026-08-04T00:00:00Z">
        <w:r>
          <w:delText>.</w:delText>
        </w:r>
      </w:del>
    </w:p>
    <w:p w14:paraId="4602B679" w14:textId="77777777" w:rsidR="00DE13E5" w:rsidRDefault="00DE13E5" w:rsidP="00C76E75">
      <w:pPr>
        <w:spacing w:line="240" w:lineRule="auto"/>
      </w:pPr>
    </w:p>
    <w:p w14:paraId="711F1AD8" w14:textId="77777777" w:rsidR="00DE13E5" w:rsidRDefault="00DE13E5" w:rsidP="00C76E75">
      <w:pPr>
        <w:spacing w:line="240" w:lineRule="auto"/>
      </w:pPr>
    </w:p>
    <w:p w14:paraId="5155B6F8"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387" w:author="Claude (G3 revision)" w:date="2026-08-04T00:00:00Z"/>
          <w:rFonts w:ascii="Times New Roman" w:eastAsia="Times New Roman" w:hAnsi="Times New Roman" w:cs="Times New Roman"/>
          <w:b/>
          <w:bCs/>
          <w:color w:val="000000"/>
          <w:sz w:val="24"/>
          <w:szCs w:val="24"/>
        </w:rPr>
      </w:pPr>
      <w:del w:id="388"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60593483" w14:textId="4ABA9C0B" w:rsidR="00DE13E5" w:rsidRDefault="00DE13E5" w:rsidP="00C76E75">
      <w:pPr>
        <w:spacing w:line="240" w:lineRule="auto"/>
        <w:rPr>
          <w:del w:id="389" w:author="Claude (G3 revision)" w:date="2026-08-04T00:00:00Z"/>
        </w:rPr>
      </w:pPr>
      <w:del w:id="390" w:author="Claude (G3 revision)" w:date="2026-08-04T00:00:00Z">
        <w:r w:rsidRPr="001A0310">
          <w:delText>The analysis</w:delText>
        </w:r>
        <w:r w:rsidRPr="00690B70">
          <w:delText xml:space="preserve"> reported </w:delText>
        </w:r>
        <w:r>
          <w:delText>here</w:delText>
        </w:r>
        <w:r w:rsidRPr="00690B70">
          <w:delText xml:space="preserve"> shows that 99.11% of unique TSS are within 10</w:delText>
        </w:r>
        <w:r w:rsidR="00E62D6C">
          <w:delText xml:space="preserve"> kb</w:delText>
        </w:r>
        <w:r w:rsidRPr="00690B70">
          <w:delText xml:space="preserve"> of at least one TE, suggesting that nearly every human gene is potentially subject to TE-mediated regulatory influence</w:delText>
        </w:r>
        <w:r>
          <w:delText xml:space="preserve">. </w:delText>
        </w:r>
        <w:r w:rsidRPr="00690B70">
          <w:delText>This finding is particularly important when compared to prior databases like TE-TSS, which identified 5,768 TE-derived TSSs</w:delText>
        </w:r>
        <w:r>
          <w:delText xml:space="preserve"> - </w:delText>
        </w:r>
        <w:r w:rsidRPr="00690B70">
          <w:delText>roughly 25% of the human promoter landscape</w:delText>
        </w:r>
        <w:r>
          <w:delText xml:space="preserve"> - </w:delText>
        </w:r>
        <w:r w:rsidRPr="00690B70">
          <w:delText>using older assemblies</w:delText>
        </w:r>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EndPr/>
        <w:sdtContent>
          <w:r w:rsidR="00E4063D" w:rsidRPr="00E4063D">
            <w:rPr>
              <w:color w:val="000000"/>
            </w:rPr>
            <w:t>(83)</w:t>
          </w:r>
        </w:sdtContent>
      </w:sdt>
      <w:del w:id="391" w:author="Claude (G3 revision)" w:date="2026-08-04T00:00:00Z">
        <w:r>
          <w:delText>.</w:delText>
        </w:r>
        <w:r w:rsidRPr="00690B70">
          <w:delText> The shift from 25% "TE-derived" to 99.11% "TE-proximal" indicates that while TEs may not always serve as the primary TSS, their ubiquity in the immediate neighborhood allows them to act as auxiliary regulators, insulators, or chromatin modifiers</w:delText>
        </w:r>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EndPr/>
        <w:sdtContent>
          <w:r w:rsidR="00E4063D" w:rsidRPr="00E4063D">
            <w:rPr>
              <w:color w:val="000000"/>
            </w:rPr>
            <w:t>(69)</w:t>
          </w:r>
        </w:sdtContent>
      </w:sdt>
      <w:del w:id="392" w:author="Claude (G3 revision)" w:date="2026-08-04T00:00:00Z">
        <w:r>
          <w:delText xml:space="preserve">. </w:delText>
        </w:r>
      </w:del>
    </w:p>
    <w:p w14:paraId="59407F6C" w14:textId="77777777" w:rsidR="00DE13E5" w:rsidRDefault="00DE13E5" w:rsidP="00C76E75">
      <w:pPr>
        <w:spacing w:line="240" w:lineRule="auto"/>
      </w:pPr>
    </w:p>
    <w:p w14:paraId="1A65396A" w14:textId="5F5F618E" w:rsidR="00DE13E5" w:rsidRDefault="00DE13E5" w:rsidP="00C76E75">
      <w:pPr>
        <w:spacing w:line="240" w:lineRule="auto"/>
        <w:rPr>
          <w:del w:id="393" w:author="Claude (G3 revision)" w:date="2026-08-04T00:00:00Z"/>
        </w:rPr>
      </w:pPr>
      <w:del w:id="394" w:author="Claude (G3 revision)" w:date="2026-08-04T00:00:00Z">
        <w:r w:rsidRPr="003A19ED">
          <w:delText xml:space="preserve">On average, </w:delText>
        </w:r>
        <w:r>
          <w:delText xml:space="preserve">according to our results, </w:delText>
        </w:r>
        <w:r w:rsidRPr="003A19ED">
          <w:delText>each human gene harbors 15.05 TEs in its TSS neighborhood, with SINEs being the most frequent (7.82 per gene), followed by LINEs (4.39)</w:delText>
        </w:r>
        <w:r>
          <w:delText xml:space="preserve">, DNA elements (1.49) </w:delText>
        </w:r>
        <w:r w:rsidRPr="003A19ED">
          <w:delText>and LTRs (1.32).</w:delText>
        </w:r>
        <w:r>
          <w:rPr>
            <w:vertAlign w:val="superscript"/>
          </w:rPr>
          <w:delText xml:space="preserve"> </w:delText>
        </w:r>
        <w:r w:rsidRPr="003A19ED">
          <w:delText>The identification of </w:delText>
        </w:r>
        <w:r w:rsidRPr="003A19ED">
          <w:rPr>
            <w:i/>
            <w:iCs/>
          </w:rPr>
          <w:delText>CIB3</w:delText>
        </w:r>
        <w:r w:rsidRPr="003A19ED">
          <w:delText> as a genomic outlier, containing 42 TEs of various classes, points toward the existence of extreme repeat accumulation zones.</w:delText>
        </w:r>
        <w:r>
          <w:rPr>
            <w:vertAlign w:val="superscript"/>
          </w:rPr>
          <w:delText xml:space="preserve"> </w:delText>
        </w:r>
        <w:r w:rsidRPr="003A19ED">
          <w:rPr>
            <w:i/>
            <w:iCs/>
          </w:rPr>
          <w:delText>CIB3</w:delText>
        </w:r>
        <w:r w:rsidRPr="003A19ED">
          <w:delText xml:space="preserve"> (calcium and integrin binding protein 3) is integral to the mechano-electrical transduction (MET) apparatus in the </w:delText>
        </w:r>
        <w:r w:rsidR="00D24C59">
          <w:delText>inn</w:delText>
        </w:r>
        <w:r w:rsidR="00957A4F">
          <w:delText>er</w:delText>
        </w:r>
        <w:r w:rsidRPr="003A19ED">
          <w:delText xml:space="preserve"> ear, forming heteromeric complexes with TMC1 and TMC2 to stabilize cation channels</w:delText>
        </w:r>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EndPr/>
        <w:sdtContent>
          <w:r w:rsidR="00E4063D" w:rsidRPr="00E4063D">
            <w:rPr>
              <w:color w:val="000000"/>
            </w:rPr>
            <w:t>(84)</w:t>
          </w:r>
        </w:sdtContent>
      </w:sdt>
      <w:del w:id="395" w:author="Claude (G3 revision)" w:date="2026-08-04T00:00:00Z">
        <w:r>
          <w:delText>.</w:delText>
        </w:r>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r>
          <w:delText xml:space="preserve">. </w:delText>
        </w:r>
      </w:del>
    </w:p>
    <w:p w14:paraId="38584F8E" w14:textId="77777777" w:rsidR="00DE13E5" w:rsidRDefault="00DE13E5" w:rsidP="00C76E75">
      <w:pPr>
        <w:spacing w:line="240" w:lineRule="auto"/>
      </w:pPr>
    </w:p>
    <w:p w14:paraId="2EF0CF55" w14:textId="77777777" w:rsidR="00DE13E5" w:rsidRDefault="00DE13E5" w:rsidP="00C76E75">
      <w:pPr>
        <w:spacing w:line="240" w:lineRule="auto"/>
      </w:pPr>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396" w:author="Claude (G3 revision)" w:date="2026-08-04T00:00:00Z">
        <w:r>
          <w:delText>(Figure 9)</w:delText>
        </w:r>
      </w:del>
      <w:ins w:id="397" w:author="Claude (G3 revision)" w:date="2026-08-04T00:00:00Z">
        <w:r>
          <w:t>(Figure 10)</w:t>
        </w:r>
      </w:ins>
      <w:r>
        <w:t xml:space="preserve">. </w:t>
      </w:r>
    </w:p>
    <w:p w14:paraId="674EB410" w14:textId="77777777" w:rsidR="00DE13E5" w:rsidRDefault="00DE13E5" w:rsidP="00C76E75">
      <w:pPr>
        <w:spacing w:line="240" w:lineRule="auto"/>
      </w:pPr>
    </w:p>
    <w:p w14:paraId="515EAEE4" w14:textId="77777777" w:rsidR="00DE13E5" w:rsidRDefault="00DE13E5" w:rsidP="00C76E75">
      <w:pPr>
        <w:spacing w:line="240" w:lineRule="auto"/>
      </w:pPr>
      <w:del w:id="398" w:author="Claude (G3 revision)" w:date="2026-08-04T00:00:00Z">
        <w:r>
          <w:rPr>
            <w:b/>
            <w:bCs/>
          </w:rPr>
          <w:delText>Figure 9. Schematic representation of molecular processes groups</w:delText>
        </w:r>
      </w:del>
      <w:ins w:id="399" w:author="Claude (G3 revision)" w:date="2026-08-04T00:00:00Z">
        <w:r>
          <w:rPr>
            <w:b/>
            <w:bCs/>
          </w:rPr>
          <w:t>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38683BF1" w14:textId="77777777" w:rsidR="003F2FB8" w:rsidRDefault="003F2FB8" w:rsidP="00C76E75">
      <w:pPr>
        <w:spacing w:line="240" w:lineRule="auto"/>
      </w:pPr>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20"/>
                    <a:stretch>
                      <a:fillRect/>
                    </a:stretch>
                  </pic:blipFill>
                  <pic:spPr>
                    <a:xfrm>
                      <a:off x="0" y="0"/>
                      <a:ext cx="3539671" cy="3235623"/>
                    </a:xfrm>
                    <a:prstGeom prst="rect">
                      <a:avLst/>
                    </a:prstGeom>
                  </pic:spPr>
                </pic:pic>
              </a:graphicData>
            </a:graphic>
          </wp:inline>
        </w:drawing>
      </w:r>
    </w:p>
    <w:p w14:paraId="11D06199" w14:textId="77777777" w:rsidR="00DE13E5" w:rsidRDefault="00DE13E5" w:rsidP="00C76E75">
      <w:pPr>
        <w:spacing w:line="240" w:lineRule="auto"/>
      </w:pPr>
    </w:p>
    <w:p w14:paraId="023CE448" w14:textId="19CBAB3E" w:rsidR="00DE13E5" w:rsidRPr="0069725F" w:rsidRDefault="00DE13E5" w:rsidP="00C76E75">
      <w:pPr>
        <w:spacing w:line="240" w:lineRule="auto"/>
        <w:rPr>
          <w:del w:id="400" w:author="Claude (G3 revision)" w:date="2026-08-04T00:00:00Z"/>
        </w:rPr>
      </w:pPr>
      <w:del w:id="401" w:author="Claude (G3 revision)" w:date="2026-08-04T00:00:00Z">
        <w:r w:rsidRPr="00497B85">
          <w:delText>Genes involved in embryogenesis, transcription, and nervous system development are consistently found in the "TE bottom" group</w:delText>
        </w:r>
        <w:r>
          <w:delText xml:space="preserve"> - </w:delText>
        </w:r>
        <w:r w:rsidRPr="00497B85">
          <w:delText>those with the lowest number of TE insertions</w:delText>
        </w:r>
        <w:r>
          <w:delText>.</w:delText>
        </w:r>
        <w:r w:rsidRPr="00497B85">
          <w:delText> This result strongly supports the "</w:delText>
        </w:r>
        <w:r>
          <w:delText>r</w:delText>
        </w:r>
        <w:r w:rsidRPr="00497B85">
          <w:delText xml:space="preserve">obustness </w:delText>
        </w:r>
        <w:r>
          <w:delText>h</w:delText>
        </w:r>
        <w:r w:rsidRPr="00497B85">
          <w:delText>ypothesis"</w:delText>
        </w:r>
        <w:r>
          <w:delText>,</w:delText>
        </w:r>
        <w:r w:rsidRPr="00497B85">
          <w:delText xml:space="preserve"> which posits that core biological pathways must be protected from the regulatory noise introduced by TEs</w:delText>
        </w:r>
        <w:r>
          <w:delText xml:space="preserve"> and TEs are purged by negative selection in these pathways. </w:delText>
        </w:r>
        <w:r w:rsidRPr="00497B85">
          <w:delText>Embryogenesis is a process that requires extreme transcriptional precision; even minor disruptions to the timing or level of gene expression can be lethal</w:delText>
        </w:r>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EndPr/>
        <w:sdtContent>
          <w:r w:rsidR="00E4063D" w:rsidRPr="00E4063D">
            <w:rPr>
              <w:color w:val="000000"/>
            </w:rPr>
            <w:t>(64)</w:t>
          </w:r>
        </w:sdtContent>
      </w:sdt>
      <w:del w:id="402"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EndPr/>
        <w:sdtContent>
          <w:r w:rsidR="00E4063D" w:rsidRPr="00E4063D">
            <w:rPr>
              <w:color w:val="000000"/>
            </w:rPr>
            <w:t>(85)</w:t>
          </w:r>
        </w:sdtContent>
      </w:sdt>
      <w:del w:id="403" w:author="Claude (G3 revision)" w:date="2026-08-04T00:00:00Z">
        <w:r>
          <w:delText>. The rest two large groups,</w:delText>
        </w:r>
        <w:r w:rsidRPr="0069725F">
          <w:rPr>
            <w:i/>
            <w:iCs/>
          </w:rPr>
          <w:delText xml:space="preserve"> </w:delText>
        </w:r>
        <w:r w:rsidRPr="0069725F">
          <w:delText>sensory system and signaling pathways</w:delText>
        </w:r>
        <w:r>
          <w:delText xml:space="preserve">, were </w:delText>
        </w:r>
        <w:r w:rsidRPr="0069725F">
          <w:delText xml:space="preserve">present mainly in the TE bottom group and neither of TE classes </w:delText>
        </w:r>
        <w:r w:rsidR="007868C4" w:rsidRPr="0069725F">
          <w:delText>nor</w:delText>
        </w:r>
        <w:r w:rsidRPr="0069725F">
          <w:delText xml:space="preserve"> families provide</w:delText>
        </w:r>
        <w:r>
          <w:delText>d</w:delText>
        </w:r>
        <w:r w:rsidRPr="0069725F">
          <w:delText xml:space="preserve"> more enriched GO terms than the TE bottom group </w:delText>
        </w:r>
        <w:r>
          <w:delText>did</w:delText>
        </w:r>
        <w:r w:rsidRPr="0069725F">
          <w:delText xml:space="preserve"> (Figure </w:delText>
        </w:r>
        <w:r>
          <w:delText>4</w:delText>
        </w:r>
        <w:r w:rsidRPr="0069725F">
          <w:delText>B</w:delText>
        </w:r>
        <w:r>
          <w:delText>).</w:delText>
        </w:r>
      </w:del>
    </w:p>
    <w:p w14:paraId="750E4C62" w14:textId="77777777" w:rsidR="00DE13E5" w:rsidRPr="00FB08B4" w:rsidRDefault="00DE13E5" w:rsidP="00C76E75">
      <w:pPr>
        <w:spacing w:line="240" w:lineRule="auto"/>
      </w:pPr>
    </w:p>
    <w:p w14:paraId="40954E94" w14:textId="57379B0A" w:rsidR="00DE13E5" w:rsidRDefault="00DE13E5" w:rsidP="00C76E75">
      <w:pPr>
        <w:spacing w:line="240" w:lineRule="auto"/>
        <w:rPr>
          <w:del w:id="404" w:author="Claude (G3 revision)" w:date="2026-08-04T00:00:00Z"/>
        </w:rPr>
      </w:pPr>
      <w:del w:id="405" w:author="Claude (G3 revision)" w:date="2026-08-04T00:00:00Z">
        <w:r w:rsidRPr="00FB08B4">
          <w:delText>Conversely, genes enriched with TEs (the "TE top" group) are involved in RNA splicing, DNA repair, telomere maintenance, and immune signaling</w:delText>
        </w:r>
        <w:r>
          <w:delText xml:space="preserve">. </w:delText>
        </w:r>
        <w:r w:rsidRPr="00FB08B4">
          <w:delText>These processes represent the "</w:delText>
        </w:r>
        <w:r>
          <w:delText>i</w:delText>
        </w:r>
        <w:r w:rsidRPr="00FB08B4">
          <w:delText xml:space="preserve">nnovation </w:delText>
        </w:r>
        <w:r>
          <w:delText>l</w:delText>
        </w:r>
        <w:r w:rsidRPr="00FB08B4">
          <w:delText>aboratory" where TEs are actively co-opted to increase transcriptome and proteome complexity</w:delText>
        </w:r>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EndPr/>
        <w:sdtContent>
          <w:r w:rsidR="00E4063D" w:rsidRPr="00E4063D">
            <w:rPr>
              <w:color w:val="000000"/>
            </w:rPr>
            <w:t>(86)</w:t>
          </w:r>
        </w:sdtContent>
      </w:sdt>
      <w:del w:id="406" w:author="Claude (G3 revision)" w:date="2026-08-04T00:00:00Z">
        <w:r>
          <w:delText>.</w:delText>
        </w:r>
      </w:del>
    </w:p>
    <w:p w14:paraId="3AF461A7" w14:textId="5E849445" w:rsidR="00DE13E5" w:rsidRPr="00FB08B4" w:rsidRDefault="00DE13E5" w:rsidP="00C76E75">
      <w:pPr>
        <w:numPr>
          <w:ilvl w:val="0"/>
          <w:numId w:val="5"/>
        </w:numPr>
        <w:spacing w:line="240" w:lineRule="auto"/>
        <w:rPr>
          <w:del w:id="407" w:author="Claude (G3 revision)" w:date="2026-08-04T00:00:00Z"/>
        </w:rPr>
      </w:pPr>
      <w:del w:id="408" w:author="Claude (G3 revision)" w:date="2026-08-04T00:00:00Z">
        <w:r w:rsidRPr="00FB08B4">
          <w:rPr>
            <w:b/>
            <w:bCs/>
          </w:rPr>
          <w:delText xml:space="preserve">RNA </w:delText>
        </w:r>
        <w:r>
          <w:rPr>
            <w:b/>
            <w:bCs/>
          </w:rPr>
          <w:delText>s</w:delText>
        </w:r>
        <w:r w:rsidRPr="00FB08B4">
          <w:rPr>
            <w:b/>
            <w:bCs/>
          </w:rPr>
          <w:delText>plicing:</w:delText>
        </w:r>
        <w:r w:rsidRPr="00FB08B4">
          <w:delText> </w:delText>
        </w:r>
        <w:r w:rsidRPr="00127BD5">
          <w:delText>Alu elements</w:delText>
        </w:r>
        <w:r>
          <w:delText xml:space="preserve"> were early shown to</w:delText>
        </w:r>
        <w:r w:rsidRPr="00127BD5">
          <w:delText> profoundly impact RNA splicing by introducing new splice sites (exonization), acting as alternative exon sinks, and forming double-stranded structures that alter exon inclusion</w:delText>
        </w:r>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EndPr/>
        <w:sdtContent>
          <w:r w:rsidR="00E4063D" w:rsidRPr="00E4063D">
            <w:rPr>
              <w:color w:val="000000"/>
            </w:rPr>
            <w:t>(87)</w:t>
          </w:r>
        </w:sdtContent>
      </w:sdt>
      <w:del w:id="409" w:author="Claude (G3 revision)" w:date="2026-08-04T00:00:00Z">
        <w:r w:rsidRPr="00FB08B4">
          <w:delText>. </w:delText>
        </w:r>
        <w:r>
          <w:delText>We now show that Alu copies are significantly enriched near the host genes related to splicing, which is a completely orthogonal mean of Alu-mediated impact on splicing.</w:delText>
        </w:r>
      </w:del>
    </w:p>
    <w:p w14:paraId="4C530DFF" w14:textId="6551DBFB" w:rsidR="00DE13E5" w:rsidRPr="00FB08B4" w:rsidRDefault="00DE13E5" w:rsidP="00C76E75">
      <w:pPr>
        <w:numPr>
          <w:ilvl w:val="0"/>
          <w:numId w:val="5"/>
        </w:numPr>
        <w:spacing w:line="240" w:lineRule="auto"/>
        <w:rPr>
          <w:del w:id="410" w:author="Claude (G3 revision)" w:date="2026-08-04T00:00:00Z"/>
        </w:rPr>
      </w:pPr>
      <w:del w:id="411" w:author="Claude (G3 revision)" w:date="2026-08-04T00:00:00Z">
        <w:r w:rsidRPr="00FB08B4">
          <w:rPr>
            <w:b/>
            <w:bCs/>
          </w:rPr>
          <w:delText xml:space="preserve">DNA </w:delText>
        </w:r>
        <w:r>
          <w:rPr>
            <w:b/>
            <w:bCs/>
          </w:rPr>
          <w:delText>r</w:delText>
        </w:r>
        <w:r w:rsidRPr="00FB08B4">
          <w:rPr>
            <w:b/>
            <w:bCs/>
          </w:rPr>
          <w:delText>epair:</w:delText>
        </w:r>
        <w:r w:rsidRPr="00FB08B4">
          <w:delText> The enrichment of T</w:delText>
        </w:r>
        <w:r>
          <w:delText>E</w:delText>
        </w:r>
        <w:r w:rsidRPr="00FB08B4">
          <w:delText>s</w:delText>
        </w:r>
        <w:r w:rsidRPr="007D2C9C">
          <w:delText xml:space="preserve"> (</w:delText>
        </w:r>
        <w:r>
          <w:delText>particularly Alu elements)</w:delText>
        </w:r>
        <w:r w:rsidRPr="00FB08B4">
          <w:delText xml:space="preserve"> near DNA repair genes</w:delText>
        </w:r>
        <w:r w:rsidRPr="00154ACA">
          <w:delText xml:space="preserve"> (</w:delText>
        </w:r>
        <w:r>
          <w:delText>double strand breaks and mismatch repair)</w:delText>
        </w:r>
        <w:r w:rsidRPr="00FB08B4">
          <w:delText xml:space="preserve"> </w:delText>
        </w:r>
        <w:r>
          <w:delText>could suggest</w:delText>
        </w:r>
        <w:r w:rsidRPr="00FB08B4">
          <w:delText xml:space="preserve"> a synergistic relationship where the </w:delText>
        </w:r>
        <w:r>
          <w:delText xml:space="preserve">more </w:delText>
        </w:r>
        <w:r w:rsidRPr="00FB08B4">
          <w:delText>robust responses</w:delText>
        </w:r>
        <w:r>
          <w:delText xml:space="preserve"> are evolving</w:delText>
        </w:r>
        <w:r w:rsidRPr="00FB08B4">
          <w:delText xml:space="preserve"> to </w:delText>
        </w:r>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EndPr/>
        <w:sdtContent>
          <w:r w:rsidR="00E4063D" w:rsidRPr="00E4063D">
            <w:rPr>
              <w:color w:val="000000"/>
            </w:rPr>
            <w:t>(88)</w:t>
          </w:r>
        </w:sdtContent>
      </w:sdt>
      <w:del w:id="412" w:author="Claude (G3 revision)" w:date="2026-08-04T00:00:00Z">
        <w:r>
          <w:delText>.</w:delText>
        </w:r>
      </w:del>
    </w:p>
    <w:p w14:paraId="294CD0AC" w14:textId="12500D11" w:rsidR="00DE13E5" w:rsidRPr="00FB08B4" w:rsidRDefault="00DE13E5" w:rsidP="00C76E75">
      <w:pPr>
        <w:numPr>
          <w:ilvl w:val="0"/>
          <w:numId w:val="5"/>
        </w:numPr>
        <w:spacing w:line="240" w:lineRule="auto"/>
        <w:rPr>
          <w:del w:id="413" w:author="Claude (G3 revision)" w:date="2026-08-04T00:00:00Z"/>
        </w:rPr>
      </w:pPr>
      <w:del w:id="414" w:author="Claude (G3 revision)" w:date="2026-08-04T00:00:00Z">
        <w:r w:rsidRPr="00FB08B4">
          <w:rPr>
            <w:b/>
            <w:bCs/>
          </w:rPr>
          <w:delText xml:space="preserve">Olfactory </w:delText>
        </w:r>
        <w:r>
          <w:rPr>
            <w:b/>
            <w:bCs/>
          </w:rPr>
          <w:delText>r</w:delText>
        </w:r>
        <w:r w:rsidRPr="00FB08B4">
          <w:rPr>
            <w:b/>
            <w:bCs/>
          </w:rPr>
          <w:delText>eceptors:</w:delText>
        </w:r>
        <w:r w:rsidRPr="00FB08B4">
          <w:delText xml:space="preserve"> L1 elements are specifically enriched near olfactory receptor genes, </w:delText>
        </w:r>
        <w:r>
          <w:delText>which could allow</w:delText>
        </w:r>
        <w:r w:rsidRPr="00FB08B4">
          <w:delText xml:space="preserve"> rapid diversification of </w:delText>
        </w:r>
        <w:r>
          <w:delText>sensory perception of smell</w:delText>
        </w:r>
        <w:r w:rsidRPr="00FB08B4">
          <w:delText xml:space="preserve"> sensing through TE-mediated rearrangements</w:delText>
        </w:r>
        <w:r>
          <w:delText>, leading to genes duplication and subfun</w:delText>
        </w:r>
        <w:r w:rsidR="00A72B3D">
          <w:delText>c</w:delText>
        </w:r>
        <w:r>
          <w:delText xml:space="preserve">tionalization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EndPr/>
        <w:sdtContent>
          <w:r w:rsidR="00E4063D" w:rsidRPr="00E4063D">
            <w:rPr>
              <w:color w:val="000000"/>
            </w:rPr>
            <w:t>(89,90)</w:t>
          </w:r>
        </w:sdtContent>
      </w:sdt>
      <w:del w:id="415" w:author="Claude (G3 revision)" w:date="2026-08-04T00:00:00Z">
        <w:r>
          <w:delText>.</w:delText>
        </w:r>
      </w:del>
    </w:p>
    <w:p w14:paraId="02EE1295" w14:textId="77777777" w:rsidR="00DE13E5" w:rsidRDefault="00DE13E5" w:rsidP="00C76E75">
      <w:pPr>
        <w:spacing w:line="240" w:lineRule="auto"/>
        <w:rPr>
          <w:del w:id="416" w:author="Claude (G3 revision)" w:date="2026-08-04T00:00:00Z"/>
        </w:rPr>
      </w:pPr>
      <w:del w:id="417" w:author="Claude (G3 revision)" w:date="2026-08-04T00:00:00Z">
        <w:r>
          <w:delText xml:space="preserve">Other </w:delText>
        </w:r>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024B852C" w14:textId="77777777" w:rsidR="00DE13E5" w:rsidRDefault="00DE13E5" w:rsidP="00C76E75">
      <w:pPr>
        <w:spacing w:line="240" w:lineRule="auto"/>
      </w:pPr>
    </w:p>
    <w:p w14:paraId="26408E74" w14:textId="7340D15F" w:rsidR="00DE13E5" w:rsidRPr="0006624F" w:rsidRDefault="00DE13E5" w:rsidP="00C76E75">
      <w:pPr>
        <w:spacing w:line="240" w:lineRule="auto"/>
        <w:rPr>
          <w:del w:id="418" w:author="Claude (G3 revision)" w:date="2026-08-04T00:00:00Z"/>
        </w:rPr>
      </w:pPr>
      <w:del w:id="419"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EndPr/>
        <w:sdtContent>
          <w:r w:rsidR="00E4063D" w:rsidRPr="00E4063D">
            <w:rPr>
              <w:color w:val="000000"/>
            </w:rPr>
            <w:t>(43)</w:t>
          </w:r>
        </w:sdtContent>
      </w:sdt>
      <w:del w:id="420" w:author="Claude (G3 revision)" w:date="2026-08-04T00:00:00Z">
        <w:r>
          <w:rPr>
            <w:color w:val="000000"/>
          </w:rPr>
          <w:delText xml:space="preserve"> utilized 20</w:delText>
        </w:r>
        <w:r w:rsidR="00E62D6C">
          <w:rPr>
            <w:color w:val="000000"/>
          </w:rPr>
          <w:delText xml:space="preserve"> kb</w:delText>
        </w:r>
        <w:r>
          <w:rPr>
            <w:color w:val="000000"/>
          </w:rPr>
          <w:delText xml:space="preserve"> and 2</w:delText>
        </w:r>
        <w:r w:rsidR="00E62D6C">
          <w:rPr>
            <w:color w:val="000000"/>
          </w:rPr>
          <w:delText xml:space="preserve"> kb</w:delText>
        </w:r>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EndPr/>
        <w:sdtContent>
          <w:r w:rsidR="00E4063D" w:rsidRPr="00E4063D">
            <w:rPr>
              <w:color w:val="000000"/>
            </w:rPr>
            <w:t>(91)</w:t>
          </w:r>
        </w:sdtContent>
      </w:sdt>
      <w:del w:id="421"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epoxygenase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r w:rsidR="00A72B3D">
          <w:rPr>
            <w:color w:val="000000"/>
          </w:rPr>
          <w:delText>Also,</w:delText>
        </w:r>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EndPr/>
        <w:sdtContent>
          <w:r w:rsidR="00E4063D" w:rsidRPr="00E4063D">
            <w:rPr>
              <w:color w:val="000000"/>
            </w:rPr>
            <w:t>(43)</w:t>
          </w:r>
        </w:sdtContent>
      </w:sdt>
      <w:del w:id="422" w:author="Claude (G3 revision)" w:date="2026-08-04T00:00:00Z">
        <w:r>
          <w:rPr>
            <w:color w:val="000000"/>
          </w:rPr>
          <w:delText xml:space="preserve"> profiled TE abundance separately in </w:delText>
        </w:r>
        <w:r w:rsidRPr="00236E4F">
          <w:rPr>
            <w:color w:val="000000"/>
          </w:rPr>
          <w:delText>Promoter, Intron, Downstream, 5′</w:delText>
        </w:r>
        <w:r w:rsidR="00CA0AFB">
          <w:rPr>
            <w:color w:val="000000"/>
          </w:rPr>
          <w:delText xml:space="preserve"> </w:delText>
        </w:r>
        <w:r w:rsidRPr="00236E4F">
          <w:rPr>
            <w:color w:val="000000"/>
          </w:rPr>
          <w:delText>UTR, CDS</w:delText>
        </w:r>
        <w:r>
          <w:rPr>
            <w:color w:val="000000"/>
          </w:rPr>
          <w:delText xml:space="preserve"> and</w:delText>
        </w:r>
        <w:r w:rsidRPr="00236E4F">
          <w:rPr>
            <w:color w:val="000000"/>
          </w:rPr>
          <w:delText xml:space="preserve"> 3′</w:delText>
        </w:r>
        <w:r w:rsidR="00CA0AFB">
          <w:rPr>
            <w:color w:val="000000"/>
          </w:rPr>
          <w:delText xml:space="preserve"> </w:delText>
        </w:r>
        <w:r w:rsidRPr="00236E4F">
          <w:rPr>
            <w:color w:val="000000"/>
          </w:rPr>
          <w:delText>UTR</w:delText>
        </w:r>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RepeatMasker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EndPr/>
        <w:sdtContent>
          <w:r w:rsidR="00E4063D" w:rsidRPr="00E4063D">
            <w:rPr>
              <w:color w:val="000000"/>
            </w:rPr>
            <w:t>(91)</w:t>
          </w:r>
        </w:sdtContent>
      </w:sdt>
      <w:del w:id="423" w:author="Claude (G3 revision)" w:date="2026-08-04T00:00:00Z">
        <w:r>
          <w:rPr>
            <w:color w:val="000000"/>
          </w:rPr>
          <w:delText xml:space="preserve"> can bias our analysis and requires further investigation.</w:delText>
        </w:r>
      </w:del>
    </w:p>
    <w:p w14:paraId="15A5BBB9" w14:textId="77777777" w:rsidR="00DE13E5" w:rsidRPr="00B97EF6" w:rsidRDefault="00DE13E5" w:rsidP="00C76E75">
      <w:pPr>
        <w:spacing w:line="240" w:lineRule="auto"/>
        <w:rPr>
          <w:i/>
          <w:iCs/>
        </w:rPr>
      </w:pPr>
    </w:p>
    <w:p w14:paraId="121F7443" w14:textId="74EEE5F4" w:rsidR="00DE13E5" w:rsidRDefault="00DE13E5" w:rsidP="00C76E75">
      <w:pPr>
        <w:spacing w:line="240" w:lineRule="auto"/>
        <w:rPr>
          <w:del w:id="424" w:author="Claude (G3 revision)" w:date="2026-08-04T00:00:00Z"/>
          <w:color w:val="000000"/>
        </w:rPr>
      </w:pPr>
      <w:del w:id="425" w:author="Claude (G3 revision)" w:date="2026-08-04T00:00:00Z">
        <w:r>
          <w:delText xml:space="preserve">At the level of families, Alu elements are of particular interest. In our analysis they were found </w:delText>
        </w:r>
        <w:r w:rsidRPr="0068441B">
          <w:delText xml:space="preserve">near 90.4% of all human TSS, with up to 29 copies in a single </w:delText>
        </w:r>
        <w:r>
          <w:delText>10</w:delText>
        </w:r>
        <w:r w:rsidR="00E62D6C">
          <w:delText xml:space="preserve"> kb</w:delText>
        </w:r>
        <w:r w:rsidRPr="0068441B">
          <w:delText xml:space="preserve"> window</w:delText>
        </w:r>
        <w:r>
          <w:delText>.</w:delText>
        </w:r>
        <w:r w:rsidRPr="0068441B">
          <w:delText xml:space="preserve"> </w:delText>
        </w:r>
        <w:r>
          <w:delText>One of the first functional TE mapping study showed that Alus are preferentially inserted near</w:delText>
        </w:r>
        <w:r w:rsidRPr="00971918">
          <w:delText> metabolism, transport and signaling</w:delText>
        </w:r>
        <w:r>
          <w:delText xml:space="preserve"> genes, whereas </w:delText>
        </w:r>
        <w:r w:rsidRPr="00971918">
          <w:delText xml:space="preserve">structural and information processing </w:delText>
        </w:r>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EndPr/>
        <w:sdtContent>
          <w:r w:rsidR="00E4063D" w:rsidRPr="00E4063D">
            <w:rPr>
              <w:color w:val="000000"/>
            </w:rPr>
            <w:t>(92)</w:t>
          </w:r>
        </w:sdtContent>
      </w:sdt>
      <w:del w:id="426"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EndPr/>
        <w:sdtContent>
          <w:r w:rsidR="00E4063D" w:rsidRPr="00E4063D">
            <w:rPr>
              <w:color w:val="000000"/>
            </w:rPr>
            <w:t>(92)</w:t>
          </w:r>
        </w:sdtContent>
      </w:sdt>
      <w:del w:id="427" w:author="Claude (G3 revision)" w:date="2026-08-04T00:00:00Z">
        <w:r>
          <w:rPr>
            <w:color w:val="000000"/>
          </w:rPr>
          <w:delText xml:space="preserve"> used chromosome 21 and 22 in their analyses, whereas here the complete human genome assembly is used.</w:delText>
        </w:r>
      </w:del>
    </w:p>
    <w:p w14:paraId="5BBBEFD3" w14:textId="77777777" w:rsidR="00DE13E5" w:rsidRDefault="00DE13E5" w:rsidP="00C76E75">
      <w:pPr>
        <w:spacing w:line="240" w:lineRule="auto"/>
        <w:rPr>
          <w:color w:val="000000"/>
        </w:rPr>
      </w:pPr>
    </w:p>
    <w:p w14:paraId="53EC686A" w14:textId="7E5015E3" w:rsidR="00DE13E5" w:rsidRDefault="00DE13E5" w:rsidP="00C76E75">
      <w:pPr>
        <w:spacing w:line="240" w:lineRule="auto"/>
        <w:rPr>
          <w:del w:id="428" w:author="Claude (G3 revision)" w:date="2026-08-04T00:00:00Z"/>
          <w:color w:val="000000"/>
        </w:rPr>
      </w:pPr>
      <w:del w:id="429" w:author="Claude (G3 revision)" w:date="2026-08-04T00:00:00Z">
        <w:r>
          <w:rPr>
            <w:color w:val="000000"/>
          </w:rPr>
          <w:delText xml:space="preserve">Alus enrichment near genes of RNA processing is corroborated by the recent evidence: Alu elements </w:delText>
        </w:r>
        <w:r w:rsidRPr="00CB788E">
          <w:rPr>
            <w:color w:val="000000"/>
          </w:rPr>
          <w:delText>often provide cryptic splice sites that lead to exonization</w:delText>
        </w:r>
        <w:r>
          <w:rPr>
            <w:color w:val="000000"/>
          </w:rPr>
          <w:delText xml:space="preserve"> and exon skipping in primates 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EndPr/>
        <w:sdtContent>
          <w:r w:rsidR="00E4063D" w:rsidRPr="00E4063D">
            <w:rPr>
              <w:color w:val="000000"/>
            </w:rPr>
            <w:t>(93)</w:t>
          </w:r>
        </w:sdtContent>
      </w:sdt>
      <w:del w:id="430" w:author="Claude (G3 revision)" w:date="2026-08-04T00:00:00Z">
        <w:r>
          <w:rPr>
            <w:color w:val="000000"/>
          </w:rPr>
          <w:delText xml:space="preserve">. </w:delText>
        </w:r>
        <w:r w:rsidRPr="00CB788E">
          <w:rPr>
            <w:color w:val="000000"/>
          </w:rPr>
          <w:delText>This process is regulated by hnRNP</w:delText>
        </w:r>
        <w:r>
          <w:rPr>
            <w:color w:val="000000"/>
          </w:rPr>
          <w:delText xml:space="preserve"> </w:delText>
        </w:r>
        <w:r w:rsidRPr="00CB788E">
          <w:rPr>
            <w:color w:val="000000"/>
          </w:rPr>
          <w:delText>C</w:delText>
        </w:r>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EndPr/>
        <w:sdtContent>
          <w:r w:rsidR="00E4063D" w:rsidRPr="00E4063D">
            <w:rPr>
              <w:color w:val="000000"/>
            </w:rPr>
            <w:t>(62)</w:t>
          </w:r>
        </w:sdtContent>
      </w:sdt>
      <w:del w:id="431" w:author="Claude (G3 revision)" w:date="2026-08-04T00:00:00Z">
        <w:r w:rsidRPr="00CB788E">
          <w:rPr>
            <w:color w:val="000000"/>
          </w:rPr>
          <w:delText xml:space="preserve"> and the Ku70/80</w:delText>
        </w:r>
        <w:r>
          <w:rPr>
            <w:color w:val="000000"/>
          </w:rPr>
          <w:delText xml:space="preserve"> </w:delText>
        </w:r>
        <w:r w:rsidRPr="00CB788E">
          <w:rPr>
            <w:color w:val="000000"/>
          </w:rPr>
          <w:delText>heterodimer</w:delText>
        </w:r>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EndPr/>
        <w:sdtContent>
          <w:r w:rsidR="00E4063D" w:rsidRPr="00E4063D">
            <w:rPr>
              <w:color w:val="000000"/>
            </w:rPr>
            <w:t>(94,95)</w:t>
          </w:r>
        </w:sdtContent>
      </w:sdt>
      <w:del w:id="432" w:author="Claude (G3 revision)" w:date="2026-08-04T00:00:00Z">
        <w:r>
          <w:rPr>
            <w:color w:val="000000"/>
          </w:rPr>
          <w:delText>)</w:delText>
        </w:r>
        <w:r w:rsidRPr="00CB788E">
          <w:rPr>
            <w:color w:val="000000"/>
          </w:rPr>
          <w:delText>, which compete with splicing factors to prevent the deleterious over-inclusion of Alu sequences while allowing for adaptive variations in the proteome.</w:delText>
        </w:r>
        <w:r w:rsidRPr="00CB788E">
          <w:rPr>
            <w:color w:val="000000"/>
            <w:vertAlign w:val="superscript"/>
          </w:rPr>
          <w:delText xml:space="preserve"> </w:delText>
        </w:r>
        <w:r w:rsidRPr="00CB788E">
          <w:rPr>
            <w:color w:val="000000"/>
          </w:rPr>
          <w:delText>Furthermore, the presence of Alus near DNA repair genes suggests their role as "editing inducer elements"</w:delText>
        </w:r>
        <w:r>
          <w:rPr>
            <w:color w:val="000000"/>
          </w:rPr>
          <w:delText>,</w:delText>
        </w:r>
        <w:r w:rsidRPr="00CB788E">
          <w:rPr>
            <w:color w:val="000000"/>
          </w:rPr>
          <w:delText xml:space="preserve"> where inverted Alu repeats </w:delText>
        </w:r>
        <w:r>
          <w:rPr>
            <w:color w:val="000000"/>
          </w:rPr>
          <w:delText xml:space="preserve">could </w:delText>
        </w:r>
        <w:r w:rsidRPr="00CB788E">
          <w:rPr>
            <w:color w:val="000000"/>
          </w:rPr>
          <w:delText>facilitate the A-to-I editing of host transcripts, thereby fine-tuning enzymatic function in a primate-specific manner</w:delText>
        </w:r>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EndPr/>
        <w:sdtContent>
          <w:r w:rsidR="00E4063D" w:rsidRPr="00E4063D">
            <w:rPr>
              <w:color w:val="000000"/>
            </w:rPr>
            <w:t>(62)</w:t>
          </w:r>
        </w:sdtContent>
      </w:sdt>
      <w:del w:id="433" w:author="Claude (G3 revision)" w:date="2026-08-04T00:00:00Z">
        <w:r w:rsidRPr="00CB788E">
          <w:rPr>
            <w:color w:val="000000"/>
          </w:rPr>
          <w:delText>.</w:delText>
        </w:r>
      </w:del>
    </w:p>
    <w:p w14:paraId="2F6E8087" w14:textId="77777777" w:rsidR="00DE13E5" w:rsidRDefault="00DE13E5" w:rsidP="00C76E75">
      <w:pPr>
        <w:spacing w:line="240" w:lineRule="auto"/>
        <w:rPr>
          <w:color w:val="000000"/>
        </w:rPr>
      </w:pPr>
    </w:p>
    <w:p w14:paraId="3D45829A" w14:textId="258F49A3" w:rsidR="00DE13E5" w:rsidRPr="006114D0" w:rsidRDefault="00DE13E5" w:rsidP="00C76E75">
      <w:pPr>
        <w:spacing w:line="240" w:lineRule="auto"/>
        <w:rPr>
          <w:del w:id="434" w:author="Claude (G3 revision)" w:date="2026-08-04T00:00:00Z"/>
        </w:rPr>
      </w:pPr>
      <w:del w:id="435" w:author="Claude (G3 revision)" w:date="2026-08-04T00:00:00Z">
        <w:r w:rsidRPr="006114D0">
          <w:delText>The MIR (Mammalian-wide Interspersed Repeat) family, though less numerous than Alus, show</w:delText>
        </w:r>
        <w:r>
          <w:delText xml:space="preserve">ed strong </w:delText>
        </w:r>
        <w:r w:rsidRPr="006114D0">
          <w:delText>functional preference for the nervous system</w:delText>
        </w:r>
        <w:r>
          <w:delText xml:space="preserve"> (Figure 6B).</w:delText>
        </w:r>
        <w:r w:rsidRPr="006114D0">
          <w:rPr>
            <w:vertAlign w:val="superscript"/>
          </w:rPr>
          <w:delText xml:space="preserve"> </w:delText>
        </w:r>
        <w:r w:rsidRPr="006114D0">
          <w:delText>MIR elements are significantly enriched near genes for voltage-gated potassium channels, which are the largest and most diverse ion channel family in the human genome</w:delText>
        </w:r>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EndPr/>
        <w:sdtContent>
          <w:r w:rsidR="00E4063D" w:rsidRPr="00E4063D">
            <w:rPr>
              <w:color w:val="000000"/>
            </w:rPr>
            <w:t>(96)</w:t>
          </w:r>
        </w:sdtContent>
      </w:sdt>
      <w:del w:id="436" w:author="Claude (G3 revision)" w:date="2026-08-04T00:00:00Z">
        <w:r>
          <w:delText xml:space="preserve">. </w:delText>
        </w:r>
        <w:r w:rsidRPr="006114D0">
          <w:delText>Potassium channels are essential for returning the cell to a resting state after an action potential</w:delText>
        </w:r>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EndPr/>
        <w:sdtContent>
          <w:r w:rsidR="00E4063D" w:rsidRPr="00E4063D">
            <w:rPr>
              <w:color w:val="000000"/>
            </w:rPr>
            <w:t>(97)</w:t>
          </w:r>
        </w:sdtContent>
      </w:sdt>
      <w:del w:id="437" w:author="Claude (G3 revision)" w:date="2026-08-04T00:00:00Z">
        <w:r>
          <w:delText>.</w:delText>
        </w:r>
        <w:r w:rsidRPr="006114D0">
          <w:rPr>
            <w:vertAlign w:val="superscript"/>
          </w:rPr>
          <w:delText xml:space="preserve"> </w:delText>
        </w:r>
        <w:r w:rsidRPr="006114D0">
          <w:delText>The association of MIR elements with these channels suggests that MIR-derived enhancers may contribute to the complex rules of subcellular localization and firing frequency that differentiate mammalian neurons</w:delText>
        </w:r>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EndPr/>
        <w:sdtContent>
          <w:r w:rsidR="00E4063D" w:rsidRPr="00E4063D">
            <w:rPr>
              <w:color w:val="000000"/>
            </w:rPr>
            <w:t>(98)</w:t>
          </w:r>
        </w:sdtContent>
      </w:sdt>
      <w:del w:id="438" w:author="Claude (G3 revision)" w:date="2026-08-04T00:00:00Z">
        <w:r>
          <w:delText xml:space="preserve">. </w:delText>
        </w:r>
        <w:r w:rsidRPr="006114D0">
          <w:delText>Furthermore, MIR elements are linked to macrophage activation and the sensing of metal ions (Cd, Cu, Zn)</w:delText>
        </w:r>
        <w:r w:rsidRPr="00682839">
          <w:delText xml:space="preserve"> (</w:delText>
        </w:r>
        <w:r>
          <w:delText>Figure 6A</w:delText>
        </w:r>
        <w:r w:rsidRPr="00682839">
          <w:delText>)</w:delText>
        </w:r>
        <w:r w:rsidRPr="006114D0">
          <w:delText xml:space="preserve">, indicating they </w:delText>
        </w:r>
        <w:r>
          <w:delText xml:space="preserve">could </w:delText>
        </w:r>
        <w:r w:rsidRPr="006114D0">
          <w:delText>also provide regulatory modules for ancient immune and metabolic responses</w:delText>
        </w:r>
        <w:r>
          <w:delText xml:space="preserve">. </w:delText>
        </w:r>
      </w:del>
    </w:p>
    <w:p w14:paraId="2EB01355" w14:textId="77777777" w:rsidR="00DE13E5" w:rsidRDefault="00DE13E5" w:rsidP="00C76E75">
      <w:pPr>
        <w:spacing w:line="240" w:lineRule="auto"/>
      </w:pPr>
    </w:p>
    <w:p w14:paraId="33E25F00" w14:textId="76B6F110" w:rsidR="00DE13E5" w:rsidRDefault="00DE13E5" w:rsidP="00C76E75">
      <w:pPr>
        <w:spacing w:line="240" w:lineRule="auto"/>
        <w:rPr>
          <w:del w:id="439" w:author="Claude (G3 revision)" w:date="2026-08-04T00:00:00Z"/>
          <w:color w:val="000000"/>
        </w:rPr>
      </w:pPr>
      <w:del w:id="440"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EndPr/>
        <w:sdtContent>
          <w:r w:rsidR="00E4063D" w:rsidRPr="00E4063D">
            <w:rPr>
              <w:color w:val="000000"/>
            </w:rPr>
            <w:t>(99)</w:t>
          </w:r>
        </w:sdtContent>
      </w:sdt>
      <w:del w:id="441"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r w:rsidR="00E62D6C">
          <w:rPr>
            <w:color w:val="000000"/>
          </w:rPr>
          <w:delText xml:space="preserve"> kb</w:delText>
        </w:r>
        <w:r>
          <w:rPr>
            <w:color w:val="000000"/>
          </w:rPr>
          <w:delText xml:space="preserve"> region of chromosome 11)</w:delText>
        </w:r>
        <w:r w:rsidRPr="0002379F">
          <w:rPr>
            <w:color w:val="000000"/>
          </w:rPr>
          <w:delText>.</w:delText>
        </w:r>
        <w:r>
          <w:rPr>
            <w:color w:val="000000"/>
          </w:rPr>
          <w:delText xml:space="preserve"> A previous genomic </w:delText>
        </w:r>
        <w:r w:rsidR="00A72B3D">
          <w:rPr>
            <w:color w:val="000000"/>
          </w:rPr>
          <w:delText>proximity-based</w:delText>
        </w:r>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EndPr/>
        <w:sdtContent>
          <w:r w:rsidR="00E4063D" w:rsidRPr="00E4063D">
            <w:rPr>
              <w:color w:val="000000"/>
            </w:rPr>
            <w:t>(68)</w:t>
          </w:r>
        </w:sdtContent>
      </w:sdt>
      <w:del w:id="442"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EndPr/>
        <w:sdtContent>
          <w:r w:rsidR="00E4063D" w:rsidRPr="00E4063D">
            <w:rPr>
              <w:color w:val="000000"/>
            </w:rPr>
            <w:t>(68)</w:t>
          </w:r>
        </w:sdtContent>
      </w:sdt>
      <w:del w:id="443" w:author="Claude (G3 revision)" w:date="2026-08-04T00:00:00Z">
        <w:r w:rsidR="00A72B3D">
          <w:rPr>
            <w:color w:val="000000"/>
          </w:rPr>
          <w:delText xml:space="preserve"> </w:delText>
        </w:r>
        <w:r>
          <w:rPr>
            <w:color w:val="000000"/>
          </w:rPr>
          <w:delText>used hg19 human genome and 1Mb bins for enrichment testing instead of 10</w:delText>
        </w:r>
        <w:r w:rsidR="00E62D6C">
          <w:rPr>
            <w:color w:val="000000"/>
          </w:rPr>
          <w:delText xml:space="preserve"> kb</w:delText>
        </w:r>
        <w:r>
          <w:rPr>
            <w:color w:val="000000"/>
          </w:rPr>
          <w:delText xml:space="preserve"> and T2T genome in the current analysis. </w:delText>
        </w:r>
        <w:r w:rsidRPr="0099402B">
          <w:rPr>
            <w:color w:val="000000"/>
          </w:rPr>
          <w:delText xml:space="preserve">SVA elements are </w:delText>
        </w:r>
        <w:r>
          <w:rPr>
            <w:color w:val="000000"/>
          </w:rPr>
          <w:delText xml:space="preserve">also </w:delText>
        </w:r>
        <w:r w:rsidRPr="0099402B">
          <w:rPr>
            <w:color w:val="000000"/>
          </w:rPr>
          <w:delText>known to facilitate 3' transduction events when their internal polyadenylation signal is bypassed by Pol II</w:delText>
        </w:r>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288949497"/>
          <w:placeholder>
            <w:docPart w:val="557AA5558A0A4742B7C64EDC51653AB1"/>
          </w:placeholder>
        </w:sdtPr>
        <w:sdtEndPr/>
        <w:sdtContent>
          <w:r w:rsidR="00E4063D" w:rsidRPr="00E4063D">
            <w:rPr>
              <w:color w:val="000000"/>
            </w:rPr>
            <w:t>(100)</w:t>
          </w:r>
        </w:sdtContent>
      </w:sdt>
      <w:del w:id="444" w:author="Claude (G3 revision)" w:date="2026-08-04T00:00:00Z">
        <w:r>
          <w:rPr>
            <w:color w:val="000000"/>
          </w:rPr>
          <w:delText>.</w:delText>
        </w:r>
        <w:r w:rsidRPr="0099402B">
          <w:rPr>
            <w:color w:val="000000"/>
            <w:vertAlign w:val="superscript"/>
          </w:rPr>
          <w:delText xml:space="preserve"> </w:delText>
        </w:r>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r>
          <w:rPr>
            <w:color w:val="000000"/>
          </w:rPr>
          <w:delText xml:space="preserve">. </w:delText>
        </w:r>
        <w:r w:rsidRPr="0099402B">
          <w:rPr>
            <w:color w:val="000000"/>
          </w:rPr>
          <w:delText>This could represent a mechanism of</w:delText>
        </w:r>
        <w:r w:rsidR="00F233EB">
          <w:rPr>
            <w:color w:val="000000"/>
          </w:rPr>
          <w:delText xml:space="preserve"> CNE</w:delText>
        </w:r>
        <w:r>
          <w:rPr>
            <w:color w:val="000000"/>
          </w:rPr>
          <w:delText>,</w:delText>
        </w:r>
        <w:r w:rsidRPr="0099402B">
          <w:rPr>
            <w:color w:val="000000"/>
          </w:rPr>
          <w:delText xml:space="preserve"> where the host genome becomes functionally dependent on the presence of a TE-derived regulatory element for the accurate execution of core transcriptional cycles</w:delText>
        </w:r>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EndPr/>
        <w:sdtContent>
          <w:r w:rsidR="00E4063D" w:rsidRPr="00E4063D">
            <w:rPr>
              <w:color w:val="000000"/>
            </w:rPr>
            <w:t>(55)</w:t>
          </w:r>
        </w:sdtContent>
      </w:sdt>
      <w:del w:id="445" w:author="Claude (G3 revision)" w:date="2026-08-04T00:00:00Z">
        <w:r>
          <w:rPr>
            <w:color w:val="000000"/>
          </w:rPr>
          <w:delText>. Despite r</w:delText>
        </w:r>
        <w:r w:rsidRPr="0071713F">
          <w:rPr>
            <w:color w:val="000000"/>
          </w:rPr>
          <w:delText>ecent studies have identified human-specific subfamilies, such as SVA_F1, which are active in the human population and frequently mobilize adjacent gene sequences through transduction</w:delText>
        </w:r>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
          <w:id w:val="-779941454"/>
          <w:placeholder>
            <w:docPart w:val="557AA5558A0A4742B7C64EDC51653AB1"/>
          </w:placeholder>
        </w:sdtPr>
        <w:sdtEndPr/>
        <w:sdtContent>
          <w:r w:rsidR="00E4063D" w:rsidRPr="00E4063D">
            <w:rPr>
              <w:color w:val="000000"/>
            </w:rPr>
            <w:t>(100)</w:t>
          </w:r>
        </w:sdtContent>
      </w:sdt>
      <w:del w:id="446"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0E63428B" w14:textId="77777777" w:rsidR="00DE13E5" w:rsidRDefault="00DE13E5" w:rsidP="00C76E75">
      <w:pPr>
        <w:spacing w:line="240" w:lineRule="auto"/>
        <w:rPr>
          <w:color w:val="000000"/>
        </w:rPr>
      </w:pPr>
    </w:p>
    <w:p w14:paraId="10FC832D" w14:textId="34EB0777" w:rsidR="00DE13E5" w:rsidRDefault="00DE13E5" w:rsidP="00C76E75">
      <w:pPr>
        <w:spacing w:line="240" w:lineRule="auto"/>
        <w:rPr>
          <w:del w:id="447" w:author="Claude (G3 revision)" w:date="2026-08-04T00:00:00Z"/>
        </w:rPr>
      </w:pPr>
      <w:del w:id="448" w:author="Claude (G3 revision)" w:date="2026-08-04T00:00:00Z">
        <w:r>
          <w:delText xml:space="preserve">Among the TE classes, only LTR families all demonstrated functional associations with human molecular processes (Supplementary Figure 8A, Figure 6A). Interestingly, Gypsy elements which belong to the chromoviruses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
          <w:id w:val="-1262300137"/>
          <w:placeholder>
            <w:docPart w:val="9FCF2C31D706F4449F6CCC47F36259D6"/>
          </w:placeholder>
        </w:sdtPr>
        <w:sdtEndPr/>
        <w:sdtContent>
          <w:r w:rsidR="00E4063D" w:rsidRPr="00E4063D">
            <w:rPr>
              <w:color w:val="000000"/>
            </w:rPr>
            <w:t>(101)</w:t>
          </w:r>
        </w:sdtContent>
      </w:sdt>
      <w:del w:id="449" w:author="Claude (G3 revision)" w:date="2026-08-04T00:00:00Z">
        <w:r>
          <w:delText xml:space="preserve">, are strongly co-associated with translation activator genes according to the current analysis (Figure 6A). </w:delText>
        </w:r>
      </w:del>
    </w:p>
    <w:p w14:paraId="4240FD0F" w14:textId="77777777" w:rsidR="00DE13E5" w:rsidRDefault="00DE13E5" w:rsidP="00C76E75">
      <w:pPr>
        <w:spacing w:line="240" w:lineRule="auto"/>
      </w:pPr>
    </w:p>
    <w:p w14:paraId="52390CA1" w14:textId="77777777" w:rsidR="00DE13E5" w:rsidRPr="00425232" w:rsidRDefault="00DE13E5" w:rsidP="00C76E75">
      <w:pPr>
        <w:spacing w:line="240" w:lineRule="auto"/>
        <w:rPr>
          <w:del w:id="450" w:author="Claude (G3 revision)" w:date="2026-08-04T00:00:00Z"/>
        </w:rPr>
      </w:pPr>
      <w:del w:id="451" w:author="Claude (G3 revision)" w:date="2026-08-04T00:00:00Z">
        <w:r w:rsidRPr="00425232">
          <w:delText>DNA transposons, which have been extinct in the human lineage for millions of years, are mostly functionally neutral</w:delText>
        </w:r>
        <w:r>
          <w:delText xml:space="preserve"> (Figure 6). </w:delText>
        </w:r>
        <w:r w:rsidRPr="00425232">
          <w:rPr>
            <w:vertAlign w:val="superscript"/>
          </w:rPr>
          <w:delText xml:space="preserve"> </w:delText>
        </w:r>
        <w:r w:rsidRPr="00425232">
          <w:delText>However, the hAT-Charlie family shows a significant association with the MHC</w:delText>
        </w:r>
        <w:r>
          <w:delText xml:space="preserve"> c</w:delText>
        </w:r>
        <w:r w:rsidRPr="00425232">
          <w:delText>lass</w:delText>
        </w:r>
        <w:r>
          <w:delText xml:space="preserve"> </w:delText>
        </w:r>
        <w:r w:rsidRPr="00425232">
          <w:delText>I pathway</w:delText>
        </w:r>
        <w:r>
          <w:delText xml:space="preserve"> (Figure 6A)</w:delText>
        </w:r>
        <w:r w:rsidRPr="00425232">
          <w:delText>, suggesting that ancient DNA transposon insertions contributed to the organization of the vertebrate adaptive immune system before their eventual inactivation</w:delText>
        </w:r>
        <w:r>
          <w:delText>.</w:delText>
        </w:r>
      </w:del>
    </w:p>
    <w:p w14:paraId="71A650B4" w14:textId="77777777" w:rsidR="00DE13E5" w:rsidRDefault="00DE13E5" w:rsidP="00C76E75">
      <w:pPr>
        <w:spacing w:line="240" w:lineRule="auto"/>
      </w:pPr>
    </w:p>
    <w:p w14:paraId="14730FE4" w14:textId="77777777" w:rsidR="00DE13E5" w:rsidRDefault="00DE13E5" w:rsidP="00C76E75">
      <w:pPr>
        <w:spacing w:line="240" w:lineRule="auto"/>
        <w:rPr>
          <w:del w:id="452" w:author="Claude (G3 revision)" w:date="2026-08-04T00:00:00Z"/>
        </w:rPr>
      </w:pPr>
      <w:del w:id="453" w:author="Claude (G3 revision)" w:date="2026-08-04T00:00:00Z">
        <w:r>
          <w:delText xml:space="preserve">It is important to note than the fact that certain TE families, precisely 30 out of 44 ones (Helitrons, 20 DNA families, 4 SINE ones, 5 LINE families and no LTR ones) did not result in significant functional host gene groups by GO analysis, </w:delText>
        </w:r>
        <w:r w:rsidRPr="00D8505C">
          <w:delText xml:space="preserve">suggests that their presence </w:delText>
        </w:r>
        <w:r>
          <w:delText>could be</w:delText>
        </w:r>
        <w:r w:rsidRPr="00D8505C">
          <w:delText xml:space="preserve"> largely neutral</w:delText>
        </w:r>
        <w:r>
          <w:delText xml:space="preserve"> - </w:delText>
        </w:r>
        <w:r w:rsidRPr="00D8505C">
          <w:delText>a result of random drift and tolerance rather than adaptive recruitment.</w:delText>
        </w:r>
        <w:r>
          <w:delText xml:space="preserve"> </w:delText>
        </w:r>
      </w:del>
    </w:p>
    <w:p w14:paraId="1D35531B" w14:textId="77777777" w:rsidR="00DE13E5" w:rsidRDefault="00DE13E5" w:rsidP="00C76E75">
      <w:pPr>
        <w:spacing w:line="240" w:lineRule="auto"/>
      </w:pPr>
    </w:p>
    <w:p w14:paraId="21C1EBE8" w14:textId="2910CC6A" w:rsidR="00DE13E5" w:rsidRPr="002C6C8F" w:rsidRDefault="00DE13E5" w:rsidP="00C76E75">
      <w:pPr>
        <w:spacing w:line="240" w:lineRule="auto"/>
        <w:rPr>
          <w:del w:id="454" w:author="Claude (G3 revision)" w:date="2026-08-04T00:00:00Z"/>
        </w:rPr>
      </w:pPr>
      <w:del w:id="455" w:author="Claude (G3 revision)" w:date="2026-08-04T00:00:00Z">
        <w:r w:rsidRPr="00732513">
          <w:delText>At the level of lowest and highest divergence by TE classes,</w:delText>
        </w:r>
        <w:r>
          <w:delText xml:space="preserve"> </w:delText>
        </w:r>
        <w:r w:rsidRPr="00732513">
          <w:delText>ancient high-divergence SINEs (particularly the MIR family) and high-divergence LINEs (</w:delText>
        </w:r>
        <w:r>
          <w:delText>CR1, L1, Dong-R4</w:delText>
        </w:r>
        <w:r w:rsidRPr="00732513">
          <w:delText xml:space="preserve"> family) </w:delText>
        </w:r>
        <w:r>
          <w:delText>were</w:delText>
        </w:r>
        <w:r w:rsidRPr="00732513">
          <w:delText xml:space="preserve"> strongly associated with the nervous system</w:delText>
        </w:r>
        <w:r>
          <w:delText xml:space="preserve"> according to our results (Figures 5-6).</w:delText>
        </w:r>
        <w:r w:rsidRPr="00732513">
          <w:rPr>
            <w:vertAlign w:val="superscript"/>
          </w:rPr>
          <w:delText xml:space="preserve"> </w:delText>
        </w:r>
        <w:r w:rsidRPr="00732513">
          <w:delText>Genes with high average TE divergence are enriched for processes such as postsynaptic membrane organization, synaptic chemical transmission, and voltage-gated potassium channels</w:delText>
        </w:r>
        <w:r>
          <w:delText xml:space="preserve"> (Figure 5A). </w:delText>
        </w:r>
        <w:r w:rsidRPr="00732513">
          <w:delText>This pattern suggests that the foundational architecture of the mammalian brain was shaped by ancestral waves of TE activity that have since been stabilized and domesticated into the host's regulatory framework</w:delText>
        </w:r>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
          <w:id w:val="1085573924"/>
          <w:placeholder>
            <w:docPart w:val="557AA5558A0A4742B7C64EDC51653AB1"/>
          </w:placeholder>
        </w:sdtPr>
        <w:sdtEndPr/>
        <w:sdtContent>
          <w:r w:rsidR="00E4063D" w:rsidRPr="00E4063D">
            <w:rPr>
              <w:color w:val="000000"/>
            </w:rPr>
            <w:t>(102)</w:t>
          </w:r>
        </w:sdtContent>
      </w:sdt>
      <w:del w:id="456" w:author="Claude (G3 revision)" w:date="2026-08-04T00:00:00Z">
        <w:r>
          <w:delText xml:space="preserve">. </w:delText>
        </w:r>
        <w:r w:rsidRPr="00732513">
          <w:delText>High-divergence SINEs are particularly prominent near ion channel genes, which regulate the electrical excitability of neurons</w:delText>
        </w:r>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EndPr/>
        <w:sdtContent>
          <w:r w:rsidR="00E4063D" w:rsidRPr="00E4063D">
            <w:rPr>
              <w:color w:val="000000"/>
            </w:rPr>
            <w:t>(97)</w:t>
          </w:r>
        </w:sdtContent>
      </w:sdt>
      <w:del w:id="457" w:author="Claude (G3 revision)" w:date="2026-08-04T00:00:00Z">
        <w:r>
          <w:delText xml:space="preserve">. </w:delText>
        </w:r>
        <w:r w:rsidRPr="00732513">
          <w:rPr>
            <w:vertAlign w:val="superscript"/>
          </w:rPr>
          <w:delText xml:space="preserve"> </w:delText>
        </w:r>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r w:rsidRPr="00682839">
          <w:delText>.</w:delText>
        </w:r>
      </w:del>
    </w:p>
    <w:p w14:paraId="2783E67E" w14:textId="77777777" w:rsidR="00DE13E5" w:rsidRPr="00425232" w:rsidRDefault="00DE13E5" w:rsidP="00C76E75">
      <w:pPr>
        <w:spacing w:line="240" w:lineRule="auto"/>
      </w:pPr>
    </w:p>
    <w:p w14:paraId="0A2E46FE"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458" w:author="Claude (G3 revision)" w:date="2026-08-04T00:00:00Z"/>
          <w:rFonts w:ascii="Times New Roman" w:eastAsia="Times New Roman" w:hAnsi="Times New Roman" w:cs="Times New Roman"/>
          <w:b/>
          <w:bCs/>
          <w:color w:val="000000"/>
          <w:sz w:val="24"/>
          <w:szCs w:val="24"/>
        </w:rPr>
      </w:pPr>
      <w:del w:id="459"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2C66423C" w14:textId="7B4304B5" w:rsidR="00DE13E5" w:rsidRDefault="00DE13E5" w:rsidP="00C76E75">
      <w:pPr>
        <w:spacing w:line="240" w:lineRule="auto"/>
        <w:rPr>
          <w:del w:id="460" w:author="Claude (G3 revision)" w:date="2026-08-04T00:00:00Z"/>
        </w:rPr>
      </w:pPr>
      <w:del w:id="461" w:author="Claude (G3 revision)" w:date="2026-08-04T00:00:00Z">
        <w:r w:rsidRPr="008E6811">
          <w:delText xml:space="preserve">One of the most biologically significant findings </w:delText>
        </w:r>
        <w:r>
          <w:delText xml:space="preserve">that we can report </w:delText>
        </w:r>
        <w:r w:rsidRPr="008E6811">
          <w:delText>is the identification of a 220</w:delText>
        </w:r>
        <w:r w:rsidR="00E62D6C">
          <w:delText xml:space="preserve"> kb</w:delText>
        </w:r>
        <w:r w:rsidRPr="008E6811">
          <w:delText xml:space="preserve"> patch on </w:delText>
        </w:r>
        <w:r>
          <w:delText>c</w:delText>
        </w:r>
        <w:r w:rsidRPr="008E6811">
          <w:delText>hromosome 9 containing a cluster of interferon alpha genes (</w:delText>
        </w:r>
        <w:r w:rsidRPr="008E6811">
          <w:rPr>
            <w:i/>
            <w:iCs/>
          </w:rPr>
          <w:delText>IFNA10, IFNA16, IFNA17, IFNA21, IFNA4, IFNA6, IFNA7, IFNW1</w:delText>
        </w:r>
        <w:r w:rsidRPr="008E6811">
          <w:delText xml:space="preserve">) that is uniquely enriched with young, low-divergence </w:delText>
        </w:r>
        <w:r>
          <w:delText>L1</w:delText>
        </w:r>
        <w:r w:rsidRPr="008E6811">
          <w:delText xml:space="preserve"> elements</w:delText>
        </w:r>
        <w:r>
          <w:delText>.</w:delText>
        </w:r>
        <w:r w:rsidRPr="008E6811">
          <w:delText> There are 12 RefSeq curated genes in this area</w:delText>
        </w:r>
        <w:r>
          <w:delText xml:space="preserve"> according to the T2T genome assembly</w:delText>
        </w:r>
        <w:r w:rsidRPr="008E6811">
          <w:delText>, which is significantly higher than an average human genome value of 1</w:delText>
        </w:r>
        <w:r>
          <w:delText>2.5</w:delText>
        </w:r>
        <w:r w:rsidRPr="008E6811">
          <w:delText xml:space="preserve"> genes per 1 Mb</w:delText>
        </w:r>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
          <w:id w:val="-340160110"/>
          <w:placeholder>
            <w:docPart w:val="557AA5558A0A4742B7C64EDC51653AB1"/>
          </w:placeholder>
        </w:sdtPr>
        <w:sdtEndPr/>
        <w:sdtContent>
          <w:r w:rsidR="00E4063D" w:rsidRPr="00E4063D">
            <w:rPr>
              <w:color w:val="000000"/>
            </w:rPr>
            <w:t>(103)</w:t>
          </w:r>
        </w:sdtContent>
      </w:sdt>
      <w:del w:id="462" w:author="Claude (G3 revision)" w:date="2026-08-04T00:00:00Z">
        <w:r>
          <w:delText xml:space="preserve">. </w:delText>
        </w:r>
      </w:del>
    </w:p>
    <w:p w14:paraId="6A07C7F8" w14:textId="77777777" w:rsidR="00DE13E5" w:rsidRDefault="00DE13E5" w:rsidP="00C76E75">
      <w:pPr>
        <w:spacing w:line="240" w:lineRule="auto"/>
      </w:pPr>
    </w:p>
    <w:p w14:paraId="478F5C92" w14:textId="1A22225D" w:rsidR="00DE13E5" w:rsidRDefault="00DE13E5" w:rsidP="00C76E75">
      <w:pPr>
        <w:spacing w:line="240" w:lineRule="auto"/>
        <w:rPr>
          <w:del w:id="463" w:author="Claude (G3 revision)" w:date="2026-08-04T00:00:00Z"/>
        </w:rPr>
      </w:pPr>
      <w:del w:id="464" w:author="Claude (G3 revision)" w:date="2026-08-04T00:00:00Z">
        <w:r w:rsidRPr="00CA4954">
          <w:lastRenderedPageBreak/>
          <w:delText>The enrichment of young LINEs in this region suggests an ongoing evolutionary arms race. Type I interferons are the first responders to viral infection</w:delText>
        </w:r>
        <w:r>
          <w:delText xml:space="preserve"> </w:delText>
        </w:r>
      </w:del>
      <w:sdt>
        <w:sdtPr>
          <w:rPr>
            <w:rFonts w:ascii="Aptos Display" w:hAnsi="Aptos Display"/>
            <w:color w:val="000000"/>
            <w:sz w:val="32"/>
          </w:rPr>
          <w:tag w:val="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
          <w:id w:val="1184787856"/>
          <w:placeholder>
            <w:docPart w:val="557AA5558A0A4742B7C64EDC51653AB1"/>
          </w:placeholder>
        </w:sdtPr>
        <w:sdtEndPr/>
        <w:sdtContent>
          <w:r w:rsidR="00E4063D" w:rsidRPr="00E4063D">
            <w:rPr>
              <w:rFonts w:ascii="Aptos Display" w:hAnsi="Aptos Display"/>
              <w:color w:val="000000"/>
              <w:sz w:val="32"/>
            </w:rPr>
            <w:t>(104)</w:t>
          </w:r>
        </w:sdtContent>
      </w:sdt>
      <w:del w:id="465" w:author="Claude (G3 revision)" w:date="2026-08-04T00:00:00Z">
        <w:r w:rsidRPr="00CA4954">
          <w:delText xml:space="preserve">, and their </w:delText>
        </w:r>
        <w:r>
          <w:delText>signaling</w:delText>
        </w:r>
        <w:r w:rsidRPr="00CA4954">
          <w:delText xml:space="preserve"> is known to be heavily influenced by TE-derived promoters</w:delText>
        </w:r>
        <w:r>
          <w:delText xml:space="preserve">, </w:delText>
        </w:r>
        <w:r w:rsidRPr="00CA4954">
          <w:delText>enhancers</w:delText>
        </w:r>
        <w:r>
          <w:delText xml:space="preserve"> and TE exonization </w:delText>
        </w:r>
      </w:del>
      <w:sdt>
        <w:sdtPr>
          <w:rPr>
            <w:rFonts w:ascii="Aptos Display" w:hAnsi="Aptos Display"/>
            <w:color w:val="000000"/>
            <w:sz w:val="32"/>
          </w:rPr>
          <w:tag w:val="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
          <w:id w:val="-333078017"/>
          <w:placeholder>
            <w:docPart w:val="557AA5558A0A4742B7C64EDC51653AB1"/>
          </w:placeholder>
        </w:sdtPr>
        <w:sdtEndPr/>
        <w:sdtContent>
          <w:r w:rsidR="00E4063D" w:rsidRPr="00E4063D">
            <w:rPr>
              <w:rFonts w:ascii="Aptos Display" w:hAnsi="Aptos Display"/>
              <w:color w:val="000000"/>
              <w:sz w:val="32"/>
            </w:rPr>
            <w:t>(105,106)</w:t>
          </w:r>
        </w:sdtContent>
      </w:sdt>
      <w:del w:id="466" w:author="Claude (G3 revision)" w:date="2026-08-04T00:00:00Z">
        <w:r>
          <w:delText>.</w:delText>
        </w:r>
        <w:r w:rsidRPr="00CA4954">
          <w:delText> </w:delText>
        </w:r>
        <w:r>
          <w:delText xml:space="preserve">Additionally, interferon I signaling is regulated by L1 elements repression via HUSH complex which detects L1-derived dsRNAs </w:delText>
        </w:r>
      </w:del>
      <w:sdt>
        <w:sdtPr>
          <w:rPr>
            <w:rFonts w:ascii="Aptos Display" w:hAnsi="Aptos Display"/>
            <w:color w:val="000000"/>
            <w:sz w:val="32"/>
          </w:rPr>
          <w:tag w:val="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
          <w:id w:val="-915163397"/>
          <w:placeholder>
            <w:docPart w:val="557AA5558A0A4742B7C64EDC51653AB1"/>
          </w:placeholder>
        </w:sdtPr>
        <w:sdtEndPr/>
        <w:sdtContent>
          <w:r w:rsidR="00E4063D" w:rsidRPr="00E4063D">
            <w:rPr>
              <w:rFonts w:ascii="Aptos Display" w:hAnsi="Aptos Display"/>
              <w:color w:val="000000"/>
              <w:sz w:val="32"/>
            </w:rPr>
            <w:t>(107)</w:t>
          </w:r>
        </w:sdtContent>
      </w:sdt>
      <w:del w:id="467" w:author="Claude (G3 revision)" w:date="2026-08-04T00:00:00Z">
        <w:r>
          <w:delText xml:space="preserve">. </w:delText>
        </w:r>
        <w:r w:rsidRPr="00CA4954">
          <w:delText>The presence of low-divergence elements indicates that these insertions are relatively recent and may be contributing to the diversification of the human antiviral response</w:delText>
        </w:r>
        <w:r>
          <w:delText xml:space="preserve">. Moreover, Alu and L1 elements can accumulate in the pre-existing loci already occupied by copies of themselves, creating a feed-forward loops of the progressive expansion in limited genome regions </w:delText>
        </w:r>
      </w:del>
      <w:sdt>
        <w:sdtPr>
          <w:rPr>
            <w:rFonts w:ascii="Aptos Display" w:hAnsi="Aptos Display"/>
            <w:color w:val="000000"/>
            <w:sz w:val="32"/>
          </w:rPr>
          <w:tag w:val="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
          <w:id w:val="1929613447"/>
          <w:placeholder>
            <w:docPart w:val="CF2BD6CC0C434248B4C9146E0114396F"/>
          </w:placeholder>
        </w:sdtPr>
        <w:sdtEndPr/>
        <w:sdtContent>
          <w:r w:rsidR="00E4063D" w:rsidRPr="00E4063D">
            <w:rPr>
              <w:rFonts w:ascii="Aptos Display" w:hAnsi="Aptos Display"/>
              <w:color w:val="000000"/>
              <w:sz w:val="32"/>
            </w:rPr>
            <w:t>(108)</w:t>
          </w:r>
        </w:sdtContent>
      </w:sdt>
      <w:del w:id="468" w:author="Claude (G3 revision)" w:date="2026-08-04T00:00:00Z">
        <w:r>
          <w:delText xml:space="preserve">. </w:delText>
        </w:r>
        <w:r w:rsidRPr="00CA4954">
          <w:delText xml:space="preserve">This finding has profound implications for understanding autoimmune diseases like </w:delText>
        </w:r>
        <w:r>
          <w:delText>s</w:delText>
        </w:r>
        <w:r w:rsidRPr="00CA4954">
          <w:delText xml:space="preserve">ystemic </w:delText>
        </w:r>
        <w:r>
          <w:delText>l</w:delText>
        </w:r>
        <w:r w:rsidRPr="00CA4954">
          <w:delText xml:space="preserve">upus </w:delText>
        </w:r>
        <w:r>
          <w:delText>e</w:delText>
        </w:r>
        <w:r w:rsidRPr="00CA4954">
          <w:delText xml:space="preserve">rythematosus (SLE), which is characterized by a </w:delText>
        </w:r>
        <w:r>
          <w:delText>t</w:delText>
        </w:r>
        <w:r w:rsidRPr="00CA4954">
          <w:delText>ype I interferon signature</w:delText>
        </w:r>
        <w:r>
          <w:delText xml:space="preserve"> </w:delText>
        </w:r>
      </w:del>
      <w:sdt>
        <w:sdtPr>
          <w:rPr>
            <w:rFonts w:ascii="Aptos Display" w:hAnsi="Aptos Display"/>
            <w:color w:val="000000"/>
            <w:sz w:val="32"/>
          </w:rPr>
          <w:tag w:val="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
          <w:id w:val="-1936653104"/>
          <w:placeholder>
            <w:docPart w:val="557AA5558A0A4742B7C64EDC51653AB1"/>
          </w:placeholder>
        </w:sdtPr>
        <w:sdtEndPr/>
        <w:sdtContent>
          <w:r w:rsidR="00E4063D" w:rsidRPr="00E4063D">
            <w:rPr>
              <w:rFonts w:ascii="Aptos Display" w:hAnsi="Aptos Display"/>
              <w:color w:val="000000"/>
              <w:sz w:val="32"/>
            </w:rPr>
            <w:t>(109)</w:t>
          </w:r>
        </w:sdtContent>
      </w:sdt>
      <w:del w:id="469" w:author="Claude (G3 revision)" w:date="2026-08-04T00:00:00Z">
        <w:r w:rsidRPr="00CA4954">
          <w:delText>.</w:delText>
        </w:r>
        <w:r>
          <w:rPr>
            <w:vertAlign w:val="superscript"/>
          </w:rPr>
          <w:delText xml:space="preserve"> </w:delText>
        </w:r>
        <w:r w:rsidRPr="00CA4954">
          <w:delText>The de-repression of TEs in these regions, perhaps due to environmental stressors or aging-related heterochromatin loss</w:delText>
        </w:r>
        <w:r>
          <w:delText xml:space="preserve"> as was shown earlier </w:delText>
        </w:r>
      </w:del>
      <w:sdt>
        <w:sdtPr>
          <w:rPr>
            <w:rFonts w:ascii="Aptos Display" w:hAnsi="Aptos Display"/>
            <w:color w:val="000000"/>
            <w:sz w:val="32"/>
          </w:rPr>
          <w:tag w:val="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
          <w:id w:val="33391559"/>
          <w:placeholder>
            <w:docPart w:val="557AA5558A0A4742B7C64EDC51653AB1"/>
          </w:placeholder>
        </w:sdtPr>
        <w:sdtEndPr/>
        <w:sdtContent>
          <w:r w:rsidR="00E4063D" w:rsidRPr="00E4063D">
            <w:rPr>
              <w:rFonts w:ascii="Aptos Display" w:hAnsi="Aptos Display"/>
              <w:color w:val="000000"/>
              <w:sz w:val="32"/>
            </w:rPr>
            <w:t>(110)</w:t>
          </w:r>
        </w:sdtContent>
      </w:sdt>
      <w:del w:id="470" w:author="Claude (G3 revision)" w:date="2026-08-04T00:00:00Z">
        <w:r w:rsidRPr="00CA4954">
          <w:delText xml:space="preserve">, </w:delText>
        </w:r>
        <w:r w:rsidRPr="00915F36">
          <w:delText>can lead to the formation of double-stranded RNA (dsRNA) that triggers the cGAS-STING pathway</w:delText>
        </w:r>
        <w:r>
          <w:delText xml:space="preserve"> </w:delText>
        </w:r>
      </w:del>
      <w:sdt>
        <w:sdtPr>
          <w:rPr>
            <w:rFonts w:ascii="Aptos Display" w:hAnsi="Aptos Display"/>
            <w:color w:val="000000"/>
            <w:sz w:val="32"/>
          </w:rPr>
          <w:tag w:val="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
          <w:id w:val="1832555853"/>
          <w:placeholder>
            <w:docPart w:val="557AA5558A0A4742B7C64EDC51653AB1"/>
          </w:placeholder>
        </w:sdtPr>
        <w:sdtEndPr/>
        <w:sdtContent>
          <w:r w:rsidR="00E4063D" w:rsidRPr="00E4063D">
            <w:rPr>
              <w:rFonts w:ascii="Aptos Display" w:hAnsi="Aptos Display"/>
              <w:color w:val="000000"/>
              <w:sz w:val="32"/>
            </w:rPr>
            <w:t>(111)</w:t>
          </w:r>
        </w:sdtContent>
      </w:sdt>
      <w:del w:id="471" w:author="Claude (G3 revision)" w:date="2026-08-04T00:00:00Z">
        <w:r w:rsidRPr="00682839">
          <w:delText xml:space="preserve"> </w:delText>
        </w:r>
        <w:r>
          <w:delText xml:space="preserve">and eventually </w:delText>
        </w:r>
        <w:r w:rsidRPr="00CA4954">
          <w:delText>a constitutive immune response that leads to chronic inflammation</w:delText>
        </w:r>
        <w:r>
          <w:delText xml:space="preserve"> </w:delText>
        </w:r>
      </w:del>
      <w:sdt>
        <w:sdtPr>
          <w:rPr>
            <w:rFonts w:ascii="Aptos Display" w:hAnsi="Aptos Display"/>
            <w:color w:val="000000"/>
            <w:sz w:val="32"/>
          </w:rPr>
          <w:tag w:val="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
          <w:id w:val="81190627"/>
          <w:placeholder>
            <w:docPart w:val="557AA5558A0A4742B7C64EDC51653AB1"/>
          </w:placeholder>
        </w:sdtPr>
        <w:sdtEndPr/>
        <w:sdtContent>
          <w:r w:rsidR="00E4063D" w:rsidRPr="00E4063D">
            <w:rPr>
              <w:rFonts w:ascii="Aptos Display" w:hAnsi="Aptos Display"/>
              <w:color w:val="000000"/>
              <w:sz w:val="32"/>
            </w:rPr>
            <w:t>(112)</w:t>
          </w:r>
        </w:sdtContent>
      </w:sdt>
      <w:del w:id="472" w:author="Claude (G3 revision)" w:date="2026-08-04T00:00:00Z">
        <w:r w:rsidRPr="00CA4954">
          <w:delText>.</w:delText>
        </w:r>
      </w:del>
    </w:p>
    <w:p w14:paraId="61DF20F5" w14:textId="77777777" w:rsidR="00DE13E5" w:rsidRPr="0029429A"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Connection of TE enrichment with cancer</w:t>
      </w:r>
    </w:p>
    <w:p w14:paraId="480041A0" w14:textId="3DEFE717" w:rsidR="00DE13E5" w:rsidRDefault="00DE13E5" w:rsidP="00C76E75">
      <w:pPr>
        <w:spacing w:line="240" w:lineRule="auto"/>
      </w:pPr>
      <w:del w:id="473" w:author="Claude (G3 revision)" w:date="2026-08-04T00:00:00Z">
        <w:r>
          <w:delText xml:space="preserve">The recent evidence points out high transpositional activity in cancer, with more than 500 L1 insertions per tumor in bladder cancer according to a recent preprint </w:delText>
        </w:r>
      </w:del>
      <w:ins w:id="474" w:author="Claude (G3 revision)" w:date="2026-08-04T00:00:00Z">
        <w:r>
          <w:t xml:space="preserve">Recent evidence points to high transpositional activity in cancer, with more than 500 L1 insertions per tumor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
          <w:id w:val="1310828387"/>
          <w:placeholder>
            <w:docPart w:val="557AA5558A0A4742B7C64EDC51653AB1"/>
          </w:placeholder>
        </w:sdtPr>
        <w:sdtEndPr/>
        <w:sdtContent>
          <w:r w:rsidR="00E4063D" w:rsidRPr="00E4063D">
            <w:rPr>
              <w:color w:val="000000"/>
            </w:rPr>
            <w:t>(113)</w:t>
          </w:r>
        </w:sdtContent>
      </w:sdt>
      <w:del w:id="475"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476"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
          <w:id w:val="-949151476"/>
          <w:placeholder>
            <w:docPart w:val="557AA5558A0A4742B7C64EDC51653AB1"/>
          </w:placeholder>
        </w:sdtPr>
        <w:sdtEndPr/>
        <w:sdtContent>
          <w:r w:rsidR="00E4063D" w:rsidRPr="00E4063D">
            <w:rPr>
              <w:color w:val="000000"/>
            </w:rPr>
            <w:t>(114)</w:t>
          </w:r>
        </w:sdtContent>
      </w:sdt>
      <w:r>
        <w:t xml:space="preserve">. </w:t>
      </w:r>
    </w:p>
    <w:p w14:paraId="4CE2832C" w14:textId="77777777" w:rsidR="005762DF" w:rsidRDefault="00D315AC" w:rsidP="00C76E75">
      <w:pPr>
        <w:pStyle w:val="Heading2"/>
        <w:spacing w:line="240" w:lineRule="auto"/>
        <w:rPr>
          <w:ins w:id="477" w:author="Claude (G3 revision)" w:date="2026-08-04T00:00:00Z"/>
        </w:rPr>
      </w:pPr>
      <w:ins w:id="478" w:author="Claude (G3 revision)" w:date="2026-08-04T00:00:00Z">
        <w:r>
          <w:t>Proximity as a null model for TE-epigenomic association studies</w:t>
        </w:r>
      </w:ins>
    </w:p>
    <w:p w14:paraId="28CF05FA" w14:textId="77777777" w:rsidR="005762DF" w:rsidRDefault="00D315AC" w:rsidP="00C76E75">
      <w:pPr>
        <w:spacing w:line="240" w:lineRule="auto"/>
        <w:rPr>
          <w:ins w:id="479" w:author="Claude (G3 revision)" w:date="2026-08-04T00:00:00Z"/>
        </w:rPr>
      </w:pPr>
      <w:ins w:id="480" w:author="Claude (G3 revision)" w:date="2026-08-04T00:00:00Z">
        <w:r>
          <w:t>A large literature reports that a given TE family carries a given epigenomic mark near genes of a given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that baseline: genome-wide, at telomere-to-telomere resolution, across 6 classes and 44 families, with the length bias of the odds ratio removed by permutation. The proximity layer has to be measured on its own before anything can be conditioned on it.</w:t>
        </w:r>
      </w:ins>
    </w:p>
    <w:p w14:paraId="29251D3E" w14:textId="77777777" w:rsidR="005762DF" w:rsidRDefault="00D315AC" w:rsidP="00C76E75">
      <w:pPr>
        <w:spacing w:line="240" w:lineRule="auto"/>
        <w:rPr>
          <w:ins w:id="481" w:author="Claude (G3 revision)" w:date="2026-08-04T00:00:00Z"/>
        </w:rPr>
      </w:pPr>
      <w:ins w:id="482" w:author="Claude (G3 revision)" w:date="2026-08-04T00:00:00Z">
        <w:r>
          <w:t>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14:paraId="0FDF89B3" w14:textId="77777777" w:rsidR="005762DF" w:rsidRDefault="00D315AC" w:rsidP="00C76E75">
      <w:pPr>
        <w:spacing w:line="240" w:lineRule="auto"/>
        <w:rPr>
          <w:ins w:id="483" w:author="Claude (G3 revision)" w:date="2026-08-04T00:00:00Z"/>
        </w:rPr>
      </w:pPr>
      <w:ins w:id="484" w:author="Claude (G3 revision)" w:date="2026-08-04T00:00:00Z">
        <w:r>
          <w:t>The wider argument for building compound TE-derived gene expression signatures, and the biomarker literature it rests on, is developed in the extended discussion provided as File S6.</w:t>
        </w:r>
      </w:ins>
    </w:p>
    <w:p w14:paraId="0DB25805" w14:textId="5A6430DB" w:rsidR="00DE13E5" w:rsidRPr="007F433F" w:rsidRDefault="00DE13E5" w:rsidP="00C76E75">
      <w:pPr>
        <w:spacing w:line="240" w:lineRule="auto"/>
        <w:rPr>
          <w:del w:id="485" w:author="Claude (G3 revision)" w:date="2026-08-04T00:00:00Z"/>
        </w:rPr>
      </w:pPr>
      <w:del w:id="486" w:author="Claude (G3 revision)" w:date="2026-08-04T00:00:00Z">
        <w:r>
          <w:delText xml:space="preserve">The contemporary anticancer treatment heavily relies on the single molecule based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
          <w:id w:val="-117301723"/>
          <w:placeholder>
            <w:docPart w:val="557AA5558A0A4742B7C64EDC51653AB1"/>
          </w:placeholder>
        </w:sdtPr>
        <w:sdtEndPr/>
        <w:sdtContent>
          <w:r w:rsidR="00E4063D" w:rsidRPr="00E4063D">
            <w:rPr>
              <w:color w:val="000000"/>
            </w:rPr>
            <w:t>(115,116)</w:t>
          </w:r>
        </w:sdtContent>
      </w:sdt>
      <w:del w:id="487" w:author="Claude (G3 revision)" w:date="2026-08-04T00:00:00Z">
        <w:r>
          <w:rPr>
            <w:color w:val="000000"/>
          </w:rPr>
          <w:delText xml:space="preserve"> </w:delText>
        </w:r>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
          <w:id w:val="1250469008"/>
          <w:placeholder>
            <w:docPart w:val="557AA5558A0A4742B7C64EDC51653AB1"/>
          </w:placeholder>
        </w:sdtPr>
        <w:sdtEndPr/>
        <w:sdtContent>
          <w:r w:rsidR="00E4063D" w:rsidRPr="00E4063D">
            <w:rPr>
              <w:color w:val="000000"/>
            </w:rPr>
            <w:t>(117–119)</w:t>
          </w:r>
        </w:sdtContent>
      </w:sdt>
      <w:del w:id="488"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
          <w:id w:val="-1073195658"/>
          <w:placeholder>
            <w:docPart w:val="557AA5558A0A4742B7C64EDC51653AB1"/>
          </w:placeholder>
        </w:sdtPr>
        <w:sdtEndPr/>
        <w:sdtContent>
          <w:r w:rsidR="00E4063D" w:rsidRPr="00E4063D">
            <w:rPr>
              <w:color w:val="000000"/>
            </w:rPr>
            <w:t>(120,121)</w:t>
          </w:r>
        </w:sdtContent>
      </w:sdt>
      <w:del w:id="489"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
          <w:id w:val="1862939680"/>
          <w:placeholder>
            <w:docPart w:val="557AA5558A0A4742B7C64EDC51653AB1"/>
          </w:placeholder>
        </w:sdtPr>
        <w:sdtEndPr/>
        <w:sdtContent>
          <w:r w:rsidR="00E4063D" w:rsidRPr="00E4063D">
            <w:rPr>
              <w:color w:val="000000"/>
            </w:rPr>
            <w:t>(122–124)</w:t>
          </w:r>
        </w:sdtContent>
      </w:sdt>
      <w:del w:id="490"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
          <w:id w:val="1360390407"/>
          <w:placeholder>
            <w:docPart w:val="557AA5558A0A4742B7C64EDC51653AB1"/>
          </w:placeholder>
        </w:sdtPr>
        <w:sdtEndPr/>
        <w:sdtContent>
          <w:r w:rsidR="00E4063D" w:rsidRPr="00E4063D">
            <w:rPr>
              <w:color w:val="000000"/>
            </w:rPr>
            <w:t>(125)</w:t>
          </w:r>
        </w:sdtContent>
      </w:sdt>
      <w:del w:id="491"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
          <w:id w:val="748469456"/>
          <w:placeholder>
            <w:docPart w:val="557AA5558A0A4742B7C64EDC51653AB1"/>
          </w:placeholder>
        </w:sdtPr>
        <w:sdtEndPr/>
        <w:sdtContent>
          <w:r w:rsidR="00E4063D" w:rsidRPr="00E4063D">
            <w:rPr>
              <w:color w:val="000000"/>
            </w:rPr>
            <w:t>(126)</w:t>
          </w:r>
        </w:sdtContent>
      </w:sdt>
      <w:del w:id="492" w:author="Claude (G3 revision)" w:date="2026-08-04T00:00:00Z">
        <w:r>
          <w:rPr>
            <w:color w:val="000000"/>
          </w:rPr>
          <w:delText>.</w:delText>
        </w:r>
      </w:del>
    </w:p>
    <w:p w14:paraId="02BE25E7"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495" w:author="Claude (G3 house style)" w:date="2026-08-04T12:00:00Z">
        <w:r>
          <w:rPr>
            <w:rFonts w:ascii="Times New Roman" w:eastAsia="Times New Roman" w:hAnsi="Times New Roman" w:cs="Times New Roman"/>
            <w:b/>
            <w:bCs/>
            <w:color w:val="000000"/>
            <w:sz w:val="24"/>
            <w:szCs w:val="24"/>
          </w:rPr>
          <w:delText>SUPPLEMENTARY MATERIAL</w:delText>
        </w:r>
      </w:del>
      <w:ins w:id="496" w:author="Claude (G3 house style)" w:date="2026-08-04T12:00:00Z">
        <w:r>
          <w:rPr>
            <w:rFonts w:ascii="Times New Roman" w:eastAsia="Times New Roman" w:hAnsi="Times New Roman" w:cs="Times New Roman"/>
            <w:b/>
            <w:bCs/>
            <w:color w:val="000000"/>
            <w:sz w:val="24"/>
            <w:szCs w:val="24"/>
          </w:rPr>
          <w:t>Supplementary material</w:t>
        </w:r>
      </w:ins>
    </w:p>
    <w:p w14:paraId="26D158A4" w14:textId="77777777" w:rsidR="00DE13E5" w:rsidRDefault="00DE13E5" w:rsidP="00C76E75">
      <w:pPr>
        <w:spacing w:line="240" w:lineRule="auto"/>
        <w:rPr>
          <w:rStyle w:val="Strong"/>
          <w:rFonts w:eastAsiaTheme="majorEastAsia"/>
          <w:b w:val="0"/>
          <w:bCs w:val="0"/>
          <w:del w:id="1313" w:author="Claude (scientific review 2026-08-09)" w:date="2026-08-09T00:00:00Z"/>
        </w:rPr>
      </w:pPr>
      <w:del w:id="499" w:author="Claude (G3 house style)" w:date="2026-08-04T12:00:00Z">
        <w:r>
          <w:rPr>
            <w:rStyle w:val="Strong"/>
            <w:rFonts w:eastAsiaTheme="majorEastAsia"/>
          </w:rPr>
          <w:delText>Supplementary Figure 1.</w:delText>
        </w:r>
      </w:del>
      <w:del w:id="1314" w:author="Claude (scientific review 2026-08-09)" w:date="2026-08-09T00:00:00Z">
        <w:r>
          <w:rPr>
            <w:rStyle w:val="Strong"/>
            <w:rFonts w:eastAsiaTheme="majorEastAsia"/>
          </w:rPr>
          <w:delText xml:space="preserve"> Ridge plots for length distribution comparison between all (blue) and TSS neighborhoods mapped TEs (red) </w:delText>
        </w:r>
      </w:del>
      <w:del w:id="501" w:author="Claude (G3 revision)" w:date="2026-08-07T00:00:00Z">
        <w:r>
          <w:rPr>
            <w:rStyle w:val="Strong"/>
            <w:rFonts w:eastAsiaTheme="majorEastAsia"/>
          </w:rPr>
          <w:delText>(A) for all classes and (B) for individual classes.</w:delText>
        </w:r>
      </w:del>
    </w:p>
    <w:p>
      <w:pPr>
        <w:rPr>
          <w:ins w:id="1311" w:author="Claude (scientific review 2026-08-09)" w:date="2026-08-09T00:00:00Z"/>
        </w:rPr>
      </w:pPr>
      <w:ins w:id="1312" w:author="Claude (scientific review 2026-08-09)" w:date="2026-08-09T00:00:00Z">
        <w:r>
          <w:t xml:space="preserve">Figure S1. Technical controls on the permutation background and on element length. (A) Running mean of the random odds ratio for each TE class as permutations accumulate, as a fraction of its value at N = 500; the shaded band is +/- 1 %. (B) Running standard deviation of the same quantity, on the same scale. (C) Drift of the running mean for all 44 families, expressed in units of the final standard deviation, so that families with different absolute odds ratios are comparable. (D, E) Ridge plots for length distribution comparison between all TEs (blue) and those mapped on TSS neighborhoods (red), (D) for all classes together and (E) for individual classes; distributions were compared by two-sample Kolmogorov-Smirnov test. The p-values shown are raw, as each panel is a single test; panel (E) reports one test per class, six in total, of which five are significant.</w:t>
        </w:r>
      </w:ins>
    </w:p>
    <w:p w14:paraId="484253CF" w14:textId="77777777" w:rsidR="00DE13E5" w:rsidRDefault="00DE13E5" w:rsidP="00C76E75">
      <w:pPr>
        <w:spacing w:line="240" w:lineRule="auto"/>
        <w:rPr>
          <w:noProof/>
          <w14:ligatures w14:val="standardContextual"/>
        </w:rPr>
      </w:pPr>
      <w:del w:id="503" w:author="Claude (G3 house style)" w:date="2026-08-04T12:00:00Z">
        <w:r>
          <w:rPr>
            <w:rStyle w:val="Strong"/>
            <w:rFonts w:eastAsiaTheme="majorEastAsia"/>
          </w:rPr>
          <w:delText>Supplementary Figure 2.</w:delText>
        </w:r>
      </w:del>
      <w:ins w:id="504" w:author="Claude (G3 house style)" w:date="2026-08-04T12:00:00Z">
        <w:r>
          <w:rPr>
            <w:rStyle w:val="Strong"/>
            <w:rFonts w:eastAsiaTheme="majorEastAsia"/>
          </w:rPr>
          <w:t>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339609F0" w14:textId="77777777" w:rsidR="00DE13E5" w:rsidRDefault="00DE13E5" w:rsidP="00C76E75">
      <w:pPr>
        <w:spacing w:line="240" w:lineRule="auto"/>
        <w:rPr>
          <w:noProof/>
          <w14:ligatures w14:val="standardContextual"/>
        </w:rPr>
      </w:pPr>
      <w:del w:id="505" w:author="Claude (G3 house style)" w:date="2026-08-04T12:00:00Z">
        <w:r>
          <w:rPr>
            <w:rStyle w:val="Strong"/>
            <w:rFonts w:eastAsiaTheme="majorEastAsia"/>
          </w:rPr>
          <w:delText>Supplementary Figure 3.</w:delText>
        </w:r>
      </w:del>
      <w:ins w:id="506" w:author="Claude (G3 house style)" w:date="2026-08-04T12:00:00Z">
        <w:r>
          <w:rPr>
            <w:rStyle w:val="Strong"/>
            <w:rFonts w:eastAsiaTheme="majorEastAsia"/>
          </w:rPr>
          <w:t>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E07F895" w14:textId="77777777" w:rsidR="00DE13E5" w:rsidRDefault="00DE13E5" w:rsidP="00C76E75">
      <w:pPr>
        <w:spacing w:line="240" w:lineRule="auto"/>
        <w:rPr>
          <w:rStyle w:val="Strong"/>
          <w:rFonts w:eastAsiaTheme="majorEastAsia"/>
          <w:b w:val="0"/>
          <w:bCs w:val="0"/>
        </w:rPr>
      </w:pPr>
      <w:del w:id="507" w:author="Claude (G3 house style)" w:date="2026-08-04T12:00:00Z">
        <w:r>
          <w:rPr>
            <w:rStyle w:val="Strong"/>
            <w:rFonts w:eastAsiaTheme="majorEastAsia"/>
          </w:rPr>
          <w:delText>Supplementary Figure 4.</w:delText>
        </w:r>
      </w:del>
      <w:ins w:id="508" w:author="Claude (G3 house style)" w:date="2026-08-04T12:00:00Z">
        <w:r>
          <w:rPr>
            <w:rStyle w:val="Strong"/>
            <w:rFonts w:eastAsiaTheme="majorEastAsia"/>
          </w:rPr>
          <w:t>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32D82F0A" w14:textId="77777777" w:rsidR="00DE13E5" w:rsidRDefault="00DE13E5" w:rsidP="00C76E75">
      <w:pPr>
        <w:spacing w:line="240" w:lineRule="auto"/>
        <w:rPr>
          <w:rStyle w:val="Strong"/>
          <w:rFonts w:eastAsiaTheme="majorEastAsia"/>
          <w:b w:val="0"/>
          <w:bCs w:val="0"/>
        </w:rPr>
      </w:pPr>
      <w:del w:id="509" w:author="Claude (G3 house style)" w:date="2026-08-04T12:00:00Z">
        <w:r>
          <w:rPr>
            <w:rStyle w:val="Strong"/>
            <w:rFonts w:eastAsiaTheme="majorEastAsia"/>
          </w:rPr>
          <w:delText>Supplementary Figure 5.</w:delText>
        </w:r>
      </w:del>
      <w:ins w:id="510" w:author="Claude (G3 house style)" w:date="2026-08-04T12:00:00Z">
        <w:r>
          <w:rPr>
            <w:rStyle w:val="Strong"/>
            <w:rFonts w:eastAsiaTheme="majorEastAsia"/>
          </w:rPr>
          <w:t>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35CAC741" w14:textId="77777777" w:rsidR="004420FE" w:rsidRDefault="00D315AC" w:rsidP="006E0E6D">
      <w:pPr>
        <w:spacing w:line="240" w:lineRule="auto"/>
        <w:rPr>
          <w:ins w:id="520" w:author="Claude (G3 revision)" w:date="2026-08-04T00:00:00Z"/>
        </w:rPr>
      </w:pPr>
      <w:ins w:id="521" w:author="Claude (G3 revision)" w:date="2026-08-04T00:00:00Z">
        <w:r>
          <w:rPr>
            <w:rStyle w:val="Strong"/>
            <w:rFonts w:eastAsiaTheme="majorEastAsia"/>
          </w:rPr>
          <w:t>Figure S6. Complete connection map of GO terms enriched in the gene sets defined by the number of TEs of each class near the TSS, of which Figure 4A is the simplified view. Up to 30 terms per group are shown against ten in Figure 4A, with edges drawn at a Jaccard index of at least 0.1, with no shared-gene floor, and terms of at most 1,000 annotated human genes retained. Node color denotes the FDR-corrected enrichment p-value and node size the number of genes in the term; group nodes are diamonds colored by TE class. GO terms are counted at FDR &lt; 0.05.</w:t>
        </w:r>
      </w:ins>
    </w:p>
    <w:p w14:paraId="3F4AE23A" w14:textId="77777777" w:rsidR="004420FE" w:rsidRDefault="00D315AC" w:rsidP="006E0E6D">
      <w:pPr>
        <w:spacing w:line="240" w:lineRule="auto"/>
        <w:rPr>
          <w:ins w:id="522" w:author="Claude (G3 revision)" w:date="2026-08-04T00:00:00Z"/>
        </w:rPr>
      </w:pPr>
      <w:ins w:id="523" w:author="Claude (G3 revision)" w:date="2026-08-04T00:00:00Z">
        <w:r>
          <w:rPr>
            <w:rStyle w:val="Strong"/>
            <w:rFonts w:eastAsiaTheme="majorEastAsia"/>
          </w:rPr>
          <w:t>Figure S7. Complete connection map of GO terms for the divergence-stratified gene sets, of which Figure 5A is the simplified view. Groups are each TE class split into its highest- and lowest-divergence tails, together with the same split for all TEs combined. Up to 30 terms per group are shown, with the same edge and term-size filters as Figure S6. GO terms are counted at FDR &lt; 0.05.</w:t>
        </w:r>
      </w:ins>
    </w:p>
    <w:p w14:paraId="2929020D" w14:textId="77777777" w:rsidR="00DE13E5" w:rsidRDefault="00DE13E5" w:rsidP="00C76E75">
      <w:pPr>
        <w:spacing w:line="240" w:lineRule="auto"/>
        <w:rPr>
          <w:rStyle w:val="Strong"/>
          <w:rFonts w:eastAsiaTheme="majorEastAsia"/>
          <w:b w:val="0"/>
          <w:bCs w:val="0"/>
        </w:rPr>
      </w:pPr>
      <w:del w:id="514" w:author="Claude (G3 house style)" w:date="2026-08-04T12:00:00Z">
        <w:r>
          <w:rPr>
            <w:rStyle w:val="Strong"/>
            <w:rFonts w:eastAsiaTheme="majorEastAsia"/>
          </w:rPr>
          <w:delText>Supplementary Figure 7.</w:delText>
        </w:r>
      </w:del>
      <w:ins w:id="515" w:author="Claude (G3 house style)" w:date="2026-08-04T12:00:00Z">
        <w:r>
          <w:rPr>
            <w:rStyle w:val="Strong"/>
            <w:rFonts w:eastAsiaTheme="majorEastAsia"/>
          </w:rPr>
          <w:t>Figure S8.</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25407B66" w14:textId="77777777" w:rsidR="00DE13E5" w:rsidRPr="00F4332F" w:rsidRDefault="00DE13E5" w:rsidP="00C76E75">
      <w:pPr>
        <w:spacing w:line="240" w:lineRule="auto"/>
        <w:rPr>
          <w:rStyle w:val="Strong"/>
          <w:rFonts w:eastAsiaTheme="majorEastAsia"/>
          <w:b w:val="0"/>
          <w:bCs w:val="0"/>
        </w:rPr>
      </w:pPr>
      <w:del w:id="516" w:author="Claude (G3 house style)" w:date="2026-08-04T12:00:00Z">
        <w:r>
          <w:rPr>
            <w:rStyle w:val="Strong"/>
            <w:rFonts w:eastAsiaTheme="majorEastAsia"/>
          </w:rPr>
          <w:delText>Supplementary Figure 8.</w:delText>
        </w:r>
      </w:del>
      <w:ins w:id="517" w:author="Claude (G3 house style)" w:date="2026-08-04T12:00:00Z">
        <w:r>
          <w:rPr>
            <w:rStyle w:val="Strong"/>
            <w:rFonts w:eastAsiaTheme="majorEastAsia"/>
          </w:rPr>
          <w:t>Figure S9.</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w:t>
      </w:r>
      <w:del w:id="518" w:author="Claude (G3 revision)" w:date="2026-08-04T00:00:00Z">
        <w:r>
          <w:rPr>
            <w:rStyle w:val="Strong"/>
            <w:rFonts w:eastAsiaTheme="majorEastAsia"/>
          </w:rPr>
          <w:delText>and TE families.</w:delText>
        </w:r>
      </w:del>
      <w:ins w:id="519" w:author="Claude (G3 revision)" w:date="2026-08-04T00:00:00Z">
        <w:r>
          <w:rPr>
            <w:rStyle w:val="Strong"/>
            <w:rFonts w:eastAsiaTheme="majorEastAsia"/>
          </w:rPr>
          <w:t xml:space="preserve">and TE families. Every ribbon is drawn here, whereas Figure 7H shows the same comparison with ribbons carrying fewer than five GO terms omitted, as stated in its legend; that filter hides 36 class-to-group and 50 group-to-family ribbons, together accounting for 146 GO terms. Because the filter applies to the </w:t>
        </w:r>
        <w:r>
          <w:rPr>
            <w:rStyle w:val="Strong"/>
            <w:rFonts w:eastAsiaTheme="majorEastAsia"/>
          </w:rPr>
          <w:lastRenderedPageBreak/>
          <w:t>visualization only, the bar heights in Figure 7H are unfiltered, so its retained ribbons do not fill the bars they connect.</w:t>
        </w:r>
      </w:ins>
    </w:p>
    <w:p w14:paraId="36D5AE34" w14:textId="77777777" w:rsidR="004420FE" w:rsidRDefault="00D315AC" w:rsidP="006E0E6D">
      <w:pPr>
        <w:spacing w:line="240" w:lineRule="auto"/>
        <w:rPr>
          <w:ins w:id="524" w:author="Claude (G3 revision)" w:date="2026-08-04T00:00:00Z"/>
        </w:rPr>
      </w:pPr>
      <w:ins w:id="525" w:author="Claude (G3 revision)" w:date="2026-08-04T00:00:00Z">
        <w:r>
          <w:rPr>
            <w:rStyle w:val="Strong"/>
            <w:rFonts w:eastAsiaTheme="majorEastAsia"/>
          </w:rPr>
          <w:t>Figure S10. Complete connection map of GO terms per TE family, of which Figure 6A is the simplified view. Up to 30 terms per family are shown, with the same edge and term-size filters as Figure S6, and node color denotes the FDR-corrected enrichment p-value. At this term count the label field is saturated and seven pairs of labels overlap; Figure 6A is the legible view of the same network and this panel is provided for the full structure. GO terms are counted at FDR &lt; 0.05.</w:t>
        </w:r>
      </w:ins>
    </w:p>
    <w:p w14:paraId="1F455743" w14:textId="77777777" w:rsidR="004420FE" w:rsidRDefault="00D315AC" w:rsidP="006E0E6D">
      <w:pPr>
        <w:spacing w:line="240" w:lineRule="auto"/>
        <w:rPr>
          <w:ins w:id="528" w:author="Claude (G3 revision)" w:date="2026-08-04T00:00:00Z"/>
        </w:rPr>
      </w:pPr>
      <w:ins w:id="529" w:author="Claude (G3 revision)" w:date="2026-08-04T00:00:00Z">
        <w:r>
          <w:rPr>
            <w:rStyle w:val="Strong"/>
            <w:rFonts w:eastAsiaTheme="majorEastAsia"/>
          </w:rPr>
          <w:t>Figure S11. Concordance of the enrichment analysis across TSS window sizes and of the Gene Ontology analysis across gene-set cut-offs. (A) Observed to random odds ratio for every TE class and family at 5, 10 and 20 kb; hue denotes the TE class and tint the window size. (B) Bland-Altman comparison of the 44 families between each pair of windows, with the mean difference and the limits of agreement; points are colored by TE class. (C) Number of significant GO terms per group at the 5 % and 10 % cut-offs, and the fraction of the 5 % terms that remain significant at 10 %; the left annotation strip carries the TE class colors used in Figures 4B, 5B and 6B. (D) Each abstract-level claim under all six combinations of window size and cut-off, with filled circles colored by the FDR-corrected enrichment p-value on the same scale as the connection maps, and open circles marking a claim that is not significant or absent.</w:t>
        </w:r>
      </w:ins>
    </w:p>
    <w:p>
      <w:pPr>
        <w:rPr>
          <w:ins w:id="1315" w:author="Claude (scientific review 2026-08-09)" w:date="2026-08-09T00:00:00Z"/>
        </w:rPr>
      </w:pPr>
      <w:ins w:id="1316" w:author="Claude (scientific review 2026-08-09)" w:date="2026-08-09T00:00:00Z">
        <w:r>
          <w:t xml:space="preserve">Figure S12. Stability of the gene sets across TSS window sizes. Overlap coefficient of the top 5 % gene sets and Kendall correlation of the gene rankings with 95 % bootstrap confidence intervals, between each pair of window sizes, for each TE class and for all TEs. The Kendall correlations are raw, as each is a single test. The RepeatMasker class names Retroposon and RC denote the SVA and Helitron classes.</w:t>
        </w:r>
      </w:ins>
    </w:p>
    <w:p w14:paraId="3E88C048" w14:textId="77777777" w:rsidR="004420FE" w:rsidRDefault="00D315AC" w:rsidP="006E0E6D">
      <w:pPr>
        <w:spacing w:line="240" w:lineRule="auto"/>
        <w:rPr>
          <w:ins w:id="526" w:author="Claude (G3 revision)" w:date="2026-08-04T00:00:00Z"/>
        </w:rPr>
      </w:pPr>
      <w:ins w:id="527" w:author="Claude (G3 revision)" w:date="2026-08-04T00:00:00Z">
        <w:r>
          <w:rPr>
            <w:rStyle w:val="Strong"/>
            <w:rFonts w:eastAsiaTheme="majorEastAsia"/>
          </w:rPr>
          <w:t>Figure S13. Sensitivity of the Gene Ontology results across window size and gene-set cut-off. (A) Number of significant GO terms in each of the six conditions, three TSS window sizes by two gene-set percentiles, for each of the three levels of analysis; cell color is the term count relative to the published condition, which is outlined. (B) For each condition, the fraction of the published condition's terms that remain significant and the Jaccard index of the two term sets. Jaccard is deflated by gains, so the preserved fraction is the measure that answers whether a published result survives. (C) Which TE groups keep at least one significant GO term in each condition, ordered by the number of conditions survived. Terms are counted at FDR &lt; 0.05 throughout. The grid varies the gene sets only; no permutations were repeated, so the enrichment odds ratios are unchanged by it.</w:t>
        </w:r>
      </w:ins>
    </w:p>
    <w:p w14:paraId="2A917457" w14:textId="77777777" w:rsidR="00DE13E5" w:rsidRDefault="00DE13E5" w:rsidP="00C76E75">
      <w:pPr>
        <w:spacing w:line="240" w:lineRule="auto"/>
        <w:rPr>
          <w:del w:id="511" w:author="Claude (G3 revision)" w:date="2026-08-07T00:00:00Z"/>
        </w:rPr>
      </w:pPr>
      <w:del w:id="512" w:author="Claude (G3 house style)" w:date="2026-08-04T12:00:00Z">
        <w:r>
          <w:rPr>
            <w:rStyle w:val="Strong"/>
            <w:rFonts w:eastAsiaTheme="majorEastAsia"/>
          </w:rPr>
          <w:delText>Supplementary Figure 6.</w:delText>
        </w:r>
      </w:del>
      <w:del w:id="513" w:author="Claude (G3 revision)" w:date="2026-08-07T00:00:00Z">
        <w:r>
          <w:rPr>
            <w:rStyle w:val="Strong"/>
            <w:rFonts w:eastAsiaTheme="majorEastAsia"/>
          </w:rPr>
          <w:delText xml:space="preserve"> UCSC Genome Browser visualization of genes and repeats in the interferon alpha domain of chromosome 9 with coordinates 21150692 to 21370055. </w:delText>
        </w:r>
      </w:del>
    </w:p>
    <w:p w14:paraId="79A201AC" w14:textId="77777777" w:rsidR="00DE13E5" w:rsidRDefault="00DE13E5" w:rsidP="006E0E6D">
      <w:pPr>
        <w:spacing w:line="240" w:lineRule="auto"/>
        <w:rPr>
          <w:del w:id="532" w:author="Claude (G3 revision)" w:date="2026-08-04T00:00:00Z"/>
          <w:rStyle w:val="Strong"/>
          <w:rFonts w:eastAsiaTheme="majorEastAsia"/>
          <w:b w:val="0"/>
          <w:bCs w:val="0"/>
        </w:rPr>
      </w:pPr>
      <w:del w:id="533" w:author="Claude (G3 house style)" w:date="2026-08-04T12:00:00Z">
        <w:r>
          <w:rPr>
            <w:rStyle w:val="Strong"/>
            <w:rFonts w:eastAsiaTheme="majorEastAsia"/>
          </w:rPr>
          <w:delText>Supplementary File 1.</w:delText>
        </w:r>
      </w:del>
      <w:del w:id="534" w:author="Claude (G3 revision)" w:date="2026-08-04T00:00:00Z">
        <w:r>
          <w:rPr>
            <w:rStyle w:val="Strong"/>
            <w:rFonts w:eastAsiaTheme="majorEastAsia"/>
          </w:rPr>
          <w:delText xml:space="preserve"> Genomic coordinates of human TSSs and associated TEs. For each of the 38,704 TSSs, the corresponding gene name is provided, along with lists of overlapping TE classes, families, subfamilies, and their divergence values.</w:delText>
        </w:r>
      </w:del>
    </w:p>
    <w:p w14:paraId="5727251C" w14:textId="77777777" w:rsidR="00FD564A" w:rsidRDefault="00FD564A" w:rsidP="006E0E6D">
      <w:pPr>
        <w:spacing w:line="240" w:lineRule="auto"/>
        <w:rPr>
          <w:del w:id="535" w:author="Claude (G3 revision)" w:date="2026-08-04T00:00:00Z"/>
          <w:rStyle w:val="Strong"/>
          <w:rFonts w:eastAsiaTheme="majorEastAsia"/>
          <w:b w:val="0"/>
          <w:bCs w:val="0"/>
        </w:rPr>
      </w:pPr>
      <w:del w:id="536" w:author="Claude (G3 house style)" w:date="2026-08-04T12:00:00Z">
        <w:r>
          <w:rPr>
            <w:rStyle w:val="Strong"/>
            <w:rFonts w:eastAsiaTheme="majorEastAsia"/>
          </w:rPr>
          <w:delText>Supplementary File 2.</w:delText>
        </w:r>
      </w:del>
      <w:del w:id="537" w:author="Claude (G3 revision)" w:date="2026-08-04T00:00:00Z">
        <w:r>
          <w:rPr>
            <w:rStyle w:val="Strong"/>
            <w:rFonts w:eastAsiaTheme="majorEastAsia"/>
          </w:rPr>
          <w:delText xml:space="preserve"> Enrichment statistics of TE subfamilies within 10 kb regions surrounding TSSs.</w:delText>
        </w:r>
      </w:del>
    </w:p>
    <w:p w14:paraId="13C78628" w14:textId="77777777" w:rsidR="00FD564A" w:rsidRPr="000D212A" w:rsidRDefault="00FD564A" w:rsidP="006E0E6D">
      <w:pPr>
        <w:spacing w:line="240" w:lineRule="auto"/>
        <w:rPr>
          <w:del w:id="538" w:author="Claude (G3 revision)" w:date="2026-08-04T00:00:00Z"/>
          <w:rStyle w:val="Strong"/>
          <w:rFonts w:eastAsiaTheme="majorEastAsia"/>
          <w:b w:val="0"/>
          <w:bCs w:val="0"/>
        </w:rPr>
      </w:pPr>
      <w:del w:id="539" w:author="Claude (G3 house style)" w:date="2026-08-04T12:00:00Z">
        <w:r>
          <w:rPr>
            <w:rStyle w:val="Strong"/>
            <w:rFonts w:eastAsiaTheme="majorEastAsia"/>
          </w:rPr>
          <w:delText>Supplementary File 3.</w:delText>
        </w:r>
      </w:del>
      <w:del w:id="540" w:author="Claude (G3 revision)" w:date="2026-08-04T00:00:00Z">
        <w:r>
          <w:rPr>
            <w:rStyle w:val="Strong"/>
            <w:rFonts w:eastAsiaTheme="majorEastAsia"/>
          </w:rPr>
          <w:delText xml:space="preserve"> Genes exhibiting enrichment or depletion of TEs in their vicinity, categorized by major TE groups, including individual TE classes and all TEs combined.</w:delText>
        </w:r>
      </w:del>
    </w:p>
    <w:p w14:paraId="68725DFB" w14:textId="77777777" w:rsidR="00FD564A" w:rsidRDefault="00FD564A" w:rsidP="006E0E6D">
      <w:pPr>
        <w:spacing w:line="240" w:lineRule="auto"/>
        <w:rPr>
          <w:del w:id="541" w:author="Claude (G3 revision)" w:date="2026-08-04T00:00:00Z"/>
          <w:rStyle w:val="Strong"/>
          <w:rFonts w:eastAsiaTheme="majorEastAsia"/>
          <w:b w:val="0"/>
          <w:bCs w:val="0"/>
        </w:rPr>
      </w:pPr>
      <w:del w:id="542" w:author="Claude (G3 house style)" w:date="2026-08-04T12:00:00Z">
        <w:r>
          <w:rPr>
            <w:rStyle w:val="Strong"/>
            <w:rFonts w:eastAsiaTheme="majorEastAsia"/>
          </w:rPr>
          <w:delText>Supplementary File 4.</w:delText>
        </w:r>
      </w:del>
      <w:del w:id="543" w:author="Claude (G3 revision)" w:date="2026-08-04T00:00:00Z">
        <w:r>
          <w:rPr>
            <w:rStyle w:val="Strong"/>
            <w:rFonts w:eastAsiaTheme="majorEastAsia"/>
          </w:rPr>
          <w:delText xml:space="preserve"> GO terms, associated genes, and functional group classifications based on TE enrichment categories (TE classes, all TEs enriched, and TE-depleted groups).</w:delText>
        </w:r>
      </w:del>
    </w:p>
    <w:p w14:paraId="068C61E5" w14:textId="77777777" w:rsidR="00FD564A" w:rsidRDefault="00FD564A" w:rsidP="006E0E6D">
      <w:pPr>
        <w:spacing w:line="240" w:lineRule="auto"/>
        <w:rPr>
          <w:del w:id="544" w:author="Claude (G3 revision)" w:date="2026-08-04T00:00:00Z"/>
          <w:rStyle w:val="Strong"/>
          <w:rFonts w:eastAsiaTheme="majorEastAsia"/>
          <w:b w:val="0"/>
          <w:bCs w:val="0"/>
        </w:rPr>
      </w:pPr>
      <w:del w:id="545" w:author="Claude (G3 house style)" w:date="2026-08-04T12:00:00Z">
        <w:r>
          <w:rPr>
            <w:rStyle w:val="Strong"/>
            <w:rFonts w:eastAsiaTheme="majorEastAsia"/>
          </w:rPr>
          <w:delText>Supplementary File 5.</w:delText>
        </w:r>
      </w:del>
      <w:del w:id="546" w:author="Claude (G3 revision)" w:date="2026-08-04T00:00:00Z">
        <w:r>
          <w:rPr>
            <w:rStyle w:val="Strong"/>
            <w:rFonts w:eastAsiaTheme="majorEastAsia"/>
          </w:rPr>
          <w:delText xml:space="preserve"> Genes enriched in TE classes and in all TEs, stratified by high and low divergence levels.</w:delText>
        </w:r>
      </w:del>
    </w:p>
    <w:p w14:paraId="52943D65" w14:textId="77777777" w:rsidR="00FD564A" w:rsidRDefault="00FD564A" w:rsidP="006E0E6D">
      <w:pPr>
        <w:spacing w:line="240" w:lineRule="auto"/>
        <w:rPr>
          <w:del w:id="547" w:author="Claude (G3 revision)" w:date="2026-08-04T00:00:00Z"/>
          <w:rStyle w:val="Strong"/>
          <w:rFonts w:eastAsiaTheme="majorEastAsia"/>
          <w:b w:val="0"/>
          <w:bCs w:val="0"/>
        </w:rPr>
      </w:pPr>
      <w:del w:id="548" w:author="Claude (G3 house style)" w:date="2026-08-04T12:00:00Z">
        <w:r>
          <w:rPr>
            <w:rStyle w:val="Strong"/>
            <w:rFonts w:eastAsiaTheme="majorEastAsia"/>
          </w:rPr>
          <w:delText>Supplementary File 6.</w:delText>
        </w:r>
      </w:del>
      <w:del w:id="549" w:author="Claude (G3 revision)" w:date="2026-08-04T00:00:00Z">
        <w:r>
          <w:rPr>
            <w:rStyle w:val="Strong"/>
            <w:rFonts w:eastAsiaTheme="majorEastAsia"/>
          </w:rPr>
          <w:delText xml:space="preserve"> GO terms, associated genes, and functional group classifications for TE groups stratified by divergence (low vs. high), including both TE classes and all TEs.</w:delText>
        </w:r>
      </w:del>
    </w:p>
    <w:p w14:paraId="1C04362B" w14:textId="77777777" w:rsidR="00FD564A" w:rsidRDefault="00FD564A" w:rsidP="006E0E6D">
      <w:pPr>
        <w:spacing w:line="240" w:lineRule="auto"/>
        <w:rPr>
          <w:del w:id="550" w:author="Claude (G3 revision)" w:date="2026-08-04T00:00:00Z"/>
          <w:rStyle w:val="Strong"/>
          <w:rFonts w:eastAsiaTheme="majorEastAsia"/>
          <w:b w:val="0"/>
          <w:bCs w:val="0"/>
        </w:rPr>
      </w:pPr>
      <w:del w:id="551" w:author="Claude (G3 house style)" w:date="2026-08-04T12:00:00Z">
        <w:r>
          <w:rPr>
            <w:rStyle w:val="Strong"/>
            <w:rFonts w:eastAsiaTheme="majorEastAsia"/>
          </w:rPr>
          <w:delText>Supplementary File 7.</w:delText>
        </w:r>
      </w:del>
      <w:del w:id="552" w:author="Claude (G3 revision)" w:date="2026-08-04T00:00:00Z">
        <w:r>
          <w:rPr>
            <w:rStyle w:val="Strong"/>
            <w:rFonts w:eastAsiaTheme="majorEastAsia"/>
          </w:rPr>
          <w:delText xml:space="preserve"> Genes enriched in specific TE families based on TE counts in their genomic vicinity.</w:delText>
        </w:r>
      </w:del>
    </w:p>
    <w:p w14:paraId="689EC75E" w14:textId="77777777" w:rsidR="00FD564A" w:rsidRDefault="00FD564A" w:rsidP="006E0E6D">
      <w:pPr>
        <w:spacing w:line="240" w:lineRule="auto"/>
        <w:rPr>
          <w:del w:id="553" w:author="Claude (G3 revision)" w:date="2026-08-04T00:00:00Z"/>
        </w:rPr>
      </w:pPr>
      <w:del w:id="554" w:author="Claude (G3 house style)" w:date="2026-08-04T12:00:00Z">
        <w:r>
          <w:rPr>
            <w:rStyle w:val="Strong"/>
            <w:rFonts w:eastAsiaTheme="majorEastAsia"/>
          </w:rPr>
          <w:delText>Supplementary File 8.</w:delText>
        </w:r>
      </w:del>
      <w:del w:id="555" w:author="Claude (G3 revision)" w:date="2026-08-04T00:00:00Z">
        <w:r>
          <w:rPr>
            <w:rStyle w:val="Strong"/>
            <w:rFonts w:eastAsiaTheme="majorEastAsia"/>
          </w:rPr>
          <w:delText xml:space="preserve"> GO terms, associated genes, and functional group classifications for TE family-level analyses.</w:delText>
        </w:r>
      </w:del>
    </w:p>
    <w:p w14:paraId="2E534062" w14:textId="77777777" w:rsidR="004420FE" w:rsidRDefault="00D315AC" w:rsidP="006E0E6D">
      <w:pPr>
        <w:spacing w:line="240" w:lineRule="auto"/>
        <w:rPr>
          <w:ins w:id="556" w:author="Claude (G3 revision)" w:date="2026-08-04T00:00:00Z"/>
        </w:rPr>
      </w:pPr>
      <w:ins w:id="557" w:author="Claude (G3 revision)" w:date="2026-08-04T00:00:00Z">
        <w:r>
          <w:rPr>
            <w:rStyle w:val="Strong"/>
            <w:rFonts w:eastAsiaTheme="majorEastAsia"/>
          </w:rPr>
          <w:t>File S1. The transposable element to transcription start site map, and the enrichment statistics. Sheet TSS_TE_intersections gives all 38,704 TSS neighborhoods with the elements within 10 kb of each: counts and mean divergence per class, and the comma-joined lists of subfamilies, families, classes and divergence values. Counts are per TSS rather than per gene, so a gene with several annotated TSS contributes several rows. Sheets enrichment_classes, enrichment_families and enrichment_subfamilies give the observed and random odds ratios, the raw and FDR-adjusted Fisher p-values and the empirical permutation p-values for the six classes, the 44 families and all 1,143 subfamilies respectively.</w:t>
        </w:r>
      </w:ins>
    </w:p>
    <w:p w14:paraId="4AD9C445" w14:textId="77777777" w:rsidR="004420FE" w:rsidRDefault="00D315AC" w:rsidP="006E0E6D">
      <w:pPr>
        <w:spacing w:line="240" w:lineRule="auto"/>
        <w:rPr>
          <w:ins w:id="558" w:author="Claude (G3 revision)" w:date="2026-08-04T00:00:00Z"/>
        </w:rPr>
      </w:pPr>
      <w:ins w:id="559" w:author="Claude (G3 revision)" w:date="2026-08-04T00:00:00Z">
        <w:r>
          <w:rPr>
            <w:rStyle w:val="Strong"/>
            <w:rFonts w:eastAsiaTheme="majorEastAsia"/>
          </w:rPr>
          <w:t>File S2. The foreground gene sets used for Gene Ontology analysis, in long format. Sheet by_TE_group gives the top 5 % of genes by element count for each TE group together with the TE-top and TE-bottom sets; sheet by_divergence gives the highest- and lowest-divergence 5 % of genes per class; sheet by_family gives the top 5 % of genes for each of the 44 families. Each row is one gene with its rank in its set.</w:t>
        </w:r>
      </w:ins>
    </w:p>
    <w:p w14:paraId="1F4B6EA6" w14:textId="77777777" w:rsidR="004420FE" w:rsidRDefault="00D315AC" w:rsidP="006E0E6D">
      <w:pPr>
        <w:spacing w:line="240" w:lineRule="auto"/>
        <w:rPr>
          <w:ins w:id="560" w:author="Claude (G3 revision)" w:date="2026-08-04T00:00:00Z"/>
        </w:rPr>
      </w:pPr>
      <w:ins w:id="561" w:author="Claude (G3 revision)" w:date="2026-08-04T00:00:00Z">
        <w:r>
          <w:rPr>
            <w:rStyle w:val="Strong"/>
            <w:rFonts w:eastAsiaTheme="majorEastAsia"/>
          </w:rPr>
          <w:t>File S3. Gene Ontology enrichment at FDR &lt; 0.05, with the manual functional-group classification. Sheet GO_TE_groups covers the TE class, TE-top and TE-bottom gene sets, sheet GO_by_divergence the divergence-stratified sets and sheet GO_by_family the 44 families. Every sheet carries both the raw enrichment p-value and the FDR-adjusted value, together with the fold enrichment, the overlapping genes and the number of human genes annotated to the term.</w:t>
        </w:r>
      </w:ins>
    </w:p>
    <w:p w14:paraId="2BE09924" w14:textId="77777777" w:rsidR="004420FE" w:rsidRDefault="00D315AC" w:rsidP="006E0E6D">
      <w:pPr>
        <w:spacing w:line="240" w:lineRule="auto"/>
        <w:rPr>
          <w:ins w:id="562" w:author="Claude (G3 revision)" w:date="2026-08-04T00:00:00Z"/>
        </w:rPr>
      </w:pPr>
      <w:ins w:id="563" w:author="Claude (G3 revision)" w:date="2026-08-04T00:00:00Z">
        <w:r>
          <w:rPr>
            <w:rStyle w:val="Strong"/>
            <w:rFonts w:eastAsiaTheme="majorEastAsia"/>
          </w:rPr>
          <w:t>File S4. The interferon-alpha domain, the assembly bound and the overlap with prior work. Sheets IFNA_elements, IFNA_tests and IFNA_subfamily_composition give all 175 elements of the 220 kb domain, the four domain tests with their null distributions and empirical p-values, and the L1 subfamily composition. Sheet assembly_bound gives the newly resolved telomere-to-telomere sequence and the share of elements, windows and genes it contributes, by class, family and chromosome. Sheets prior_work_overlap_matrix, prior_work_categories and prior_work_shared_genes give the gene-set comparison with the published mouse categories, mapped through orthology.</w:t>
        </w:r>
      </w:ins>
    </w:p>
    <w:p w14:paraId="625FD4D1" w14:textId="77777777" w:rsidR="004420FE" w:rsidRDefault="00D315AC" w:rsidP="006E0E6D">
      <w:pPr>
        <w:spacing w:line="240" w:lineRule="auto"/>
        <w:rPr>
          <w:ins w:id="564" w:author="Claude (G3 revision)" w:date="2026-08-04T00:00:00Z"/>
        </w:rPr>
      </w:pPr>
      <w:ins w:id="565" w:author="Claude (G3 revision)" w:date="2026-08-04T00:00:00Z">
        <w:r>
          <w:rPr>
            <w:rStyle w:val="Strong"/>
            <w:rFonts w:eastAsiaTheme="majorEastAsia"/>
          </w:rPr>
          <w:t>File S5. Sensitivity analyses across TSS window size and gene-set cut-off. Sheets window_classes, window_families, window_concordance and window_flips give the enrichment statistics at 5, 10 and 20 kb with their pairwise concordance and every change of significance status. Sheets percentile_summary and percentile_terms give the Gene Ontology comparison between the 5 % and 10 % gene-set cut-offs. Sheets GO_grid_index, GO_grid_preservation, GO_grid_terms, GO_grid_concordance and headline_by_condition give the Gene Ontology results for all six combinations of window size and percentile, the fraction of published terms preserved in each, every term gained or lost, and each headline claim under every condition. Sheets geneset_stability and rank_stability give the gene-set overlap and rank agreement between window sizes.</w:t>
        </w:r>
      </w:ins>
    </w:p>
    <w:p w14:paraId="34FF74EB" w14:textId="77777777" w:rsidR="00014229" w:rsidRDefault="00D315AC">
      <w:pPr>
        <w:rPr>
          <w:ins w:id="566" w:author="Claude (G3 revision)" w:date="2026-08-07T00:00:00Z"/>
        </w:rPr>
      </w:pPr>
      <w:ins w:id="567" w:author="Claude (G3 revision)" w:date="2026-08-07T00:00:00Z">
        <w:r>
          <w:lastRenderedPageBreak/>
          <w:t>File S6. Extended discussion. The window-size literature review, the per-class and per-family mechanistic review and the TE-derived biomarker material, moved out of the Discussion at the reviewers' request and provided in full.</w:t>
        </w:r>
      </w:ins>
    </w:p>
    <w:p w14:paraId="11742E7F" w14:textId="77777777" w:rsidR="0007479E" w:rsidRDefault="0007479E" w:rsidP="00C76E75">
      <w:pPr>
        <w:spacing w:before="100" w:beforeAutospacing="1" w:after="100" w:afterAutospacing="1" w:line="240" w:lineRule="auto"/>
      </w:pPr>
    </w:p>
    <w:p w14:paraId="31286613"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68" w:author="Claude (G3 house style)" w:date="2026-08-04T12:00:00Z">
        <w:r>
          <w:rPr>
            <w:rFonts w:ascii="Times New Roman" w:eastAsia="Times New Roman" w:hAnsi="Times New Roman" w:cs="Times New Roman"/>
            <w:b/>
            <w:bCs/>
            <w:color w:val="000000"/>
            <w:sz w:val="24"/>
            <w:szCs w:val="24"/>
          </w:rPr>
          <w:delText>ACKNOWLEDGEMENTS</w:delText>
        </w:r>
      </w:del>
      <w:ins w:id="569" w:author="Claude (G3 house style)" w:date="2026-08-04T12:00:00Z">
        <w:r>
          <w:rPr>
            <w:rFonts w:ascii="Times New Roman" w:eastAsia="Times New Roman" w:hAnsi="Times New Roman" w:cs="Times New Roman"/>
            <w:b/>
            <w:bCs/>
            <w:color w:val="000000"/>
            <w:sz w:val="24"/>
            <w:szCs w:val="24"/>
          </w:rPr>
          <w:t>Acknowledgments</w:t>
        </w:r>
      </w:ins>
    </w:p>
    <w:p w14:paraId="75E0B99F" w14:textId="77777777" w:rsidR="00193F11" w:rsidRPr="00193F11" w:rsidRDefault="00193F11" w:rsidP="00C76E75">
      <w:pPr>
        <w:spacing w:before="100" w:beforeAutospacing="1" w:after="100" w:afterAutospacing="1" w:line="240" w:lineRule="auto"/>
      </w:pPr>
      <w:r>
        <w:t xml:space="preserve">I would like to express my sincere gratitude to the faculty and staff of the Department of Molecular Biology at Moscow State University. </w:t>
      </w:r>
      <w:del w:id="570" w:author="Claude (G3 house style)" w:date="2026-08-04T12:00:00Z">
        <w:r>
          <w:delText>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571" w:author="Claude (G3 house style)" w:date="2026-08-04T12:00:00Z">
        <w:r>
          <w:t>I am especially indebted to Professor Galina Belyakova, whose mentorship was fundamental in cultivating my interest in molecular and evolutionary biology.</w:t>
        </w:r>
      </w:ins>
    </w:p>
    <w:p w14:paraId="493DF6FB" w14:textId="77777777" w:rsidR="00193F11" w:rsidRPr="00193F11" w:rsidRDefault="00193F11" w:rsidP="00C76E75">
      <w:pPr>
        <w:spacing w:before="100" w:beforeAutospacing="1" w:after="100" w:afterAutospacing="1" w:line="240" w:lineRule="auto"/>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Oshchepkova </w:t>
      </w:r>
      <w:r>
        <w:t xml:space="preserve">and Anastasiya Yudina </w:t>
      </w:r>
      <w:r w:rsidRPr="00193F11">
        <w:t xml:space="preserve">for </w:t>
      </w:r>
      <w:r>
        <w:t>their</w:t>
      </w:r>
      <w:r w:rsidRPr="00193F11">
        <w:t xml:space="preserve"> invaluable intellectual contributions and steadfast emotional support throughout this work.</w:t>
      </w:r>
    </w:p>
    <w:p w14:paraId="6938DC83" w14:textId="77777777" w:rsidR="00193F11" w:rsidRPr="00193F11" w:rsidRDefault="00193F11" w:rsidP="00C76E75">
      <w:pPr>
        <w:spacing w:before="100" w:beforeAutospacing="1" w:after="100" w:afterAutospacing="1" w:line="240" w:lineRule="auto"/>
        <w:rPr>
          <w:del w:id="572" w:author="Claude (G3 house style)" w:date="2026-08-04T12:00:00Z"/>
        </w:rPr>
      </w:pPr>
      <w:del w:id="573"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45708BEB" w14:textId="77777777" w:rsidR="00193F11" w:rsidRPr="00193F11" w:rsidRDefault="00193F11" w:rsidP="00C76E75">
      <w:pPr>
        <w:spacing w:before="100" w:beforeAutospacing="1" w:after="100" w:afterAutospacing="1" w:line="240" w:lineRule="auto"/>
        <w:rPr>
          <w:del w:id="574" w:author="Claude (G3 house style)" w:date="2026-08-04T12:00:00Z"/>
        </w:rPr>
      </w:pPr>
      <w:del w:id="575" w:author="Claude (G3 house style)" w:date="2026-08-04T12:00:00Z">
        <w:r w:rsidRPr="00193F11">
          <w:delText xml:space="preserve">My deepest and most heartfelt appreciation goes to my wife, Irina Nikitina. Her unwavering support, encouragement, and belief in me transformed a collection of </w:delText>
        </w:r>
        <w:r>
          <w:delText>study</w:delText>
        </w:r>
        <w:r w:rsidRPr="00193F11">
          <w:delText xml:space="preserve"> efforts into the ambitious pursuit of</w:delText>
        </w:r>
        <w:r>
          <w:delText xml:space="preserve"> a </w:delText>
        </w:r>
        <w:r w:rsidR="000F47AF">
          <w:delText>full-scale</w:delText>
        </w:r>
        <w:r>
          <w:delText xml:space="preserve"> research program</w:delText>
        </w:r>
        <w:r w:rsidRPr="00193F11">
          <w:delText>. Her presence provided stability and strength during challenging periods, including times of illness, injury, and the complexities of relocating to Armenia with our young sons.</w:delText>
        </w:r>
      </w:del>
    </w:p>
    <w:p w14:paraId="09B499A8" w14:textId="77777777" w:rsidR="00193F11" w:rsidRPr="00193F11" w:rsidRDefault="00193F11" w:rsidP="00C76E75">
      <w:pPr>
        <w:spacing w:before="100" w:beforeAutospacing="1" w:after="100" w:afterAutospacing="1" w:line="240" w:lineRule="auto"/>
      </w:pPr>
      <w:r w:rsidRPr="00193F11">
        <w:t>I apologize to colleagues and researchers whose relevant work may not have been cited in this manuscript.</w:t>
      </w:r>
    </w:p>
    <w:p w14:paraId="3003C37F" w14:textId="77777777" w:rsidR="0007479E" w:rsidRDefault="0007479E"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78" w:author="Claude (G3 house style)" w:date="2026-08-04T12:00:00Z">
        <w:r>
          <w:rPr>
            <w:rFonts w:ascii="Times New Roman" w:eastAsia="Times New Roman" w:hAnsi="Times New Roman" w:cs="Times New Roman"/>
            <w:b/>
            <w:bCs/>
            <w:color w:val="000000"/>
            <w:sz w:val="24"/>
            <w:szCs w:val="24"/>
          </w:rPr>
          <w:delText>DATA AVAILABILITY</w:delText>
        </w:r>
      </w:del>
      <w:ins w:id="579" w:author="Claude (G3 house style)" w:date="2026-08-04T12:00:00Z">
        <w:r>
          <w:rPr>
            <w:rFonts w:ascii="Times New Roman" w:eastAsia="Times New Roman" w:hAnsi="Times New Roman" w:cs="Times New Roman"/>
            <w:b/>
            <w:bCs/>
            <w:color w:val="000000"/>
            <w:sz w:val="24"/>
            <w:szCs w:val="24"/>
          </w:rPr>
          <w:t>Data availability</w:t>
        </w:r>
      </w:ins>
    </w:p>
    <w:p w14:paraId="1B6FB648" w14:textId="77777777" w:rsidR="00E94375" w:rsidRDefault="008D0F77" w:rsidP="00C76E75">
      <w:pPr>
        <w:spacing w:line="240" w:lineRule="auto"/>
        <w:rPr>
          <w:del w:id="580" w:author="Claude (G3 revision)" w:date="2026-08-04T00:00:00Z"/>
        </w:rPr>
      </w:pPr>
      <w:del w:id="581" w:author="Claude (G3 revision)" w:date="2026-08-04T00:00:00Z">
        <w:r>
          <w:delText>All code used for</w:delText>
        </w:r>
        <w:r w:rsidR="00C36A42">
          <w:delText xml:space="preserve"> the comprehensive</w:delText>
        </w:r>
        <w:r>
          <w:delText xml:space="preserve"> proximity mapping, statistical analysis, and GO functional networking is available in the GitHub repository: </w:delText>
        </w:r>
      </w:del>
      <w:r w:rsidR="00E94375">
        <w:fldChar w:fldCharType="begin"/>
      </w:r>
      <w:r w:rsidR="00E94375">
        <w:instrText>HYPERLINK "https://github.com/Nikit357/T2T_genes_evolution" \t "_blank"</w:instrText>
      </w:r>
      <w:r w:rsidR="00E94375">
        <w:fldChar w:fldCharType="separate"/>
      </w:r>
      <w:del w:id="582" w:author="Claude (G3 revision)" w:date="2026-08-04T00:00:00Z">
        <w:r w:rsidR="00E94375">
          <w:rPr>
            <w:rStyle w:val="citation-666"/>
            <w:rFonts w:eastAsiaTheme="majorEastAsia"/>
            <w:color w:val="0000FF"/>
            <w:u w:val="single"/>
          </w:rPr>
          <w:delText>https://github.com/Nikit357/T2T_genes_evolution</w:delText>
        </w:r>
      </w:del>
      <w:r w:rsidR="00E94375">
        <w:fldChar w:fldCharType="end"/>
      </w:r>
      <w:del w:id="583" w:author="Claude (G3 revision)" w:date="2026-08-04T00:00:00Z">
        <w:r w:rsidR="00E94375">
          <w:delText>.</w:delText>
        </w:r>
      </w:del>
    </w:p>
    <w:p w14:paraId="27B0A526" w14:textId="77777777" w:rsidR="005762DF" w:rsidRDefault="00D315AC" w:rsidP="00C76E75">
      <w:pPr>
        <w:spacing w:line="240" w:lineRule="auto"/>
      </w:pPr>
      <w:r>
        <w:t>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p>
    <w:p w14:paraId="3EBC7719" w14:textId="77777777" w:rsidR="008D0F77" w:rsidRDefault="00FD5DE9" w:rsidP="00C76E75">
      <w:pPr>
        <w:spacing w:line="240" w:lineRule="auto"/>
      </w:pPr>
      <w:del w:id="584" w:author="Claude (G3 revision)" w:date="2026-08-04T00:00:00Z">
        <w:r>
          <w:delText>Tables of TE-gene intersections, including divergence and family-level enrichment statistics, have been deposited in the same GitHub repository.</w:delText>
        </w:r>
      </w:del>
      <w:ins w:id="585" w:author="Claude (G3 revision)" w:date="2026-08-04T00:00:00Z">
        <w:r>
          <w:t xml:space="preserve">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File S1, sheet enrichment_classes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w:t>
        </w:r>
        <w:r>
          <w:lastRenderedPageBreak/>
          <w:t>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14:paraId="5F31E12F" w14:textId="77777777" w:rsidR="005762DF" w:rsidRDefault="00D315AC" w:rsidP="00C76E75">
      <w:pPr>
        <w:spacing w:line="240" w:lineRule="auto"/>
        <w:rPr>
          <w:ins w:id="586" w:author="Claude (G3 revision)" w:date="2026-08-04T00:00:00Z"/>
        </w:rPr>
      </w:pPr>
      <w:ins w:id="587" w:author="Claude (G3 revision)" w:date="2026-08-04T00:00:00Z">
        <w:r>
          <w:t>The TE annotation, the TSS 10 kb windows, the gene sets used for Gene Ontology analysis and the interferon-alpha domain are also available as a UCSC Genome Browser track hub on the hs1 (T2T-CHM13v2.0) assembly, colored by TE class to match the figures. Hub URL: https://nikit357.github.io/T2T_transposons_genes/trackhub/hub.txt. The domain discussed above opens directly at https://genome.ucsc.edu/cgi-bin/hgTracks?db=hs1&amp;hubUrl=https://nikit357.github.io/T2T_transposons_genes/trackhub/hub.txt&amp;position=chr9:21150692-21370055.</w:t>
        </w:r>
      </w:ins>
    </w:p>
    <w:p w14:paraId="17989F85" w14:textId="77777777" w:rsidR="005762DF" w:rsidRDefault="00D315AC" w:rsidP="00C76E75">
      <w:pPr>
        <w:spacing w:line="240" w:lineRule="auto"/>
        <w:rPr>
          <w:ins w:id="588" w:author="Claude (G3 house style)" w:date="2026-08-04T12:00:00Z"/>
        </w:rPr>
      </w:pPr>
      <w:ins w:id="589" w:author="Claude (G3 house style)" w:date="2026-08-04T12:00:00Z">
        <w:r>
          <w:t>Transposable element annotations were obtained from the UCSC RepeatMasker track for T2T-CHM13v2.0 (hs1) and gene annotations from NCBI RefSeq All (hs1), both via the UCSC Table Browser.</w:t>
        </w:r>
      </w:ins>
    </w:p>
    <w:p w14:paraId="552C63D1" w14:textId="77777777" w:rsidR="005762DF" w:rsidRDefault="00D315AC" w:rsidP="00C76E75">
      <w:pPr>
        <w:spacing w:line="240" w:lineRule="auto"/>
        <w:rPr>
          <w:ins w:id="590" w:author="Claude (G3 revision)" w:date="2026-08-04T00:00:00Z"/>
        </w:rPr>
      </w:pPr>
      <w:ins w:id="591" w:author="Claude (G3 revision)" w:date="2026-08-04T00:00:00Z">
        <w:r>
          <w:t>An archival snapshot of the repository at the time of publication is deposited in Zenodo under DOI [ZENODO DOI].</w:t>
        </w:r>
      </w:ins>
    </w:p>
    <w:p w14:paraId="22FE331A" w14:textId="77777777" w:rsidR="005762DF" w:rsidRDefault="00D315AC" w:rsidP="00C76E75">
      <w:pPr>
        <w:spacing w:line="240" w:lineRule="auto"/>
        <w:rPr>
          <w:ins w:id="592" w:author="Claude (G3 house style)" w:date="2026-08-04T12:00:00Z"/>
        </w:rPr>
      </w:pPr>
      <w:ins w:id="593" w:author="Claude (G3 house style)" w:date="2026-08-04T12:00:00Z">
        <w:r>
          <w:t>The supplementary tables are provided as five thematic workbooks, described one by one in the Supplementary material section, each opening with a README sheet that names the script that produced it. The enrichment sheets of File S1 and every Gene Ontology sheet of File S3 carry both raw and FDR-adjusted p-values, so any reader can apply an alternative multiple-testing correction.</w:t>
        </w:r>
      </w:ins>
    </w:p>
    <w:p w14:paraId="36D555A2" w14:textId="77777777" w:rsidR="00BA1E5B" w:rsidRPr="0007479E" w:rsidRDefault="00BA1E5B" w:rsidP="00C76E75">
      <w:pPr>
        <w:spacing w:line="240" w:lineRule="auto"/>
      </w:pPr>
    </w:p>
    <w:p w14:paraId="3142F328" w14:textId="77777777" w:rsidR="0007479E" w:rsidRPr="00170EDA" w:rsidRDefault="0007479E" w:rsidP="00C76E75">
      <w:pPr>
        <w:spacing w:line="240" w:lineRule="auto"/>
        <w:rPr>
          <w:color w:val="000000"/>
        </w:rPr>
      </w:pPr>
    </w:p>
    <w:p w14:paraId="70770E0F" w14:textId="77777777" w:rsidR="005762DF" w:rsidRDefault="00D315AC" w:rsidP="00C76E75">
      <w:pPr>
        <w:pStyle w:val="Heading1"/>
        <w:spacing w:line="240" w:lineRule="auto"/>
        <w:rPr>
          <w:ins w:id="598" w:author="Claude (G3 house style)" w:date="2026-08-04T12:00:00Z"/>
        </w:rPr>
      </w:pPr>
      <w:ins w:id="599" w:author="Claude (G3 house style)" w:date="2026-08-04T12:00:00Z">
        <w:r>
          <w:t>Funding</w:t>
        </w:r>
      </w:ins>
    </w:p>
    <w:p w14:paraId="22634F0F" w14:textId="77777777" w:rsidR="00193F11" w:rsidRPr="00193F11" w:rsidRDefault="00193F11" w:rsidP="00C76E75">
      <w:pPr>
        <w:spacing w:before="100" w:beforeAutospacing="1" w:after="100" w:afterAutospacing="1" w:line="240" w:lineRule="auto"/>
      </w:pPr>
      <w:r w:rsidRPr="00193F11">
        <w:t>This research was conducted without specific funding from public, commercial, or non-profit funding agencies.</w:t>
      </w:r>
    </w:p>
    <w:p w14:paraId="56DCC4CB" w14:textId="77777777" w:rsidR="00DE13E5" w:rsidRDefault="00DE13E5" w:rsidP="00C76E75">
      <w:pPr>
        <w:spacing w:before="100" w:beforeAutospacing="1" w:after="100" w:afterAutospacing="1" w:line="240" w:lineRule="auto"/>
      </w:pPr>
    </w:p>
    <w:p w14:paraId="55B837E8" w14:textId="77777777" w:rsidR="00DE13E5" w:rsidRDefault="00DE13E5" w:rsidP="00C76E75">
      <w:pPr>
        <w:spacing w:line="240" w:lineRule="auto"/>
      </w:pPr>
      <w:del w:id="602" w:author="Claude (G3 revision)" w:date="2026-08-04T00:00:00Z">
        <w:r>
          <w:delText>Table 1. Enrichment of TE classes in gene TSS neighborhoods.</w:delText>
        </w:r>
      </w:del>
    </w:p>
    <w:p w14:paraId="5B22CAD4" w14:textId="77777777" w:rsidR="005762DF" w:rsidRDefault="00D315AC" w:rsidP="00C76E75">
      <w:pPr>
        <w:spacing w:line="240" w:lineRule="auto"/>
        <w:rPr>
          <w:ins w:id="681" w:author="Claude (G3 revision)" w:date="2026-08-04T00:00:00Z"/>
        </w:rPr>
      </w:pPr>
    </w:p>
    <w:p w14:paraId="4EE788C6"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0" w:author="Claude (G3 house style)" w:date="2026-08-04T12:00:00Z">
        <w:r>
          <w:rPr>
            <w:rFonts w:ascii="Times New Roman" w:eastAsia="Times New Roman" w:hAnsi="Times New Roman" w:cs="Times New Roman"/>
            <w:b/>
            <w:bCs/>
            <w:color w:val="000000"/>
            <w:sz w:val="24"/>
            <w:szCs w:val="24"/>
          </w:rPr>
          <w:delText>CONFLICT OF INTEREST</w:delText>
        </w:r>
      </w:del>
      <w:ins w:id="761" w:author="Claude (G3 house style)" w:date="2026-08-04T12:00:00Z">
        <w:r>
          <w:rPr>
            <w:rFonts w:ascii="Times New Roman" w:eastAsia="Times New Roman" w:hAnsi="Times New Roman" w:cs="Times New Roman"/>
            <w:b/>
            <w:bCs/>
            <w:color w:val="000000"/>
            <w:sz w:val="24"/>
            <w:szCs w:val="24"/>
          </w:rPr>
          <w:t>Conflicts of interest</w:t>
        </w:r>
      </w:ins>
    </w:p>
    <w:p w14:paraId="2376E8AD" w14:textId="77777777" w:rsidR="00DE13E5" w:rsidRPr="0044739A" w:rsidRDefault="00DE13E5" w:rsidP="00C76E75">
      <w:pPr>
        <w:spacing w:before="100" w:beforeAutospacing="1" w:after="100" w:afterAutospacing="1" w:line="240" w:lineRule="auto"/>
      </w:pPr>
      <w:r>
        <w:t>The author declares no conflict of interest.</w:t>
      </w:r>
    </w:p>
    <w:p w14:paraId="23C8F909"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2" w:author="Claude (G3 house style)" w:date="2026-08-04T12:00:00Z">
        <w:r>
          <w:rPr>
            <w:rFonts w:ascii="Times New Roman" w:eastAsia="Times New Roman" w:hAnsi="Times New Roman" w:cs="Times New Roman"/>
            <w:b/>
            <w:bCs/>
            <w:color w:val="000000"/>
            <w:sz w:val="24"/>
            <w:szCs w:val="24"/>
          </w:rPr>
          <w:delText>AUTHORS CONTRIBUTION</w:delText>
        </w:r>
      </w:del>
      <w:r>
        <w:rPr>
          <w:rFonts w:ascii="Times New Roman" w:eastAsia="Times New Roman" w:hAnsi="Times New Roman" w:cs="Times New Roman"/>
          <w:b/>
          <w:bCs/>
          <w:color w:val="000000"/>
          <w:sz w:val="24"/>
          <w:szCs w:val="24"/>
        </w:rPr>
        <w:t>Author contributions</w:t>
      </w:r>
    </w:p>
    <w:p w14:paraId="70068CFB" w14:textId="77777777" w:rsidR="00CA3330" w:rsidRPr="00CA3330" w:rsidRDefault="00CA3330" w:rsidP="00C76E75">
      <w:pPr>
        <w:spacing w:before="100" w:beforeAutospacing="1" w:after="100" w:afterAutospacing="1" w:line="240" w:lineRule="auto"/>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465B7AA9" w14:textId="77777777" w:rsidR="00DE13E5" w:rsidRDefault="00CA3330" w:rsidP="00C76E75">
      <w:pPr>
        <w:spacing w:before="100" w:beforeAutospacing="1" w:after="100" w:afterAutospacing="1" w:line="240" w:lineRule="auto"/>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3490E6E0" w14:textId="77777777" w:rsidR="008F1A0C" w:rsidRPr="0044739A" w:rsidRDefault="008F1A0C" w:rsidP="008F1A0C">
      <w:pPr>
        <w:spacing w:before="100" w:beforeAutospacing="1" w:after="100" w:afterAutospacing="1" w:line="240" w:lineRule="auto"/>
      </w:pPr>
    </w:p>
    <w:p w14:paraId="38D19610" w14:textId="40A98E2A" w:rsidR="008F1A0C" w:rsidRPr="008F1A0C" w:rsidRDefault="008F1A0C" w:rsidP="008F1A0C">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3" w:author="Claude (G3 house style)" w:date="2026-08-04T12:00:00Z">
        <w:r>
          <w:rPr>
            <w:rFonts w:ascii="Times New Roman" w:eastAsia="Times New Roman" w:hAnsi="Times New Roman" w:cs="Times New Roman"/>
            <w:b/>
            <w:bCs/>
            <w:color w:val="000000"/>
            <w:sz w:val="24"/>
            <w:szCs w:val="24"/>
          </w:rPr>
          <w:delText>AUTHORS CONTRIBUTION</w:delText>
        </w:r>
      </w:del>
      <w:r w:rsidRPr="008F1A0C">
        <w:rPr>
          <w:rStyle w:val="normaltextrun"/>
          <w:rFonts w:ascii="Times New Roman" w:hAnsi="Times New Roman" w:cs="Times New Roman"/>
          <w:b/>
          <w:bCs/>
          <w:color w:val="000000"/>
          <w:sz w:val="24"/>
          <w:szCs w:val="24"/>
        </w:rPr>
        <w:t xml:space="preserve"> </w:t>
      </w:r>
      <w:r>
        <w:rPr>
          <w:rStyle w:val="normaltextrun"/>
          <w:rFonts w:ascii="Times New Roman" w:hAnsi="Times New Roman" w:cs="Times New Roman"/>
          <w:b/>
          <w:bCs/>
          <w:color w:val="000000"/>
          <w:sz w:val="24"/>
          <w:szCs w:val="24"/>
        </w:rPr>
        <w:t>Ethical statement</w:t>
      </w:r>
    </w:p>
    <w:p w14:paraId="5B76BFC0" w14:textId="77777777" w:rsidR="008F1A0C" w:rsidRDefault="008F1A0C" w:rsidP="008F1A0C">
      <w:pPr>
        <w:spacing w:line="240" w:lineRule="auto"/>
      </w:pPr>
      <w:r>
        <w:t xml:space="preserve">This study represents a purely computational analysis based on publicly available genomic datasets. All data analyzed were </w:t>
      </w:r>
      <w:del w:id="1408" w:author="Claude (scientific review 2026-08-10)" w:date="2026-08-10T00:00:00Z">
        <w:r>
          <w:delText xml:space="preserve">obtained from the T2T genome assembly and the RepeatMasker track</w:delText>
        </w:r>
      </w:del>
      <w:ins w:id="1409" w:author="Claude (scientific review 2026-08-10)" w:date="2026-08-10T00:00:00Z">
        <w:r>
          <w:t xml:space="preserve">obtained from the T2T genome assembly and the RepeatMasker track. No new biological material was collected and the work did not involve human participants, animal subjects or experimental interventions, so no institutional review board approval or informed consent was required.</w:t>
        </w:r>
      </w:ins>
    </w:p>
    <w:p w14:paraId="74F34EDF" w14:textId="77777777" w:rsidR="008F1A0C" w:rsidRPr="0044739A" w:rsidRDefault="008F1A0C" w:rsidP="00C76E75">
      <w:pPr>
        <w:spacing w:before="100" w:beforeAutospacing="1" w:after="100" w:afterAutospacing="1" w:line="240" w:lineRule="auto"/>
      </w:pPr>
    </w:p>
    <w:p w14:paraId="3E7D7A70"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64" w:author="Claude (G3 house style)" w:date="2026-08-04T12:00:00Z">
        <w:r>
          <w:rPr>
            <w:rFonts w:ascii="Times New Roman" w:eastAsia="Times New Roman" w:hAnsi="Times New Roman" w:cs="Times New Roman"/>
            <w:b/>
            <w:bCs/>
            <w:color w:val="000000"/>
            <w:sz w:val="24"/>
            <w:szCs w:val="24"/>
          </w:rPr>
          <w:delText>REFERENCES</w:delText>
        </w:r>
      </w:del>
      <w:ins w:id="765" w:author="Claude (G3 house style)" w:date="2026-08-04T12:00:00Z">
        <w:r>
          <w:rPr>
            <w:rFonts w:ascii="Times New Roman" w:eastAsia="Times New Roman" w:hAnsi="Times New Roman" w:cs="Times New Roman"/>
            <w:b/>
            <w:bCs/>
            <w:color w:val="000000"/>
            <w:sz w:val="24"/>
            <w:szCs w:val="24"/>
          </w:rPr>
          <w:t>Literature cited</w:t>
        </w:r>
      </w:ins>
    </w:p>
    <w:p w14:paraId="6ECEFABE" w14:textId="77777777" w:rsidR="00DE13E5" w:rsidRPr="001E0A42" w:rsidRDefault="00DE13E5" w:rsidP="00C76E75">
      <w:pPr>
        <w:spacing w:line="240" w:lineRule="auto"/>
        <w:rPr>
          <w:color w:val="000000"/>
        </w:rPr>
      </w:pPr>
    </w:p>
    <w:sdt>
      <w:sdtPr>
        <w:rPr>
          <w:color w:val="000000"/>
        </w:rPr>
        <w:tag w:val="MENDELEY_BIBLIOGRAPHY"/>
        <w:id w:val="825327846"/>
        <w:placeholder>
          <w:docPart w:val="DefaultPlaceholder_-1854013440"/>
        </w:placeholder>
      </w:sdtPr>
      <w:sdtEndPr/>
      <w:sdtContent>
        <w:p w14:paraId="157645FC" w14:textId="77777777" w:rsidR="007B7AD9" w:rsidRPr="007B7AD9" w:rsidRDefault="007B7AD9" w:rsidP="00C76E75">
          <w:pPr>
            <w:autoSpaceDE w:val="0"/>
            <w:autoSpaceDN w:val="0"/>
            <w:spacing w:line="240" w:lineRule="auto"/>
            <w:ind w:hanging="480"/>
            <w:divId w:val="1494107730"/>
            <w:rPr>
              <w:color w:val="000000"/>
            </w:rPr>
          </w:pPr>
          <w:r w:rsidRPr="007B7AD9">
            <w:rPr>
              <w:color w:val="000000"/>
            </w:rPr>
            <w:t xml:space="preserve">Adamyan L, Aznaurova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J Minim Invasive Gynecol</w:t>
          </w:r>
          <w:r w:rsidRPr="007B7AD9">
            <w:rPr>
              <w:color w:val="000000"/>
            </w:rPr>
            <w:t xml:space="preserve"> 2021;</w:t>
          </w:r>
          <w:r w:rsidRPr="007B7AD9">
            <w:rPr>
              <w:b/>
              <w:bCs/>
              <w:color w:val="000000"/>
            </w:rPr>
            <w:t>28</w:t>
          </w:r>
          <w:r w:rsidRPr="007B7AD9">
            <w:rPr>
              <w:color w:val="000000"/>
            </w:rPr>
            <w:t>(10):1774–85. https://doi.org/10.1016/j.jmig.2021.03.011.</w:t>
          </w:r>
        </w:p>
        <w:p w14:paraId="75678ADE" w14:textId="77777777" w:rsidR="007B7AD9" w:rsidRPr="007B7AD9" w:rsidRDefault="007B7AD9" w:rsidP="00C76E75">
          <w:pPr>
            <w:autoSpaceDE w:val="0"/>
            <w:autoSpaceDN w:val="0"/>
            <w:spacing w:line="240" w:lineRule="auto"/>
            <w:ind w:hanging="480"/>
            <w:divId w:val="444469845"/>
            <w:rPr>
              <w:color w:val="000000"/>
            </w:rPr>
          </w:pPr>
          <w:r w:rsidRPr="007B7AD9">
            <w:rPr>
              <w:color w:val="000000"/>
            </w:rPr>
            <w:t xml:space="preserve">Apostolou E, Thanos D. Virus Infection Induces NF-κB-Dependent Interchromosomal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0475AF0" w14:textId="77777777" w:rsidR="007B7AD9" w:rsidRPr="007B7AD9" w:rsidRDefault="007B7AD9" w:rsidP="00C76E75">
          <w:pPr>
            <w:autoSpaceDE w:val="0"/>
            <w:autoSpaceDN w:val="0"/>
            <w:spacing w:line="240" w:lineRule="auto"/>
            <w:ind w:hanging="480"/>
            <w:divId w:val="195893409"/>
            <w:rPr>
              <w:color w:val="000000"/>
            </w:rPr>
          </w:pPr>
          <w:r w:rsidRPr="007B7AD9">
            <w:rPr>
              <w:color w:val="000000"/>
            </w:rPr>
            <w:t xml:space="preserve">Barnada SM, Isopi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 Genet</w:t>
          </w:r>
          <w:r w:rsidRPr="007B7AD9">
            <w:rPr>
              <w:color w:val="000000"/>
            </w:rPr>
            <w:t xml:space="preserve"> 2022;</w:t>
          </w:r>
          <w:r w:rsidRPr="007B7AD9">
            <w:rPr>
              <w:b/>
              <w:bCs/>
              <w:color w:val="000000"/>
            </w:rPr>
            <w:t>18</w:t>
          </w:r>
          <w:r w:rsidRPr="007B7AD9">
            <w:rPr>
              <w:color w:val="000000"/>
            </w:rPr>
            <w:t>(6):e1010225. https://doi.org/10.1371/JOURNAL.PGEN.1010225.</w:t>
          </w:r>
        </w:p>
        <w:p w14:paraId="6C787F6D" w14:textId="77777777" w:rsidR="007B7AD9" w:rsidRPr="007B7AD9" w:rsidRDefault="007B7AD9" w:rsidP="00C76E75">
          <w:pPr>
            <w:autoSpaceDE w:val="0"/>
            <w:autoSpaceDN w:val="0"/>
            <w:spacing w:line="240" w:lineRule="auto"/>
            <w:ind w:hanging="480"/>
            <w:divId w:val="1125467694"/>
            <w:rPr>
              <w:color w:val="000000"/>
            </w:rPr>
          </w:pPr>
          <w:r w:rsidRPr="007B7AD9">
            <w:rPr>
              <w:color w:val="000000"/>
            </w:rPr>
            <w:t xml:space="preserve">Barro-Trastoy D, Köhler C. Helitrons: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65BD7B6C" w14:textId="77777777" w:rsidR="007B7AD9" w:rsidRPr="007B7AD9" w:rsidRDefault="007B7AD9" w:rsidP="00C76E75">
          <w:pPr>
            <w:autoSpaceDE w:val="0"/>
            <w:autoSpaceDN w:val="0"/>
            <w:spacing w:line="240" w:lineRule="auto"/>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2011;</w:t>
          </w:r>
          <w:r w:rsidRPr="007B7AD9">
            <w:rPr>
              <w:b/>
              <w:bCs/>
              <w:color w:val="000000"/>
            </w:rPr>
            <w:t>12</w:t>
          </w:r>
          <w:r w:rsidRPr="007B7AD9">
            <w:rPr>
              <w:color w:val="000000"/>
            </w:rPr>
            <w:t>:187. https://doi.org/10.1146/ANNUREV-GENOM-082509-141802.</w:t>
          </w:r>
        </w:p>
        <w:p w14:paraId="3134BD9F" w14:textId="77777777" w:rsidR="007B7AD9" w:rsidRPr="007B7AD9" w:rsidRDefault="007B7AD9" w:rsidP="00C76E75">
          <w:pPr>
            <w:autoSpaceDE w:val="0"/>
            <w:autoSpaceDN w:val="0"/>
            <w:spacing w:line="240" w:lineRule="auto"/>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4F5B3901" w14:textId="77777777" w:rsidR="007B7AD9" w:rsidRPr="007B7AD9" w:rsidRDefault="007B7AD9" w:rsidP="00C76E75">
          <w:pPr>
            <w:autoSpaceDE w:val="0"/>
            <w:autoSpaceDN w:val="0"/>
            <w:spacing w:line="240" w:lineRule="auto"/>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79A6B6B3" w14:textId="77777777" w:rsidR="007B7AD9" w:rsidRPr="007B7AD9" w:rsidRDefault="007B7AD9" w:rsidP="00C76E75">
          <w:pPr>
            <w:autoSpaceDE w:val="0"/>
            <w:autoSpaceDN w:val="0"/>
            <w:spacing w:line="240" w:lineRule="auto"/>
            <w:ind w:hanging="480"/>
            <w:divId w:val="1476143152"/>
            <w:rPr>
              <w:color w:val="000000"/>
            </w:rPr>
          </w:pPr>
          <w:r w:rsidRPr="007B7AD9">
            <w:rPr>
              <w:color w:val="000000"/>
            </w:rPr>
            <w:t xml:space="preserve">Biswas SS. ChatGPT for Research and Publication: A Step-by-Step Guide. </w:t>
          </w:r>
          <w:r w:rsidRPr="007B7AD9">
            <w:rPr>
              <w:i/>
              <w:iCs/>
              <w:color w:val="000000"/>
            </w:rPr>
            <w:t>The Journal of Pediatric Pharmacology and Therapeutics : JPPT</w:t>
          </w:r>
          <w:r w:rsidRPr="007B7AD9">
            <w:rPr>
              <w:color w:val="000000"/>
            </w:rPr>
            <w:t xml:space="preserve"> 2023;</w:t>
          </w:r>
          <w:r w:rsidRPr="007B7AD9">
            <w:rPr>
              <w:b/>
              <w:bCs/>
              <w:color w:val="000000"/>
            </w:rPr>
            <w:t>28</w:t>
          </w:r>
          <w:r w:rsidRPr="007B7AD9">
            <w:rPr>
              <w:color w:val="000000"/>
            </w:rPr>
            <w:t>(6):576. https://doi.org/10.5863/1551-6776-28.6.576.</w:t>
          </w:r>
        </w:p>
        <w:p w14:paraId="0BBBDAFB" w14:textId="77777777" w:rsidR="007B7AD9" w:rsidRPr="007B7AD9" w:rsidRDefault="007B7AD9" w:rsidP="00C76E75">
          <w:pPr>
            <w:autoSpaceDE w:val="0"/>
            <w:autoSpaceDN w:val="0"/>
            <w:spacing w:line="240" w:lineRule="auto"/>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40CC7C84" w14:textId="77777777" w:rsidR="007B7AD9" w:rsidRPr="007B7AD9" w:rsidRDefault="007B7AD9" w:rsidP="00C76E75">
          <w:pPr>
            <w:autoSpaceDE w:val="0"/>
            <w:autoSpaceDN w:val="0"/>
            <w:spacing w:line="240" w:lineRule="auto"/>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J Comput Sci</w:t>
          </w:r>
          <w:r w:rsidRPr="007B7AD9">
            <w:rPr>
              <w:color w:val="000000"/>
            </w:rPr>
            <w:t xml:space="preserve"> 2023;</w:t>
          </w:r>
          <w:r w:rsidRPr="007B7AD9">
            <w:rPr>
              <w:b/>
              <w:bCs/>
              <w:color w:val="000000"/>
            </w:rPr>
            <w:t>67</w:t>
          </w:r>
          <w:r w:rsidRPr="007B7AD9">
            <w:rPr>
              <w:color w:val="000000"/>
            </w:rPr>
            <w:t>:101959. https://doi.org/10.1016/J.JOCS.2023.101959.</w:t>
          </w:r>
        </w:p>
        <w:p w14:paraId="7FD1A9AB" w14:textId="77777777" w:rsidR="007B7AD9" w:rsidRPr="007B7AD9" w:rsidRDefault="007B7AD9" w:rsidP="00C76E75">
          <w:pPr>
            <w:autoSpaceDE w:val="0"/>
            <w:autoSpaceDN w:val="0"/>
            <w:spacing w:line="240" w:lineRule="auto"/>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(D1):D1331–5. https://doi.org/10.1093/NAR/GKAF1250.</w:t>
          </w:r>
        </w:p>
        <w:p w14:paraId="2966FD88" w14:textId="77777777" w:rsidR="007B7AD9" w:rsidRPr="007B7AD9" w:rsidRDefault="007B7AD9" w:rsidP="00C76E75">
          <w:pPr>
            <w:autoSpaceDE w:val="0"/>
            <w:autoSpaceDN w:val="0"/>
            <w:spacing w:line="240" w:lineRule="auto"/>
            <w:ind w:hanging="480"/>
            <w:divId w:val="965088419"/>
            <w:rPr>
              <w:color w:val="000000"/>
            </w:rPr>
          </w:pPr>
          <w:r w:rsidRPr="007B7AD9">
            <w:rPr>
              <w:color w:val="000000"/>
            </w:rPr>
            <w:t xml:space="preserve">Catherall-Ostler AM, Dixit T. The Constructive Neutral Evolution of Behaviour. </w:t>
          </w:r>
          <w:r w:rsidRPr="007B7AD9">
            <w:rPr>
              <w:i/>
              <w:iCs/>
              <w:color w:val="000000"/>
            </w:rPr>
            <w:t>Ecol Evol</w:t>
          </w:r>
          <w:r w:rsidRPr="007B7AD9">
            <w:rPr>
              <w:color w:val="000000"/>
            </w:rPr>
            <w:t xml:space="preserve"> 2025;</w:t>
          </w:r>
          <w:r w:rsidRPr="007B7AD9">
            <w:rPr>
              <w:b/>
              <w:bCs/>
              <w:color w:val="000000"/>
            </w:rPr>
            <w:t>15</w:t>
          </w:r>
          <w:r w:rsidRPr="007B7AD9">
            <w:rPr>
              <w:color w:val="000000"/>
            </w:rPr>
            <w:t>(7):e71736. https://doi.org/10.1002/ECE3.71736.</w:t>
          </w:r>
        </w:p>
        <w:p w14:paraId="6F192059" w14:textId="77777777" w:rsidR="007B7AD9" w:rsidRPr="007B7AD9" w:rsidRDefault="007B7AD9" w:rsidP="00C76E75">
          <w:pPr>
            <w:autoSpaceDE w:val="0"/>
            <w:autoSpaceDN w:val="0"/>
            <w:spacing w:line="240" w:lineRule="auto"/>
            <w:ind w:hanging="480"/>
            <w:divId w:val="519203033"/>
            <w:rPr>
              <w:color w:val="000000"/>
            </w:rPr>
          </w:pPr>
          <w:r>
            <w:rPr>
              <w:color w:val="000000"/>
            </w:rPr>
            <w:t xml:space="preserve">Cazottes E, Alfeghaly C, Rognard C et al. Remodeling of </w:t>
          </w:r>
          <w:del w:id="766" w:author="Claude (G3 house style)" w:date="2026-08-04T12:00:00Z">
            <w:r>
              <w:rPr>
                <w:color w:val="000000"/>
              </w:rPr>
              <w:delText>XIST</w:delText>
            </w:r>
          </w:del>
          <w:ins w:id="767" w:author="Claude (G3 house style)" w:date="2026-08-04T12:00:00Z">
            <w:r>
              <w:rPr>
                <w:i/>
                <w:color w:val="000000"/>
              </w:rPr>
              <w:t>XIST</w:t>
            </w:r>
          </w:ins>
          <w:r>
            <w:rPr>
              <w:color w:val="000000"/>
            </w:rPr>
            <w:t xml:space="preserve"> regulatory landscape during primate evolution. Sci Adv 2026;12(3):eadw5839. https://doi.org/10.1126/SCIADV.ADW5839;ISSUE:ISSUE:DOI.</w:t>
          </w:r>
        </w:p>
        <w:p w14:paraId="31FADD49" w14:textId="77777777" w:rsidR="007B7AD9" w:rsidRPr="007B7AD9" w:rsidRDefault="007B7AD9" w:rsidP="00C76E75">
          <w:pPr>
            <w:autoSpaceDE w:val="0"/>
            <w:autoSpaceDN w:val="0"/>
            <w:spacing w:line="240" w:lineRule="auto"/>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00080307" w14:textId="77777777" w:rsidR="007B7AD9" w:rsidRPr="007B7AD9" w:rsidRDefault="007B7AD9" w:rsidP="00C76E75">
          <w:pPr>
            <w:autoSpaceDE w:val="0"/>
            <w:autoSpaceDN w:val="0"/>
            <w:spacing w:line="240" w:lineRule="auto"/>
            <w:ind w:hanging="480"/>
            <w:divId w:val="1487816000"/>
            <w:rPr>
              <w:color w:val="000000"/>
            </w:rPr>
          </w:pPr>
          <w:r w:rsidRPr="007B7AD9">
            <w:rPr>
              <w:color w:val="000000"/>
            </w:rPr>
            <w:t xml:space="preserve">Chuong EB, Elde NC, Feschotte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4E68DE49" w14:textId="77777777" w:rsidR="007B7AD9" w:rsidRPr="007B7AD9" w:rsidRDefault="007B7AD9" w:rsidP="00C76E75">
          <w:pPr>
            <w:autoSpaceDE w:val="0"/>
            <w:autoSpaceDN w:val="0"/>
            <w:spacing w:line="240" w:lineRule="auto"/>
            <w:ind w:hanging="480"/>
            <w:divId w:val="708576239"/>
            <w:rPr>
              <w:color w:val="000000"/>
            </w:rPr>
          </w:pPr>
          <w:r w:rsidRPr="007B7AD9">
            <w:rPr>
              <w:color w:val="000000"/>
            </w:rPr>
            <w:lastRenderedPageBreak/>
            <w:t xml:space="preserve">Cipta NO, Zeng Y, Wong KW </w:t>
          </w:r>
          <w:r w:rsidRPr="007B7AD9">
            <w:rPr>
              <w:i/>
              <w:iCs/>
              <w:color w:val="000000"/>
            </w:rPr>
            <w:t>et al.</w:t>
          </w:r>
          <w:r w:rsidRPr="007B7AD9">
            <w:rPr>
              <w:color w:val="000000"/>
            </w:rPr>
            <w:t xml:space="preserve"> Rewiring of SINE-MIR enhancer topology and Esrrb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8247FF2" w14:textId="77777777" w:rsidR="007B7AD9" w:rsidRPr="007B7AD9" w:rsidRDefault="007B7AD9" w:rsidP="00C76E75">
          <w:pPr>
            <w:autoSpaceDE w:val="0"/>
            <w:autoSpaceDN w:val="0"/>
            <w:spacing w:line="240" w:lineRule="auto"/>
            <w:ind w:hanging="480"/>
            <w:divId w:val="2025401455"/>
            <w:rPr>
              <w:color w:val="000000"/>
            </w:rPr>
          </w:pPr>
          <w:r w:rsidRPr="007B7AD9">
            <w:rPr>
              <w:color w:val="000000"/>
            </w:rPr>
            <w:t xml:space="preserve">Comanici G, Bieber E, Schaekermann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1B4D3DD5" w14:textId="77777777" w:rsidR="007B7AD9" w:rsidRPr="007B7AD9" w:rsidRDefault="007B7AD9" w:rsidP="00C76E75">
          <w:pPr>
            <w:autoSpaceDE w:val="0"/>
            <w:autoSpaceDN w:val="0"/>
            <w:spacing w:line="240" w:lineRule="auto"/>
            <w:ind w:hanging="480"/>
            <w:divId w:val="552429309"/>
            <w:rPr>
              <w:color w:val="000000"/>
            </w:rPr>
          </w:pPr>
          <w:r w:rsidRPr="007B7AD9">
            <w:rPr>
              <w:color w:val="000000"/>
            </w:rPr>
            <w:t xml:space="preserve">Cordaux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7D49E2D3" w14:textId="77777777" w:rsidR="007B7AD9" w:rsidRPr="007B7AD9" w:rsidRDefault="007B7AD9" w:rsidP="00C76E75">
          <w:pPr>
            <w:autoSpaceDE w:val="0"/>
            <w:autoSpaceDN w:val="0"/>
            <w:spacing w:line="240" w:lineRule="auto"/>
            <w:ind w:hanging="480"/>
            <w:divId w:val="1462267570"/>
            <w:rPr>
              <w:color w:val="000000"/>
            </w:rPr>
          </w:pPr>
          <w:r w:rsidRPr="007B7AD9">
            <w:rPr>
              <w:color w:val="000000"/>
            </w:rPr>
            <w:t xml:space="preserve">Correa M, Lerat E, Birmelé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168FBFAD" w14:textId="77777777" w:rsidR="007B7AD9" w:rsidRPr="007B7AD9" w:rsidRDefault="007B7AD9" w:rsidP="00C76E75">
          <w:pPr>
            <w:autoSpaceDE w:val="0"/>
            <w:autoSpaceDN w:val="0"/>
            <w:spacing w:line="240" w:lineRule="auto"/>
            <w:ind w:hanging="480"/>
            <w:divId w:val="1045131524"/>
            <w:rPr>
              <w:color w:val="000000"/>
            </w:rPr>
          </w:pPr>
          <w:r w:rsidRPr="007B7AD9">
            <w:rPr>
              <w:color w:val="000000"/>
            </w:rPr>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23B90F77" w14:textId="77777777" w:rsidR="007B7AD9" w:rsidRPr="007B7AD9" w:rsidRDefault="007B7AD9" w:rsidP="00C76E75">
          <w:pPr>
            <w:autoSpaceDE w:val="0"/>
            <w:autoSpaceDN w:val="0"/>
            <w:spacing w:line="240" w:lineRule="auto"/>
            <w:ind w:hanging="480"/>
            <w:divId w:val="1233739494"/>
            <w:rPr>
              <w:color w:val="000000"/>
            </w:rPr>
          </w:pPr>
          <w:r w:rsidRPr="007B7AD9">
            <w:rPr>
              <w:color w:val="000000"/>
            </w:rPr>
            <w:t xml:space="preserve">Daniel C, Behm M, Öhman M. The role of Alu elements in the cis-regulation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0D9303E0" w14:textId="77777777" w:rsidR="007B7AD9" w:rsidRPr="007B7AD9" w:rsidRDefault="007B7AD9" w:rsidP="00C76E75">
          <w:pPr>
            <w:autoSpaceDE w:val="0"/>
            <w:autoSpaceDN w:val="0"/>
            <w:spacing w:line="240" w:lineRule="auto"/>
            <w:ind w:hanging="480"/>
            <w:divId w:val="307828724"/>
            <w:rPr>
              <w:color w:val="000000"/>
            </w:rPr>
          </w:pPr>
          <w:r w:rsidRPr="007B7AD9">
            <w:rPr>
              <w:color w:val="000000"/>
            </w:rPr>
            <w:t xml:space="preserve">Denisko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5C087254" w14:textId="77777777" w:rsidR="007B7AD9" w:rsidRPr="007B7AD9" w:rsidRDefault="007B7AD9" w:rsidP="00C76E75">
          <w:pPr>
            <w:autoSpaceDE w:val="0"/>
            <w:autoSpaceDN w:val="0"/>
            <w:spacing w:line="240" w:lineRule="auto"/>
            <w:ind w:hanging="480"/>
            <w:divId w:val="898713163"/>
            <w:rPr>
              <w:color w:val="000000"/>
            </w:rPr>
          </w:pPr>
          <w:r w:rsidRPr="007B7AD9">
            <w:rPr>
              <w:color w:val="000000"/>
            </w:rPr>
            <w:t xml:space="preserve">Dietmann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4B16E512" w14:textId="77777777" w:rsidR="007B7AD9" w:rsidRPr="007B7AD9" w:rsidRDefault="007B7AD9" w:rsidP="00C76E75">
          <w:pPr>
            <w:autoSpaceDE w:val="0"/>
            <w:autoSpaceDN w:val="0"/>
            <w:spacing w:line="240" w:lineRule="auto"/>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Curr Opin Genet Dev</w:t>
          </w:r>
          <w:r w:rsidRPr="007B7AD9">
            <w:rPr>
              <w:color w:val="000000"/>
            </w:rPr>
            <w:t xml:space="preserve"> 2023;</w:t>
          </w:r>
          <w:r w:rsidRPr="007B7AD9">
            <w:rPr>
              <w:b/>
              <w:bCs/>
              <w:color w:val="000000"/>
            </w:rPr>
            <w:t>81</w:t>
          </w:r>
          <w:r w:rsidRPr="007B7AD9">
            <w:rPr>
              <w:color w:val="000000"/>
            </w:rPr>
            <w:t>:102086. https://doi.org/10.1016/J.GDE.2023.102086.</w:t>
          </w:r>
        </w:p>
        <w:p w14:paraId="485EB43D" w14:textId="77777777" w:rsidR="007B7AD9" w:rsidRPr="007B7AD9" w:rsidRDefault="007B7AD9" w:rsidP="00C76E75">
          <w:pPr>
            <w:autoSpaceDE w:val="0"/>
            <w:autoSpaceDN w:val="0"/>
            <w:spacing w:line="240" w:lineRule="auto"/>
            <w:ind w:hanging="480"/>
            <w:divId w:val="547231608"/>
            <w:rPr>
              <w:color w:val="000000"/>
            </w:rPr>
          </w:pPr>
          <w:r w:rsidRPr="007B7AD9">
            <w:rPr>
              <w:color w:val="000000"/>
            </w:rPr>
            <w:t xml:space="preserve">Eloranta ML, Rönnblom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43553AF" w14:textId="77777777" w:rsidR="007B7AD9" w:rsidRPr="007B7AD9" w:rsidRDefault="007B7AD9" w:rsidP="00C76E75">
          <w:pPr>
            <w:autoSpaceDE w:val="0"/>
            <w:autoSpaceDN w:val="0"/>
            <w:spacing w:line="240" w:lineRule="auto"/>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3CD86460" w14:textId="77777777" w:rsidR="007B7AD9" w:rsidRPr="007B7AD9" w:rsidRDefault="007B7AD9" w:rsidP="00C76E75">
          <w:pPr>
            <w:autoSpaceDE w:val="0"/>
            <w:autoSpaceDN w:val="0"/>
            <w:spacing w:line="240" w:lineRule="auto"/>
            <w:ind w:hanging="480"/>
            <w:divId w:val="1346901395"/>
            <w:rPr>
              <w:color w:val="000000"/>
            </w:rPr>
          </w:pPr>
          <w:r w:rsidRPr="007B7AD9">
            <w:rPr>
              <w:color w:val="000000"/>
            </w:rPr>
            <w:t xml:space="preserve">Fiore D, Cappelli LV, Zhaoqi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548F7DD5" w14:textId="77777777" w:rsidR="007B7AD9" w:rsidRPr="007B7AD9" w:rsidRDefault="007B7AD9" w:rsidP="00C76E75">
          <w:pPr>
            <w:autoSpaceDE w:val="0"/>
            <w:autoSpaceDN w:val="0"/>
            <w:spacing w:line="240" w:lineRule="auto"/>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Retrotransposition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1FDB2EBF" w14:textId="77777777" w:rsidR="007B7AD9" w:rsidRPr="007B7AD9" w:rsidRDefault="007B7AD9" w:rsidP="00C76E75">
          <w:pPr>
            <w:autoSpaceDE w:val="0"/>
            <w:autoSpaceDN w:val="0"/>
            <w:spacing w:line="240" w:lineRule="auto"/>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369D0B1C" w14:textId="77777777" w:rsidR="007B7AD9" w:rsidRPr="007B7AD9" w:rsidRDefault="007B7AD9" w:rsidP="00C76E75">
          <w:pPr>
            <w:autoSpaceDE w:val="0"/>
            <w:autoSpaceDN w:val="0"/>
            <w:spacing w:line="240" w:lineRule="auto"/>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41C01414" w14:textId="77777777" w:rsidR="007B7AD9" w:rsidRPr="007B7AD9" w:rsidRDefault="007B7AD9" w:rsidP="00C76E75">
          <w:pPr>
            <w:autoSpaceDE w:val="0"/>
            <w:autoSpaceDN w:val="0"/>
            <w:spacing w:line="240" w:lineRule="auto"/>
            <w:ind w:hanging="480"/>
            <w:divId w:val="992366309"/>
            <w:rPr>
              <w:color w:val="000000"/>
            </w:rPr>
          </w:pPr>
          <w:r w:rsidRPr="007B7AD9">
            <w:rPr>
              <w:color w:val="000000"/>
            </w:rPr>
            <w:t xml:space="preserve">Gázquez-Gutiérrez A, Witteveldt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00CF141E" w14:textId="77777777" w:rsidR="007B7AD9" w:rsidRPr="007B7AD9" w:rsidRDefault="007B7AD9" w:rsidP="00C76E75">
          <w:pPr>
            <w:autoSpaceDE w:val="0"/>
            <w:autoSpaceDN w:val="0"/>
            <w:spacing w:line="240" w:lineRule="auto"/>
            <w:ind w:hanging="480"/>
            <w:divId w:val="1258909032"/>
            <w:rPr>
              <w:color w:val="000000"/>
            </w:rPr>
          </w:pPr>
          <w:r w:rsidRPr="007B7AD9">
            <w:rPr>
              <w:color w:val="000000"/>
            </w:rPr>
            <w:lastRenderedPageBreak/>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23437600" w14:textId="77777777" w:rsidR="007B7AD9" w:rsidRPr="007B7AD9" w:rsidRDefault="007B7AD9" w:rsidP="00C76E75">
          <w:pPr>
            <w:autoSpaceDE w:val="0"/>
            <w:autoSpaceDN w:val="0"/>
            <w:spacing w:line="240" w:lineRule="auto"/>
            <w:ind w:hanging="480"/>
            <w:divId w:val="1450706844"/>
            <w:rPr>
              <w:color w:val="000000"/>
            </w:rPr>
          </w:pPr>
          <w:r w:rsidRPr="007B7AD9">
            <w:rPr>
              <w:color w:val="000000"/>
            </w:rPr>
            <w:t>GitHub - gecko984/supervenn. n.d. https://github.com/gecko984/supervenn (5 Apr. 2026, date last accessed).</w:t>
          </w:r>
        </w:p>
        <w:p w14:paraId="6E12B331" w14:textId="77777777" w:rsidR="007B7AD9" w:rsidRPr="007B7AD9" w:rsidRDefault="007B7AD9" w:rsidP="00C76E75">
          <w:pPr>
            <w:autoSpaceDE w:val="0"/>
            <w:autoSpaceDN w:val="0"/>
            <w:spacing w:line="240" w:lineRule="auto"/>
            <w:ind w:hanging="480"/>
            <w:divId w:val="43675287"/>
            <w:rPr>
              <w:color w:val="000000"/>
            </w:rPr>
          </w:pPr>
          <w:r w:rsidRPr="007B7AD9">
            <w:rPr>
              <w:color w:val="000000"/>
            </w:rPr>
            <w:t>GitHub - trevismd/statannotations. n.d. https://github.com/trevismd/statannotations (5 Apr. 2026, date last accessed).</w:t>
          </w:r>
        </w:p>
        <w:p w14:paraId="5E71584C" w14:textId="77777777" w:rsidR="007B7AD9" w:rsidRPr="007B7AD9" w:rsidRDefault="007B7AD9" w:rsidP="00C76E75">
          <w:pPr>
            <w:autoSpaceDE w:val="0"/>
            <w:autoSpaceDN w:val="0"/>
            <w:spacing w:line="240" w:lineRule="auto"/>
            <w:ind w:hanging="480"/>
            <w:divId w:val="200943790"/>
            <w:rPr>
              <w:color w:val="000000"/>
            </w:rPr>
          </w:pPr>
          <w:r w:rsidRPr="007B7AD9">
            <w:rPr>
              <w:color w:val="000000"/>
            </w:rPr>
            <w:t xml:space="preserve">Graham T, Boissinot S. The Genomic Distribution of L1 Elements: The Role of Insertion Bias and Natural Selection. </w:t>
          </w:r>
          <w:r w:rsidRPr="007B7AD9">
            <w:rPr>
              <w:i/>
              <w:iCs/>
              <w:color w:val="000000"/>
            </w:rPr>
            <w:t>J Biomed Biotechnol</w:t>
          </w:r>
          <w:r w:rsidRPr="007B7AD9">
            <w:rPr>
              <w:color w:val="000000"/>
            </w:rPr>
            <w:t xml:space="preserve"> 2006;</w:t>
          </w:r>
          <w:r w:rsidRPr="007B7AD9">
            <w:rPr>
              <w:b/>
              <w:bCs/>
              <w:color w:val="000000"/>
            </w:rPr>
            <w:t>2006</w:t>
          </w:r>
          <w:r w:rsidRPr="007B7AD9">
            <w:rPr>
              <w:color w:val="000000"/>
            </w:rPr>
            <w:t>:75327. https://doi.org/10.1155/JBB/2006/75327.</w:t>
          </w:r>
        </w:p>
        <w:p w14:paraId="3D5536A6" w14:textId="77777777" w:rsidR="007B7AD9" w:rsidRPr="007B7AD9" w:rsidRDefault="007B7AD9" w:rsidP="00C76E75">
          <w:pPr>
            <w:autoSpaceDE w:val="0"/>
            <w:autoSpaceDN w:val="0"/>
            <w:spacing w:line="240" w:lineRule="auto"/>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091E4C62" w14:textId="77777777" w:rsidR="007B7AD9" w:rsidRPr="007B7AD9" w:rsidRDefault="007B7AD9" w:rsidP="00C76E75">
          <w:pPr>
            <w:autoSpaceDE w:val="0"/>
            <w:autoSpaceDN w:val="0"/>
            <w:spacing w:line="240" w:lineRule="auto"/>
            <w:ind w:hanging="480"/>
            <w:divId w:val="1172336014"/>
            <w:rPr>
              <w:color w:val="000000"/>
            </w:rPr>
          </w:pPr>
          <w:r w:rsidRPr="007B7AD9">
            <w:rPr>
              <w:color w:val="000000"/>
            </w:rPr>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(D1):D322–33. https://doi.org/10.1093/NAR/GKAD1048.</w:t>
          </w:r>
        </w:p>
        <w:p w14:paraId="6A65096A" w14:textId="77777777" w:rsidR="007B7AD9" w:rsidRPr="007B7AD9" w:rsidRDefault="007B7AD9" w:rsidP="00C76E75">
          <w:pPr>
            <w:autoSpaceDE w:val="0"/>
            <w:autoSpaceDN w:val="0"/>
            <w:spacing w:line="240" w:lineRule="auto"/>
            <w:ind w:hanging="480"/>
            <w:divId w:val="1466656993"/>
            <w:rPr>
              <w:color w:val="000000"/>
            </w:rPr>
          </w:pPr>
          <w:r w:rsidRPr="007B7AD9">
            <w:rPr>
              <w:color w:val="000000"/>
            </w:rPr>
            <w:t xml:space="preserve">Gudkov A, Shirokorad V, Kashintsev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Front Mol Biosci</w:t>
          </w:r>
          <w:r w:rsidRPr="007B7AD9">
            <w:rPr>
              <w:color w:val="000000"/>
            </w:rPr>
            <w:t xml:space="preserve"> 2022;</w:t>
          </w:r>
          <w:r w:rsidRPr="007B7AD9">
            <w:rPr>
              <w:b/>
              <w:bCs/>
              <w:color w:val="000000"/>
            </w:rPr>
            <w:t>9</w:t>
          </w:r>
          <w:r w:rsidRPr="007B7AD9">
            <w:rPr>
              <w:color w:val="000000"/>
            </w:rPr>
            <w:t>:753318. https://doi.org/10.3389/FMOLB.2022.753318/TEXT.</w:t>
          </w:r>
        </w:p>
        <w:p w14:paraId="41272217" w14:textId="77777777" w:rsidR="007B7AD9" w:rsidRPr="007B7AD9" w:rsidRDefault="007B7AD9" w:rsidP="00C76E75">
          <w:pPr>
            <w:autoSpaceDE w:val="0"/>
            <w:autoSpaceDN w:val="0"/>
            <w:spacing w:line="240" w:lineRule="auto"/>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1553AC7E" w14:textId="77777777" w:rsidR="007B7AD9" w:rsidRPr="007B7AD9" w:rsidRDefault="007B7AD9" w:rsidP="00C76E75">
          <w:pPr>
            <w:autoSpaceDE w:val="0"/>
            <w:autoSpaceDN w:val="0"/>
            <w:spacing w:line="240" w:lineRule="auto"/>
            <w:ind w:hanging="480"/>
            <w:divId w:val="2079017138"/>
            <w:rPr>
              <w:color w:val="000000"/>
            </w:rPr>
          </w:pPr>
          <w:r w:rsidRPr="007B7AD9">
            <w:rPr>
              <w:color w:val="000000"/>
            </w:rPr>
            <w:t xml:space="preserve">Hagberg hagberg AA, -Los lanlgov, Schult DA </w:t>
          </w:r>
          <w:r w:rsidRPr="007B7AD9">
            <w:rPr>
              <w:i/>
              <w:iCs/>
              <w:color w:val="000000"/>
            </w:rPr>
            <w:t>et al.</w:t>
          </w:r>
          <w:r w:rsidRPr="007B7AD9">
            <w:rPr>
              <w:color w:val="000000"/>
            </w:rPr>
            <w:t xml:space="preserve"> Exploring Network Structure, Dynamics, and Function using NetworkX. </w:t>
          </w:r>
          <w:r w:rsidRPr="007B7AD9">
            <w:rPr>
              <w:i/>
              <w:iCs/>
              <w:color w:val="000000"/>
            </w:rPr>
            <w:t>Python in Science Conference</w:t>
          </w:r>
          <w:r w:rsidRPr="007B7AD9">
            <w:rPr>
              <w:color w:val="000000"/>
            </w:rPr>
            <w:t xml:space="preserve"> 28 Jun. 2008:11–5. https://doi.org/10.25080/TCWV9851.</w:t>
          </w:r>
        </w:p>
        <w:p w14:paraId="460D12F9" w14:textId="77777777" w:rsidR="007B7AD9" w:rsidRPr="007B7AD9" w:rsidRDefault="007B7AD9" w:rsidP="00C76E75">
          <w:pPr>
            <w:autoSpaceDE w:val="0"/>
            <w:autoSpaceDN w:val="0"/>
            <w:spacing w:line="240" w:lineRule="auto"/>
            <w:ind w:hanging="480"/>
            <w:divId w:val="1952778919"/>
            <w:rPr>
              <w:color w:val="000000"/>
            </w:rPr>
          </w:pPr>
          <w:r w:rsidRPr="007B7AD9">
            <w:rPr>
              <w:color w:val="000000"/>
            </w:rPr>
            <w:t xml:space="preserve">Hancks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7E9DB2F2" w14:textId="77777777" w:rsidR="007B7AD9" w:rsidRPr="007B7AD9" w:rsidRDefault="007B7AD9" w:rsidP="00C76E75">
          <w:pPr>
            <w:autoSpaceDE w:val="0"/>
            <w:autoSpaceDN w:val="0"/>
            <w:spacing w:line="240" w:lineRule="auto"/>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02E6DB9D" w14:textId="77777777" w:rsidR="007B7AD9" w:rsidRPr="007B7AD9" w:rsidRDefault="007B7AD9" w:rsidP="00C76E75">
          <w:pPr>
            <w:autoSpaceDE w:val="0"/>
            <w:autoSpaceDN w:val="0"/>
            <w:spacing w:line="240" w:lineRule="auto"/>
            <w:ind w:hanging="480"/>
            <w:divId w:val="1248734328"/>
            <w:rPr>
              <w:color w:val="000000"/>
            </w:rPr>
          </w:pPr>
          <w:r w:rsidRPr="007B7AD9">
            <w:rPr>
              <w:color w:val="000000"/>
            </w:rPr>
            <w:t xml:space="preserve">Häsler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6D83C683" w14:textId="77777777" w:rsidR="007B7AD9" w:rsidRPr="007B7AD9" w:rsidRDefault="007B7AD9" w:rsidP="00C76E75">
          <w:pPr>
            <w:autoSpaceDE w:val="0"/>
            <w:autoSpaceDN w:val="0"/>
            <w:spacing w:line="240" w:lineRule="auto"/>
            <w:ind w:hanging="480"/>
            <w:divId w:val="648437984"/>
            <w:rPr>
              <w:color w:val="000000"/>
            </w:rPr>
          </w:pPr>
          <w:r w:rsidRPr="007B7AD9">
            <w:rPr>
              <w:color w:val="000000"/>
            </w:rPr>
            <w:t>Homo sapiens genome assembly T2T-CHM13v2.0 - NCBI - NLM. n.d. https://www.ncbi.nlm.nih.gov/datasets/genome/GCF_009914755.1/ (3 Feb. 2026, date last accessed).</w:t>
          </w:r>
        </w:p>
        <w:p w14:paraId="73637D6F" w14:textId="77777777" w:rsidR="007B7AD9" w:rsidRPr="007B7AD9" w:rsidRDefault="007B7AD9" w:rsidP="00C76E75">
          <w:pPr>
            <w:autoSpaceDE w:val="0"/>
            <w:autoSpaceDN w:val="0"/>
            <w:spacing w:line="240" w:lineRule="auto"/>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4AD00708" w14:textId="77777777" w:rsidR="007B7AD9" w:rsidRPr="007B7AD9" w:rsidRDefault="007B7AD9" w:rsidP="00C76E75">
          <w:pPr>
            <w:autoSpaceDE w:val="0"/>
            <w:autoSpaceDN w:val="0"/>
            <w:spacing w:line="240" w:lineRule="auto"/>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9AA938D" w14:textId="77777777" w:rsidR="007B7AD9" w:rsidRPr="007B7AD9" w:rsidRDefault="007B7AD9" w:rsidP="00C76E75">
          <w:pPr>
            <w:autoSpaceDE w:val="0"/>
            <w:autoSpaceDN w:val="0"/>
            <w:spacing w:line="240" w:lineRule="auto"/>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Long-read to Characterize All Transposable Elements. </w:t>
          </w:r>
          <w:r w:rsidRPr="007B7AD9">
            <w:rPr>
              <w:i/>
              <w:iCs/>
              <w:color w:val="000000"/>
            </w:rPr>
            <w:t>BioRxiv</w:t>
          </w:r>
          <w:r w:rsidRPr="007B7AD9">
            <w:rPr>
              <w:color w:val="000000"/>
            </w:rPr>
            <w:t xml:space="preserve"> 2 Mar. 2025:2025.02.26.640385. https://doi.org/10.1101/2025.02.26.640385.</w:t>
          </w:r>
        </w:p>
        <w:p w14:paraId="0FEB534E" w14:textId="77777777" w:rsidR="007B7AD9" w:rsidRPr="007B7AD9" w:rsidRDefault="007B7AD9" w:rsidP="00C76E75">
          <w:pPr>
            <w:autoSpaceDE w:val="0"/>
            <w:autoSpaceDN w:val="0"/>
            <w:spacing w:line="240" w:lineRule="auto"/>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J Biomol Screen</w:t>
          </w:r>
          <w:r w:rsidRPr="007B7AD9">
            <w:rPr>
              <w:color w:val="000000"/>
            </w:rPr>
            <w:t xml:space="preserve"> 2015;</w:t>
          </w:r>
          <w:r w:rsidRPr="007B7AD9">
            <w:rPr>
              <w:b/>
              <w:bCs/>
              <w:color w:val="000000"/>
            </w:rPr>
            <w:t>20</w:t>
          </w:r>
          <w:r w:rsidRPr="007B7AD9">
            <w:rPr>
              <w:color w:val="000000"/>
            </w:rPr>
            <w:t>(9):1055. https://doi.org/10.1177/1087057115601677.</w:t>
          </w:r>
        </w:p>
        <w:p w14:paraId="51E78AF6" w14:textId="77777777" w:rsidR="007B7AD9" w:rsidRPr="007B7AD9" w:rsidRDefault="007B7AD9" w:rsidP="00C76E75">
          <w:pPr>
            <w:autoSpaceDE w:val="0"/>
            <w:autoSpaceDN w:val="0"/>
            <w:spacing w:line="240" w:lineRule="auto"/>
            <w:ind w:hanging="480"/>
            <w:divId w:val="1913999460"/>
            <w:rPr>
              <w:color w:val="000000"/>
            </w:rPr>
          </w:pPr>
          <w:r w:rsidRPr="007B7AD9">
            <w:rPr>
              <w:color w:val="000000"/>
            </w:rPr>
            <w:lastRenderedPageBreak/>
            <w:t xml:space="preserve">Hunter JD. Matplotlib: A 2D graphics environment. </w:t>
          </w:r>
          <w:r w:rsidRPr="007B7AD9">
            <w:rPr>
              <w:i/>
              <w:iCs/>
              <w:color w:val="000000"/>
            </w:rPr>
            <w:t>Comput Sci Eng</w:t>
          </w:r>
          <w:r w:rsidRPr="007B7AD9">
            <w:rPr>
              <w:color w:val="000000"/>
            </w:rPr>
            <w:t xml:space="preserve"> 2007;</w:t>
          </w:r>
          <w:r w:rsidRPr="007B7AD9">
            <w:rPr>
              <w:b/>
              <w:bCs/>
              <w:color w:val="000000"/>
            </w:rPr>
            <w:t>9</w:t>
          </w:r>
          <w:r w:rsidRPr="007B7AD9">
            <w:rPr>
              <w:color w:val="000000"/>
            </w:rPr>
            <w:t>(3):90–5. https://doi.org/10.1109/MCSE.2007.55.</w:t>
          </w:r>
        </w:p>
        <w:p w14:paraId="3ACADEFA" w14:textId="77777777" w:rsidR="007B7AD9" w:rsidRPr="007B7AD9" w:rsidRDefault="007B7AD9" w:rsidP="00C76E75">
          <w:pPr>
            <w:autoSpaceDE w:val="0"/>
            <w:autoSpaceDN w:val="0"/>
            <w:spacing w:line="240" w:lineRule="auto"/>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13D8EDF8" w14:textId="77777777" w:rsidR="007B7AD9" w:rsidRPr="007B7AD9" w:rsidRDefault="007B7AD9" w:rsidP="00C76E75">
          <w:pPr>
            <w:autoSpaceDE w:val="0"/>
            <w:autoSpaceDN w:val="0"/>
            <w:spacing w:line="240" w:lineRule="auto"/>
            <w:ind w:hanging="480"/>
            <w:divId w:val="1370955190"/>
            <w:rPr>
              <w:color w:val="000000"/>
            </w:rPr>
          </w:pPr>
          <w:r w:rsidRPr="007B7AD9">
            <w:rPr>
              <w:color w:val="000000"/>
            </w:rPr>
            <w:t xml:space="preserve">Igolkina AA, Zinkevich A, Karandasheva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042E1212" w14:textId="77777777" w:rsidR="007B7AD9" w:rsidRPr="007B7AD9" w:rsidRDefault="007B7AD9" w:rsidP="00C76E75">
          <w:pPr>
            <w:autoSpaceDE w:val="0"/>
            <w:autoSpaceDN w:val="0"/>
            <w:spacing w:line="240" w:lineRule="auto"/>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 Genet</w:t>
          </w:r>
          <w:r w:rsidRPr="007B7AD9">
            <w:rPr>
              <w:color w:val="000000"/>
            </w:rPr>
            <w:t xml:space="preserve"> 2017;</w:t>
          </w:r>
          <w:r w:rsidRPr="007B7AD9">
            <w:rPr>
              <w:b/>
              <w:bCs/>
              <w:color w:val="000000"/>
            </w:rPr>
            <w:t>13</w:t>
          </w:r>
          <w:r w:rsidRPr="007B7AD9">
            <w:rPr>
              <w:color w:val="000000"/>
            </w:rPr>
            <w:t>(7):e1006883. https://doi.org/10.1371/JOURNAL.PGEN.1006883.</w:t>
          </w:r>
        </w:p>
        <w:p w14:paraId="7678013F" w14:textId="77777777" w:rsidR="007B7AD9" w:rsidRPr="007B7AD9" w:rsidRDefault="007B7AD9" w:rsidP="00C76E75">
          <w:pPr>
            <w:autoSpaceDE w:val="0"/>
            <w:autoSpaceDN w:val="0"/>
            <w:spacing w:line="240" w:lineRule="auto"/>
            <w:ind w:hanging="480"/>
            <w:divId w:val="1131820472"/>
            <w:rPr>
              <w:color w:val="000000"/>
            </w:rPr>
          </w:pPr>
          <w:r w:rsidRPr="007B7AD9">
            <w:rPr>
              <w:color w:val="000000"/>
            </w:rPr>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74D4BD61" w14:textId="77777777" w:rsidR="007B7AD9" w:rsidRPr="007B7AD9" w:rsidRDefault="007B7AD9" w:rsidP="00C76E75">
          <w:pPr>
            <w:autoSpaceDE w:val="0"/>
            <w:autoSpaceDN w:val="0"/>
            <w:spacing w:line="240" w:lineRule="auto"/>
            <w:ind w:hanging="480"/>
            <w:divId w:val="133067619"/>
            <w:rPr>
              <w:color w:val="000000"/>
            </w:rPr>
          </w:pPr>
          <w:r w:rsidRPr="007B7AD9">
            <w:rPr>
              <w:color w:val="000000"/>
            </w:rPr>
            <w:t xml:space="preserve">Jovčevska I, Zottel A, Šamec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207216DF" w14:textId="77777777" w:rsidR="007B7AD9" w:rsidRPr="007B7AD9" w:rsidRDefault="007B7AD9" w:rsidP="00C76E75">
          <w:pPr>
            <w:autoSpaceDE w:val="0"/>
            <w:autoSpaceDN w:val="0"/>
            <w:spacing w:line="240" w:lineRule="auto"/>
            <w:ind w:hanging="480"/>
            <w:divId w:val="614562306"/>
            <w:rPr>
              <w:color w:val="000000"/>
            </w:rPr>
          </w:pPr>
          <w:r w:rsidRPr="007B7AD9">
            <w:rPr>
              <w:color w:val="000000"/>
            </w:rPr>
            <w:t xml:space="preserve">Kanduri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53E41A63" w14:textId="77777777" w:rsidR="007B7AD9" w:rsidRPr="007B7AD9" w:rsidRDefault="007B7AD9" w:rsidP="00C76E75">
          <w:pPr>
            <w:autoSpaceDE w:val="0"/>
            <w:autoSpaceDN w:val="0"/>
            <w:spacing w:line="240" w:lineRule="auto"/>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70D53CB3" w14:textId="77777777" w:rsidR="007B7AD9" w:rsidRPr="007B7AD9" w:rsidRDefault="007B7AD9" w:rsidP="00C76E75">
          <w:pPr>
            <w:autoSpaceDE w:val="0"/>
            <w:autoSpaceDN w:val="0"/>
            <w:spacing w:line="240" w:lineRule="auto"/>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3F869F15" w14:textId="77777777" w:rsidR="007B7AD9" w:rsidRPr="007B7AD9" w:rsidRDefault="007B7AD9" w:rsidP="00C76E75">
          <w:pPr>
            <w:autoSpaceDE w:val="0"/>
            <w:autoSpaceDN w:val="0"/>
            <w:spacing w:line="240" w:lineRule="auto"/>
            <w:ind w:hanging="480"/>
            <w:divId w:val="2010400077"/>
            <w:rPr>
              <w:color w:val="000000"/>
            </w:rPr>
          </w:pPr>
          <w:r w:rsidRPr="007B7AD9">
            <w:rPr>
              <w:color w:val="000000"/>
            </w:rPr>
            <w:t xml:space="preserve">Kelsey MMG, Kalekar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2A91AC71" w14:textId="77777777" w:rsidR="007B7AD9" w:rsidRPr="007B7AD9" w:rsidRDefault="007B7AD9" w:rsidP="00C76E75">
          <w:pPr>
            <w:autoSpaceDE w:val="0"/>
            <w:autoSpaceDN w:val="0"/>
            <w:spacing w:line="240" w:lineRule="auto"/>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31912D4A" w14:textId="77777777" w:rsidR="007B7AD9" w:rsidRPr="007B7AD9" w:rsidRDefault="007B7AD9" w:rsidP="00C76E75">
          <w:pPr>
            <w:autoSpaceDE w:val="0"/>
            <w:autoSpaceDN w:val="0"/>
            <w:spacing w:line="240" w:lineRule="auto"/>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2983393D" w14:textId="77777777" w:rsidR="007B7AD9" w:rsidRPr="007B7AD9" w:rsidRDefault="007B7AD9" w:rsidP="00C76E75">
          <w:pPr>
            <w:autoSpaceDE w:val="0"/>
            <w:autoSpaceDN w:val="0"/>
            <w:spacing w:line="240" w:lineRule="auto"/>
            <w:ind w:hanging="480"/>
            <w:divId w:val="99110878"/>
            <w:rPr>
              <w:color w:val="000000"/>
            </w:rPr>
          </w:pPr>
          <w:r w:rsidRPr="007B7AD9">
            <w:rPr>
              <w:color w:val="000000"/>
            </w:rPr>
            <w:t xml:space="preserve">Kosuge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2A37AC55" w14:textId="77777777" w:rsidR="007B7AD9" w:rsidRPr="007B7AD9" w:rsidRDefault="007B7AD9" w:rsidP="00C76E75">
          <w:pPr>
            <w:autoSpaceDE w:val="0"/>
            <w:autoSpaceDN w:val="0"/>
            <w:spacing w:line="240" w:lineRule="auto"/>
            <w:ind w:hanging="480"/>
            <w:divId w:val="1350596510"/>
            <w:rPr>
              <w:color w:val="000000"/>
            </w:rPr>
          </w:pPr>
          <w:r w:rsidRPr="007B7AD9">
            <w:rPr>
              <w:color w:val="000000"/>
            </w:rPr>
            <w:t xml:space="preserve">Lavie L, Maldener E, Brouha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34DB042F" w14:textId="77777777" w:rsidR="007B7AD9" w:rsidRPr="007B7AD9" w:rsidRDefault="007B7AD9" w:rsidP="00C76E75">
          <w:pPr>
            <w:autoSpaceDE w:val="0"/>
            <w:autoSpaceDN w:val="0"/>
            <w:spacing w:line="240" w:lineRule="auto"/>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513C479B" w14:textId="77777777" w:rsidR="007B7AD9" w:rsidRPr="007B7AD9" w:rsidRDefault="007B7AD9" w:rsidP="00C76E75">
          <w:pPr>
            <w:autoSpaceDE w:val="0"/>
            <w:autoSpaceDN w:val="0"/>
            <w:spacing w:line="240" w:lineRule="auto"/>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1093D88F" w14:textId="77777777" w:rsidR="007B7AD9" w:rsidRPr="007B7AD9" w:rsidRDefault="007B7AD9" w:rsidP="00C76E75">
          <w:pPr>
            <w:autoSpaceDE w:val="0"/>
            <w:autoSpaceDN w:val="0"/>
            <w:spacing w:line="240" w:lineRule="auto"/>
            <w:ind w:hanging="480"/>
            <w:divId w:val="1204977118"/>
            <w:rPr>
              <w:color w:val="000000"/>
            </w:rPr>
          </w:pPr>
          <w:r w:rsidRPr="007B7AD9">
            <w:rPr>
              <w:color w:val="000000"/>
            </w:rPr>
            <w:lastRenderedPageBreak/>
            <w:t xml:space="preserve">Li TD, Toohill K, Modzelewski AJ. From Junk DNA to Genomic Treasure: Impacts of Transposable Element DNA, RNA, and Protein in Mammalian Development and Disease. </w:t>
          </w:r>
          <w:r w:rsidRPr="007B7AD9">
            <w:rPr>
              <w:i/>
              <w:iCs/>
              <w:color w:val="000000"/>
            </w:rPr>
            <w:t>Wiley Interdiscip Rev RNA</w:t>
          </w:r>
          <w:r w:rsidRPr="007B7AD9">
            <w:rPr>
              <w:color w:val="000000"/>
            </w:rPr>
            <w:t xml:space="preserve"> 2025;</w:t>
          </w:r>
          <w:r w:rsidRPr="007B7AD9">
            <w:rPr>
              <w:b/>
              <w:bCs/>
              <w:color w:val="000000"/>
            </w:rPr>
            <w:t>16</w:t>
          </w:r>
          <w:r w:rsidRPr="007B7AD9">
            <w:rPr>
              <w:color w:val="000000"/>
            </w:rPr>
            <w:t>(4):e70022. https://doi.org/10.1002/WRNA.70022.</w:t>
          </w:r>
        </w:p>
        <w:p w14:paraId="12E791DC" w14:textId="77777777" w:rsidR="007B7AD9" w:rsidRPr="007B7AD9" w:rsidRDefault="007B7AD9" w:rsidP="00C76E75">
          <w:pPr>
            <w:autoSpaceDE w:val="0"/>
            <w:autoSpaceDN w:val="0"/>
            <w:spacing w:line="240" w:lineRule="auto"/>
            <w:ind w:hanging="480"/>
            <w:divId w:val="904149746"/>
            <w:rPr>
              <w:color w:val="000000"/>
            </w:rPr>
          </w:pPr>
          <w:r>
            <w:rPr>
              <w:color w:val="000000"/>
            </w:rPr>
            <w:t xml:space="preserve">Liang X, Qiu X, Dionne G et al. CIB2 and </w:t>
          </w:r>
          <w:del w:id="768" w:author="Claude (G3 house style)" w:date="2026-08-04T12:00:00Z">
            <w:r>
              <w:rPr>
                <w:color w:val="000000"/>
              </w:rPr>
              <w:delText>CIB3</w:delText>
            </w:r>
          </w:del>
          <w:ins w:id="769" w:author="Claude (G3 house style)" w:date="2026-08-04T12:00:00Z">
            <w:r>
              <w:rPr>
                <w:i/>
                <w:color w:val="000000"/>
              </w:rPr>
              <w:t>CIB3</w:t>
            </w:r>
          </w:ins>
          <w:r>
            <w:rPr>
              <w:color w:val="000000"/>
            </w:rPr>
            <w:t xml:space="preserve"> are auxiliary subunits of the mechanotransduction channel of hair cells. Neuron 2021;109(13):2131-2149.e15. https://doi.org/10.1016/J.NEURON.2021.05.007.</w:t>
          </w:r>
        </w:p>
        <w:p w14:paraId="58D36955" w14:textId="77777777" w:rsidR="007B7AD9" w:rsidRPr="007B7AD9" w:rsidRDefault="007B7AD9" w:rsidP="00C76E75">
          <w:pPr>
            <w:autoSpaceDE w:val="0"/>
            <w:autoSpaceDN w:val="0"/>
            <w:spacing w:line="240" w:lineRule="auto"/>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 Comput Biol</w:t>
          </w:r>
          <w:r w:rsidRPr="007B7AD9">
            <w:rPr>
              <w:color w:val="000000"/>
            </w:rPr>
            <w:t xml:space="preserve"> 2024;</w:t>
          </w:r>
          <w:r w:rsidRPr="007B7AD9">
            <w:rPr>
              <w:b/>
              <w:bCs/>
              <w:color w:val="000000"/>
            </w:rPr>
            <w:t>20</w:t>
          </w:r>
          <w:r w:rsidRPr="007B7AD9">
            <w:rPr>
              <w:color w:val="000000"/>
            </w:rPr>
            <w:t>(10):e1012512. https://doi.org/10.1371/JOURNAL.PCBI.1012512.</w:t>
          </w:r>
        </w:p>
        <w:p w14:paraId="417CB580" w14:textId="77777777" w:rsidR="007B7AD9" w:rsidRPr="007B7AD9" w:rsidRDefault="007B7AD9" w:rsidP="00C76E75">
          <w:pPr>
            <w:autoSpaceDE w:val="0"/>
            <w:autoSpaceDN w:val="0"/>
            <w:spacing w:line="240" w:lineRule="auto"/>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684BBE3F" w14:textId="77777777" w:rsidR="007B7AD9" w:rsidRPr="007B7AD9" w:rsidRDefault="007B7AD9" w:rsidP="00C76E75">
          <w:pPr>
            <w:autoSpaceDE w:val="0"/>
            <w:autoSpaceDN w:val="0"/>
            <w:spacing w:line="240" w:lineRule="auto"/>
            <w:ind w:hanging="480"/>
            <w:divId w:val="814370319"/>
            <w:rPr>
              <w:color w:val="000000"/>
            </w:rPr>
          </w:pPr>
          <w:r w:rsidRPr="007B7AD9">
            <w:rPr>
              <w:color w:val="000000"/>
            </w:rPr>
            <w:t xml:space="preserve">Maksakova IA, Romanish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 Genet</w:t>
          </w:r>
          <w:r w:rsidRPr="007B7AD9">
            <w:rPr>
              <w:color w:val="000000"/>
            </w:rPr>
            <w:t xml:space="preserve"> 2006;</w:t>
          </w:r>
          <w:r w:rsidRPr="007B7AD9">
            <w:rPr>
              <w:b/>
              <w:bCs/>
              <w:color w:val="000000"/>
            </w:rPr>
            <w:t>2</w:t>
          </w:r>
          <w:r w:rsidRPr="007B7AD9">
            <w:rPr>
              <w:color w:val="000000"/>
            </w:rPr>
            <w:t>(1):e2. https://doi.org/10.1371/journal.pgen.0020002.</w:t>
          </w:r>
        </w:p>
        <w:p w14:paraId="3CCE736B" w14:textId="77777777" w:rsidR="007B7AD9" w:rsidRPr="007B7AD9" w:rsidRDefault="007B7AD9" w:rsidP="00C76E75">
          <w:pPr>
            <w:autoSpaceDE w:val="0"/>
            <w:autoSpaceDN w:val="0"/>
            <w:spacing w:line="240" w:lineRule="auto"/>
            <w:ind w:hanging="480"/>
            <w:divId w:val="151213942"/>
            <w:rPr>
              <w:color w:val="000000"/>
            </w:rPr>
          </w:pPr>
          <w:r w:rsidRPr="007B7AD9">
            <w:rPr>
              <w:color w:val="000000"/>
            </w:rPr>
            <w:t xml:space="preserve">Marino A, Debaecker G, Fiston-Lavier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572EA55D" w14:textId="77777777" w:rsidR="007B7AD9" w:rsidRPr="007B7AD9" w:rsidRDefault="007B7AD9" w:rsidP="00C76E75">
          <w:pPr>
            <w:autoSpaceDE w:val="0"/>
            <w:autoSpaceDN w:val="0"/>
            <w:spacing w:line="240" w:lineRule="auto"/>
            <w:ind w:hanging="480"/>
            <w:divId w:val="790785683"/>
            <w:rPr>
              <w:color w:val="000000"/>
            </w:rPr>
          </w:pPr>
          <w:r w:rsidRPr="007B7AD9">
            <w:rPr>
              <w:color w:val="000000"/>
            </w:rPr>
            <w:t xml:space="preserve">Maupetit-Mehouas S, Vaury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338AC44A" w14:textId="77777777" w:rsidR="007B7AD9" w:rsidRPr="007B7AD9" w:rsidRDefault="007B7AD9" w:rsidP="00C76E75">
          <w:pPr>
            <w:autoSpaceDE w:val="0"/>
            <w:autoSpaceDN w:val="0"/>
            <w:spacing w:line="240" w:lineRule="auto"/>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Int J Paleopathol</w:t>
          </w:r>
          <w:r w:rsidRPr="007B7AD9">
            <w:rPr>
              <w:color w:val="000000"/>
            </w:rPr>
            <w:t xml:space="preserve"> 2026;</w:t>
          </w:r>
          <w:r w:rsidRPr="007B7AD9">
            <w:rPr>
              <w:b/>
              <w:bCs/>
              <w:color w:val="000000"/>
            </w:rPr>
            <w:t>52</w:t>
          </w:r>
          <w:r w:rsidRPr="007B7AD9">
            <w:rPr>
              <w:color w:val="000000"/>
            </w:rPr>
            <w:t>:135–9. https://doi.org/10.1016/J.IJPP.2026.01.005.</w:t>
          </w:r>
        </w:p>
        <w:p w14:paraId="6D992D1D" w14:textId="77777777" w:rsidR="007B7AD9" w:rsidRPr="007B7AD9" w:rsidRDefault="007B7AD9" w:rsidP="00C76E75">
          <w:pPr>
            <w:autoSpaceDE w:val="0"/>
            <w:autoSpaceDN w:val="0"/>
            <w:spacing w:line="240" w:lineRule="auto"/>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 Genet</w:t>
          </w:r>
          <w:r w:rsidRPr="007B7AD9">
            <w:rPr>
              <w:color w:val="000000"/>
            </w:rPr>
            <w:t xml:space="preserve"> 2015;</w:t>
          </w:r>
          <w:r w:rsidRPr="007B7AD9">
            <w:rPr>
              <w:b/>
              <w:bCs/>
              <w:color w:val="000000"/>
            </w:rPr>
            <w:t>11</w:t>
          </w:r>
          <w:r w:rsidRPr="007B7AD9">
            <w:rPr>
              <w:color w:val="000000"/>
            </w:rPr>
            <w:t>(3):e1005016. https://doi.org/10.1371/JOURNAL.PGEN.1005016.</w:t>
          </w:r>
        </w:p>
        <w:p w14:paraId="28649065" w14:textId="77777777" w:rsidR="007B7AD9" w:rsidRPr="007B7AD9" w:rsidRDefault="007B7AD9" w:rsidP="00C76E75">
          <w:pPr>
            <w:autoSpaceDE w:val="0"/>
            <w:autoSpaceDN w:val="0"/>
            <w:spacing w:line="240" w:lineRule="auto"/>
            <w:ind w:hanging="480"/>
            <w:divId w:val="129446956"/>
            <w:rPr>
              <w:color w:val="000000"/>
            </w:rPr>
          </w:pPr>
          <w:r w:rsidRPr="007B7AD9">
            <w:rPr>
              <w:color w:val="000000"/>
            </w:rPr>
            <w:t xml:space="preserve">Moreau TRJ, Bondet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35044AE2" w14:textId="77777777" w:rsidR="007B7AD9" w:rsidRPr="007B7AD9" w:rsidRDefault="007B7AD9" w:rsidP="00C76E75">
          <w:pPr>
            <w:autoSpaceDE w:val="0"/>
            <w:autoSpaceDN w:val="0"/>
            <w:spacing w:line="240" w:lineRule="auto"/>
            <w:ind w:hanging="480"/>
            <w:divId w:val="932057760"/>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00B991ED" w14:textId="77777777" w:rsidR="007B7AD9" w:rsidRPr="007B7AD9" w:rsidRDefault="007B7AD9" w:rsidP="00C76E75">
          <w:pPr>
            <w:autoSpaceDE w:val="0"/>
            <w:autoSpaceDN w:val="0"/>
            <w:spacing w:line="240" w:lineRule="auto"/>
            <w:ind w:hanging="480"/>
            <w:divId w:val="1187988978"/>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6A1FF20F" w14:textId="77777777" w:rsidR="007B7AD9" w:rsidRPr="007B7AD9" w:rsidRDefault="007B7AD9" w:rsidP="00C76E75">
          <w:pPr>
            <w:autoSpaceDE w:val="0"/>
            <w:autoSpaceDN w:val="0"/>
            <w:spacing w:line="240" w:lineRule="auto"/>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669615CB" w14:textId="77777777" w:rsidR="007B7AD9" w:rsidRPr="007B7AD9" w:rsidRDefault="007B7AD9" w:rsidP="00C76E75">
          <w:pPr>
            <w:autoSpaceDE w:val="0"/>
            <w:autoSpaceDN w:val="0"/>
            <w:spacing w:line="240" w:lineRule="auto"/>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26CF0B14" w14:textId="77777777" w:rsidR="007B7AD9" w:rsidRPr="007B7AD9" w:rsidRDefault="007B7AD9" w:rsidP="00C76E75">
          <w:pPr>
            <w:autoSpaceDE w:val="0"/>
            <w:autoSpaceDN w:val="0"/>
            <w:spacing w:line="240" w:lineRule="auto"/>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6FE8BB2E" w14:textId="77777777" w:rsidR="007B7AD9" w:rsidRPr="007B7AD9" w:rsidRDefault="007B7AD9" w:rsidP="00C76E75">
          <w:pPr>
            <w:autoSpaceDE w:val="0"/>
            <w:autoSpaceDN w:val="0"/>
            <w:spacing w:line="240" w:lineRule="auto"/>
            <w:ind w:hanging="480"/>
            <w:divId w:val="442072862"/>
            <w:rPr>
              <w:color w:val="000000"/>
            </w:rPr>
          </w:pPr>
          <w:r w:rsidRPr="007B7AD9">
            <w:rPr>
              <w:color w:val="000000"/>
            </w:rPr>
            <w:t xml:space="preserve">Nikitin D, Garazha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E61C766" w14:textId="77777777" w:rsidR="007B7AD9" w:rsidRPr="007B7AD9" w:rsidRDefault="007B7AD9" w:rsidP="00C76E75">
          <w:pPr>
            <w:autoSpaceDE w:val="0"/>
            <w:autoSpaceDN w:val="0"/>
            <w:spacing w:line="240" w:lineRule="auto"/>
            <w:ind w:hanging="480"/>
            <w:divId w:val="981809549"/>
            <w:rPr>
              <w:color w:val="000000"/>
            </w:rPr>
          </w:pPr>
          <w:r w:rsidRPr="007B7AD9">
            <w:rPr>
              <w:color w:val="000000"/>
            </w:rPr>
            <w:lastRenderedPageBreak/>
            <w:t xml:space="preserve">Nikitin D, Kolosov N, Murzina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182B7F48" w14:textId="77777777" w:rsidR="007B7AD9" w:rsidRPr="007B7AD9" w:rsidRDefault="007B7AD9" w:rsidP="00C76E75">
          <w:pPr>
            <w:autoSpaceDE w:val="0"/>
            <w:autoSpaceDN w:val="0"/>
            <w:spacing w:line="240" w:lineRule="auto"/>
            <w:ind w:hanging="480"/>
            <w:divId w:val="45301900"/>
            <w:rPr>
              <w:color w:val="000000"/>
            </w:rPr>
          </w:pPr>
          <w:r w:rsidRPr="007B7AD9">
            <w:rPr>
              <w:color w:val="000000"/>
            </w:rPr>
            <w:t xml:space="preserve">Nikitin D, Penzar D, Garazha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57BE9DDC" w14:textId="77777777" w:rsidR="007B7AD9" w:rsidRPr="007B7AD9" w:rsidRDefault="007B7AD9" w:rsidP="00C76E75">
          <w:pPr>
            <w:autoSpaceDE w:val="0"/>
            <w:autoSpaceDN w:val="0"/>
            <w:spacing w:line="240" w:lineRule="auto"/>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RetroSpect,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46BADD4F" w14:textId="77777777" w:rsidR="007B7AD9" w:rsidRPr="007B7AD9" w:rsidRDefault="007B7AD9" w:rsidP="00C76E75">
          <w:pPr>
            <w:autoSpaceDE w:val="0"/>
            <w:autoSpaceDN w:val="0"/>
            <w:spacing w:line="240" w:lineRule="auto"/>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09C8F81E" w14:textId="77777777" w:rsidR="007B7AD9" w:rsidRPr="007B7AD9" w:rsidRDefault="007B7AD9" w:rsidP="00C76E75">
          <w:pPr>
            <w:autoSpaceDE w:val="0"/>
            <w:autoSpaceDN w:val="0"/>
            <w:spacing w:line="240" w:lineRule="auto"/>
            <w:ind w:hanging="480"/>
            <w:divId w:val="1783454065"/>
            <w:rPr>
              <w:color w:val="000000"/>
            </w:rPr>
          </w:pPr>
          <w:r w:rsidRPr="007B7AD9">
            <w:rPr>
              <w:color w:val="000000"/>
            </w:rPr>
            <w:t>On a Test of Whether one of Two Random Variables is Stochastically Larger than the Other on JSTOR. n.d. https://www.jstor.org/stable/2236101 (5 Apr. 2026, date last accessed).</w:t>
          </w:r>
        </w:p>
        <w:p w14:paraId="7DE35742" w14:textId="77777777" w:rsidR="007B7AD9" w:rsidRPr="007B7AD9" w:rsidRDefault="007B7AD9" w:rsidP="00C76E75">
          <w:pPr>
            <w:autoSpaceDE w:val="0"/>
            <w:autoSpaceDN w:val="0"/>
            <w:spacing w:line="240" w:lineRule="auto"/>
            <w:ind w:hanging="480"/>
            <w:divId w:val="728652786"/>
            <w:rPr>
              <w:color w:val="000000"/>
            </w:rPr>
          </w:pPr>
          <w:r w:rsidRPr="007B7AD9">
            <w:rPr>
              <w:color w:val="000000"/>
            </w:rPr>
            <w:t xml:space="preserve">Oomen ME, Rodriguez-Terrones D, Kurome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1597804E" w14:textId="77777777" w:rsidR="007B7AD9" w:rsidRPr="007B7AD9" w:rsidRDefault="007B7AD9" w:rsidP="00C76E75">
          <w:pPr>
            <w:autoSpaceDE w:val="0"/>
            <w:autoSpaceDN w:val="0"/>
            <w:spacing w:line="240" w:lineRule="auto"/>
            <w:ind w:hanging="480"/>
            <w:divId w:val="1205823133"/>
            <w:rPr>
              <w:color w:val="000000"/>
            </w:rPr>
          </w:pPr>
          <w:r w:rsidRPr="007B7AD9">
            <w:rPr>
              <w:color w:val="000000"/>
            </w:rPr>
            <w:t xml:space="preserve">Ottaiano A, Santorsola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7021F771" w14:textId="77777777" w:rsidR="007B7AD9" w:rsidRPr="007B7AD9" w:rsidRDefault="007B7AD9" w:rsidP="00C76E75">
          <w:pPr>
            <w:autoSpaceDE w:val="0"/>
            <w:autoSpaceDN w:val="0"/>
            <w:spacing w:line="240" w:lineRule="auto"/>
            <w:ind w:hanging="480"/>
            <w:divId w:val="509683354"/>
            <w:rPr>
              <w:color w:val="000000"/>
            </w:rPr>
          </w:pPr>
          <w:r w:rsidRPr="007B7AD9">
            <w:rPr>
              <w:color w:val="000000"/>
            </w:rPr>
            <w:t xml:space="preserve">Pascarella G, Mikhova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621E9259" w14:textId="77777777" w:rsidR="007B7AD9" w:rsidRPr="007B7AD9" w:rsidRDefault="007B7AD9" w:rsidP="00C76E75">
          <w:pPr>
            <w:autoSpaceDE w:val="0"/>
            <w:autoSpaceDN w:val="0"/>
            <w:spacing w:line="240" w:lineRule="auto"/>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exonization.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49E15A8A" w14:textId="77777777" w:rsidR="007B7AD9" w:rsidRPr="007B7AD9" w:rsidRDefault="007B7AD9" w:rsidP="00C76E75">
          <w:pPr>
            <w:autoSpaceDE w:val="0"/>
            <w:autoSpaceDN w:val="0"/>
            <w:spacing w:line="240" w:lineRule="auto"/>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655B43C9" w14:textId="77777777" w:rsidR="007B7AD9" w:rsidRPr="007B7AD9" w:rsidRDefault="007B7AD9" w:rsidP="00C76E75">
          <w:pPr>
            <w:autoSpaceDE w:val="0"/>
            <w:autoSpaceDN w:val="0"/>
            <w:spacing w:line="240" w:lineRule="auto"/>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(D1):D1243–9. https://doi.org/10.1093/NAR/GKAE974.</w:t>
          </w:r>
        </w:p>
        <w:p w14:paraId="7944662F" w14:textId="77777777" w:rsidR="007B7AD9" w:rsidRPr="007B7AD9" w:rsidRDefault="007B7AD9" w:rsidP="00C76E75">
          <w:pPr>
            <w:autoSpaceDE w:val="0"/>
            <w:autoSpaceDN w:val="0"/>
            <w:spacing w:line="240" w:lineRule="auto"/>
            <w:ind w:hanging="480"/>
            <w:divId w:val="1914466358"/>
            <w:rPr>
              <w:color w:val="000000"/>
            </w:rPr>
          </w:pPr>
          <w:r w:rsidRPr="007B7AD9">
            <w:rPr>
              <w:color w:val="000000"/>
            </w:rPr>
            <w:t xml:space="preserve">Perrone Gary G, Unpingco Gary J, Lu Gary H minn. Network visualizations with Pyvis and VisJS. </w:t>
          </w:r>
          <w:r w:rsidRPr="007B7AD9">
            <w:rPr>
              <w:i/>
              <w:iCs/>
              <w:color w:val="000000"/>
            </w:rPr>
            <w:t>Proceedings of the 19th Python in Science Conference</w:t>
          </w:r>
          <w:r w:rsidRPr="007B7AD9">
            <w:rPr>
              <w:color w:val="000000"/>
            </w:rPr>
            <w:t xml:space="preserve"> 2 Jun. 2020:58–62. https://doi.org/10.25080/majora-342d178e-008.</w:t>
          </w:r>
        </w:p>
        <w:p w14:paraId="5011160E" w14:textId="77777777" w:rsidR="007B7AD9" w:rsidRPr="007B7AD9" w:rsidRDefault="007B7AD9" w:rsidP="00C76E75">
          <w:pPr>
            <w:autoSpaceDE w:val="0"/>
            <w:autoSpaceDN w:val="0"/>
            <w:spacing w:line="240" w:lineRule="auto"/>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 Genet</w:t>
          </w:r>
          <w:r w:rsidRPr="007B7AD9">
            <w:rPr>
              <w:color w:val="000000"/>
            </w:rPr>
            <w:t xml:space="preserve"> 2019;</w:t>
          </w:r>
          <w:r w:rsidRPr="007B7AD9">
            <w:rPr>
              <w:b/>
              <w:bCs/>
              <w:color w:val="000000"/>
            </w:rPr>
            <w:t>15</w:t>
          </w:r>
          <w:r w:rsidRPr="007B7AD9">
            <w:rPr>
              <w:color w:val="000000"/>
            </w:rPr>
            <w:t>(3):e1008036. https://doi.org/10.1371/JOURNAL.PGEN.1008036.</w:t>
          </w:r>
        </w:p>
        <w:p w14:paraId="3A87F007" w14:textId="77777777" w:rsidR="007B7AD9" w:rsidRPr="007B7AD9" w:rsidRDefault="007B7AD9" w:rsidP="00C76E75">
          <w:pPr>
            <w:autoSpaceDE w:val="0"/>
            <w:autoSpaceDN w:val="0"/>
            <w:spacing w:line="240" w:lineRule="auto"/>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0C100753" w14:textId="77777777" w:rsidR="007B7AD9" w:rsidRPr="007B7AD9" w:rsidRDefault="007B7AD9" w:rsidP="00C76E75">
          <w:pPr>
            <w:autoSpaceDE w:val="0"/>
            <w:autoSpaceDN w:val="0"/>
            <w:spacing w:line="240" w:lineRule="auto"/>
            <w:ind w:hanging="480"/>
            <w:divId w:val="1054744234"/>
            <w:rPr>
              <w:color w:val="000000"/>
            </w:rPr>
          </w:pPr>
          <w:r w:rsidRPr="007B7AD9">
            <w:rPr>
              <w:color w:val="000000"/>
            </w:rPr>
            <w:t>Plotly Inc. Interactive Data Visualization &amp; Data Apps | Plotly. n.d. https://plotly.com/ (5 Apr. 2026, date last accessed).</w:t>
          </w:r>
        </w:p>
        <w:p w14:paraId="5DF5B944" w14:textId="77777777" w:rsidR="007B7AD9" w:rsidRPr="007B7AD9" w:rsidRDefault="007B7AD9" w:rsidP="00C76E75">
          <w:pPr>
            <w:autoSpaceDE w:val="0"/>
            <w:autoSpaceDN w:val="0"/>
            <w:spacing w:line="240" w:lineRule="auto"/>
            <w:ind w:hanging="480"/>
            <w:divId w:val="1002004083"/>
            <w:rPr>
              <w:color w:val="000000"/>
            </w:rPr>
          </w:pPr>
          <w:r w:rsidRPr="007B7AD9">
            <w:rPr>
              <w:color w:val="000000"/>
            </w:rPr>
            <w:t xml:space="preserve">Pribus SJ, Osredek I, Otonicar J </w:t>
          </w:r>
          <w:r w:rsidRPr="007B7AD9">
            <w:rPr>
              <w:i/>
              <w:iCs/>
              <w:color w:val="000000"/>
            </w:rPr>
            <w:t>et al.</w:t>
          </w:r>
          <w:r w:rsidRPr="007B7AD9">
            <w:rPr>
              <w:color w:val="000000"/>
            </w:rPr>
            <w:t xml:space="preserve"> Integrative spatial and multi-omic profiling in bladder cancer links L1 retrotransposition to extrachromosomal DNA, genomic instability, and viral </w:t>
          </w:r>
          <w:r w:rsidRPr="007B7AD9">
            <w:rPr>
              <w:color w:val="000000"/>
            </w:rPr>
            <w:lastRenderedPageBreak/>
            <w:t xml:space="preserve">mimicry response. </w:t>
          </w:r>
          <w:r w:rsidRPr="007B7AD9">
            <w:rPr>
              <w:i/>
              <w:iCs/>
              <w:color w:val="000000"/>
            </w:rPr>
            <w:t>BioRxiv</w:t>
          </w:r>
          <w:r w:rsidRPr="007B7AD9">
            <w:rPr>
              <w:color w:val="000000"/>
            </w:rPr>
            <w:t xml:space="preserve"> 2 Aug. 2025:2025.07.30.667694. https://doi.org/10.1101/2025.07.30.667694.</w:t>
          </w:r>
        </w:p>
        <w:p w14:paraId="36D155CC" w14:textId="77777777" w:rsidR="007B7AD9" w:rsidRPr="007B7AD9" w:rsidRDefault="007B7AD9" w:rsidP="00C76E75">
          <w:pPr>
            <w:autoSpaceDE w:val="0"/>
            <w:autoSpaceDN w:val="0"/>
            <w:spacing w:line="240" w:lineRule="auto"/>
            <w:ind w:hanging="480"/>
            <w:divId w:val="1040976738"/>
            <w:rPr>
              <w:color w:val="000000"/>
            </w:rPr>
          </w:pPr>
          <w:r w:rsidRPr="007B7AD9">
            <w:rPr>
              <w:color w:val="000000"/>
            </w:rPr>
            <w:t xml:space="preserve">Quinlan AR, Hall IM. BEDTools: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17D542C3" w14:textId="77777777" w:rsidR="007B7AD9" w:rsidRPr="007B7AD9" w:rsidRDefault="007B7AD9" w:rsidP="00C76E75">
          <w:pPr>
            <w:autoSpaceDE w:val="0"/>
            <w:autoSpaceDN w:val="0"/>
            <w:spacing w:line="240" w:lineRule="auto"/>
            <w:ind w:hanging="480"/>
            <w:divId w:val="510948430"/>
            <w:rPr>
              <w:color w:val="000000"/>
            </w:rPr>
          </w:pPr>
          <w:r w:rsidRPr="007B7AD9">
            <w:rPr>
              <w:color w:val="000000"/>
            </w:rPr>
            <w:t xml:space="preserve">Ranjan R, Logette E, Marani M </w:t>
          </w:r>
          <w:r w:rsidRPr="007B7AD9">
            <w:rPr>
              <w:i/>
              <w:iCs/>
              <w:color w:val="000000"/>
            </w:rPr>
            <w:t>et al.</w:t>
          </w:r>
          <w:r w:rsidRPr="007B7AD9">
            <w:rPr>
              <w:color w:val="000000"/>
            </w:rPr>
            <w:t xml:space="preserve"> A Kinetic Map of the Homomeric Voltage-Gated Potassium Channel (Kv) Family. </w:t>
          </w:r>
          <w:r w:rsidRPr="007B7AD9">
            <w:rPr>
              <w:i/>
              <w:iCs/>
              <w:color w:val="000000"/>
            </w:rPr>
            <w:t>Front Cell Neurosci</w:t>
          </w:r>
          <w:r w:rsidRPr="007B7AD9">
            <w:rPr>
              <w:color w:val="000000"/>
            </w:rPr>
            <w:t xml:space="preserve"> 2019;</w:t>
          </w:r>
          <w:r w:rsidRPr="007B7AD9">
            <w:rPr>
              <w:b/>
              <w:bCs/>
              <w:color w:val="000000"/>
            </w:rPr>
            <w:t>13</w:t>
          </w:r>
          <w:r w:rsidRPr="007B7AD9">
            <w:rPr>
              <w:color w:val="000000"/>
            </w:rPr>
            <w:t>:450839. https://doi.org/10.3389/FNCEL.2019.00358/TEXT.</w:t>
          </w:r>
        </w:p>
        <w:p w14:paraId="6B6EE989" w14:textId="77777777" w:rsidR="007B7AD9" w:rsidRPr="007B7AD9" w:rsidRDefault="007B7AD9" w:rsidP="00C76E75">
          <w:pPr>
            <w:autoSpaceDE w:val="0"/>
            <w:autoSpaceDN w:val="0"/>
            <w:spacing w:line="240" w:lineRule="auto"/>
            <w:ind w:hanging="480"/>
            <w:divId w:val="103961213"/>
            <w:rPr>
              <w:color w:val="000000"/>
            </w:rPr>
          </w:pPr>
          <w:r w:rsidRPr="007B7AD9">
            <w:rPr>
              <w:color w:val="000000"/>
            </w:rPr>
            <w:t xml:space="preserve">Redaelli S, Grati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19021D8A" w14:textId="77777777" w:rsidR="007B7AD9" w:rsidRPr="007B7AD9" w:rsidRDefault="007B7AD9" w:rsidP="00C76E75">
          <w:pPr>
            <w:autoSpaceDE w:val="0"/>
            <w:autoSpaceDN w:val="0"/>
            <w:spacing w:line="240" w:lineRule="auto"/>
            <w:ind w:hanging="480"/>
            <w:divId w:val="58090286"/>
            <w:rPr>
              <w:color w:val="000000"/>
            </w:rPr>
          </w:pPr>
          <w:r w:rsidRPr="007B7AD9">
            <w:rPr>
              <w:color w:val="000000"/>
            </w:rPr>
            <w:t xml:space="preserve">Rishishwar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0133F8D9" w14:textId="77777777" w:rsidR="007B7AD9" w:rsidRPr="007B7AD9" w:rsidRDefault="007B7AD9" w:rsidP="00C76E75">
          <w:pPr>
            <w:autoSpaceDE w:val="0"/>
            <w:autoSpaceDN w:val="0"/>
            <w:spacing w:line="240" w:lineRule="auto"/>
            <w:ind w:hanging="480"/>
            <w:divId w:val="1506165300"/>
            <w:rPr>
              <w:color w:val="000000"/>
            </w:rPr>
          </w:pPr>
          <w:r w:rsidRPr="007B7AD9">
            <w:rPr>
              <w:color w:val="000000"/>
            </w:rPr>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41DE5BC6" w14:textId="77777777" w:rsidR="007B7AD9" w:rsidRPr="007B7AD9" w:rsidRDefault="007B7AD9" w:rsidP="00C76E75">
          <w:pPr>
            <w:autoSpaceDE w:val="0"/>
            <w:autoSpaceDN w:val="0"/>
            <w:spacing w:line="240" w:lineRule="auto"/>
            <w:ind w:hanging="480"/>
            <w:divId w:val="1540359853"/>
            <w:rPr>
              <w:color w:val="000000"/>
            </w:rPr>
          </w:pPr>
          <w:r w:rsidRPr="007B7AD9">
            <w:rPr>
              <w:color w:val="000000"/>
            </w:rPr>
            <w:t xml:space="preserve">Seabold S, Perktold J. Statsmodels: Econometric and Statistical Modeling with Python. </w:t>
          </w:r>
          <w:r w:rsidRPr="007B7AD9">
            <w:rPr>
              <w:i/>
              <w:iCs/>
              <w:color w:val="000000"/>
            </w:rPr>
            <w:t>SciPy 2010</w:t>
          </w:r>
          <w:r w:rsidRPr="007B7AD9">
            <w:rPr>
              <w:color w:val="000000"/>
            </w:rPr>
            <w:t xml:space="preserve"> 2010:92–6. https://doi.org/10.25080/MAJORA-92BF1922-011.</w:t>
          </w:r>
        </w:p>
        <w:p w14:paraId="0A738497" w14:textId="77777777" w:rsidR="007B7AD9" w:rsidRPr="007B7AD9" w:rsidRDefault="007B7AD9" w:rsidP="00C76E75">
          <w:pPr>
            <w:autoSpaceDE w:val="0"/>
            <w:autoSpaceDN w:val="0"/>
            <w:spacing w:line="240" w:lineRule="auto"/>
            <w:ind w:hanging="480"/>
            <w:divId w:val="1564172894"/>
            <w:rPr>
              <w:color w:val="000000"/>
            </w:rPr>
          </w:pPr>
          <w:r w:rsidRPr="007B7AD9">
            <w:rPr>
              <w:color w:val="000000"/>
            </w:rPr>
            <w:t xml:space="preserve">Shtam T, Naryzhny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0CB242A4" w14:textId="77777777" w:rsidR="007B7AD9" w:rsidRPr="007B7AD9" w:rsidRDefault="007B7AD9" w:rsidP="00C76E75">
          <w:pPr>
            <w:autoSpaceDE w:val="0"/>
            <w:autoSpaceDN w:val="0"/>
            <w:spacing w:line="240" w:lineRule="auto"/>
            <w:ind w:hanging="480"/>
            <w:divId w:val="769736043"/>
            <w:rPr>
              <w:color w:val="000000"/>
            </w:rPr>
          </w:pPr>
          <w:r w:rsidRPr="007B7AD9">
            <w:rPr>
              <w:color w:val="000000"/>
            </w:rPr>
            <w:t xml:space="preserve">Shtam T, Naryzhny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2DB34062" w14:textId="77777777" w:rsidR="007B7AD9" w:rsidRPr="007B7AD9" w:rsidRDefault="007B7AD9" w:rsidP="00C76E75">
          <w:pPr>
            <w:autoSpaceDE w:val="0"/>
            <w:autoSpaceDN w:val="0"/>
            <w:spacing w:line="240" w:lineRule="auto"/>
            <w:ind w:hanging="480"/>
            <w:divId w:val="609245000"/>
            <w:rPr>
              <w:color w:val="000000"/>
            </w:rPr>
          </w:pPr>
          <w:r w:rsidRPr="007B7AD9">
            <w:rPr>
              <w:color w:val="000000"/>
            </w:rPr>
            <w:t xml:space="preserve">Sorokin Maksim, Rabushko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Front Mol Biosci</w:t>
          </w:r>
          <w:r w:rsidRPr="007B7AD9">
            <w:rPr>
              <w:color w:val="000000"/>
            </w:rPr>
            <w:t xml:space="preserve"> 2021;</w:t>
          </w:r>
          <w:r w:rsidRPr="007B7AD9">
            <w:rPr>
              <w:b/>
              <w:bCs/>
              <w:color w:val="000000"/>
            </w:rPr>
            <w:t>8</w:t>
          </w:r>
          <w:r w:rsidRPr="007B7AD9">
            <w:rPr>
              <w:color w:val="000000"/>
            </w:rPr>
            <w:t>:737821. https://doi.org/10.3389/FMOLB.2021.737821/TEXT.</w:t>
          </w:r>
        </w:p>
        <w:p w14:paraId="50B9A8EC" w14:textId="77777777" w:rsidR="007B7AD9" w:rsidRPr="007B7AD9" w:rsidRDefault="007B7AD9" w:rsidP="00C76E75">
          <w:pPr>
            <w:autoSpaceDE w:val="0"/>
            <w:autoSpaceDN w:val="0"/>
            <w:spacing w:line="240" w:lineRule="auto"/>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D923DD9" w14:textId="77777777" w:rsidR="007B7AD9" w:rsidRPr="007B7AD9" w:rsidRDefault="007B7AD9" w:rsidP="00C76E75">
          <w:pPr>
            <w:autoSpaceDE w:val="0"/>
            <w:autoSpaceDN w:val="0"/>
            <w:spacing w:line="240" w:lineRule="auto"/>
            <w:ind w:hanging="480"/>
            <w:divId w:val="71199456"/>
            <w:rPr>
              <w:color w:val="000000"/>
            </w:rPr>
          </w:pPr>
          <w:r w:rsidRPr="007B7AD9">
            <w:rPr>
              <w:color w:val="000000"/>
            </w:rPr>
            <w:t xml:space="preserve">Sorokin Maxim, Zolotovskaia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6E5B9F0C" w14:textId="77777777" w:rsidR="007B7AD9" w:rsidRPr="007B7AD9" w:rsidRDefault="007B7AD9" w:rsidP="00C76E75">
          <w:pPr>
            <w:autoSpaceDE w:val="0"/>
            <w:autoSpaceDN w:val="0"/>
            <w:spacing w:line="240" w:lineRule="auto"/>
            <w:ind w:hanging="480"/>
            <w:divId w:val="1337264888"/>
            <w:rPr>
              <w:color w:val="000000"/>
            </w:rPr>
          </w:pPr>
          <w:r w:rsidRPr="007B7AD9">
            <w:rPr>
              <w:color w:val="000000"/>
            </w:rPr>
            <w:t xml:space="preserve">Stamidis N, Żylicz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(8):e111717. https://doi.org/10.15252/EMBJ.2022111717.</w:t>
          </w:r>
        </w:p>
        <w:p w14:paraId="4BF17AE2" w14:textId="77777777" w:rsidR="007B7AD9" w:rsidRPr="007B7AD9" w:rsidRDefault="007B7AD9" w:rsidP="00C76E75">
          <w:pPr>
            <w:autoSpaceDE w:val="0"/>
            <w:autoSpaceDN w:val="0"/>
            <w:spacing w:line="240" w:lineRule="auto"/>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0A03FCC2" w14:textId="77777777" w:rsidR="007B7AD9" w:rsidRPr="007B7AD9" w:rsidRDefault="007B7AD9" w:rsidP="00C76E75">
          <w:pPr>
            <w:autoSpaceDE w:val="0"/>
            <w:autoSpaceDN w:val="0"/>
            <w:spacing w:line="240" w:lineRule="auto"/>
            <w:ind w:hanging="480"/>
            <w:divId w:val="695496816"/>
            <w:rPr>
              <w:color w:val="000000"/>
            </w:rPr>
          </w:pPr>
          <w:r w:rsidRPr="007B7AD9">
            <w:rPr>
              <w:color w:val="000000"/>
            </w:rPr>
            <w:t xml:space="preserve">Suh A, Churakov G, Ramakodi MP </w:t>
          </w:r>
          <w:r w:rsidRPr="007B7AD9">
            <w:rPr>
              <w:i/>
              <w:iCs/>
              <w:color w:val="000000"/>
            </w:rPr>
            <w:t>et al.</w:t>
          </w:r>
          <w:r w:rsidRPr="007B7AD9">
            <w:rPr>
              <w:color w:val="000000"/>
            </w:rPr>
            <w:t xml:space="preserve"> Multiple Lineages of Ancient CR1 Retroposons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56044AFC" w14:textId="77777777" w:rsidR="007B7AD9" w:rsidRPr="007B7AD9" w:rsidRDefault="007B7AD9" w:rsidP="00C76E75">
          <w:pPr>
            <w:autoSpaceDE w:val="0"/>
            <w:autoSpaceDN w:val="0"/>
            <w:spacing w:line="240" w:lineRule="auto"/>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DBD7B56" w14:textId="77777777" w:rsidR="007B7AD9" w:rsidRPr="007B7AD9" w:rsidRDefault="007B7AD9" w:rsidP="00C76E75">
          <w:pPr>
            <w:autoSpaceDE w:val="0"/>
            <w:autoSpaceDN w:val="0"/>
            <w:spacing w:line="240" w:lineRule="auto"/>
            <w:ind w:hanging="480"/>
            <w:divId w:val="521431974"/>
            <w:rPr>
              <w:color w:val="000000"/>
            </w:rPr>
          </w:pPr>
          <w:r w:rsidRPr="007B7AD9">
            <w:rPr>
              <w:color w:val="000000"/>
            </w:rPr>
            <w:t xml:space="preserve">Tarailo-Graovac M, Chen N. Using RepeatMasker to identify repetitive elements in genomic sequences. </w:t>
          </w:r>
          <w:r w:rsidRPr="007B7AD9">
            <w:rPr>
              <w:i/>
              <w:iCs/>
              <w:color w:val="000000"/>
            </w:rPr>
            <w:t>Curr Protoc Bioinformatics</w:t>
          </w:r>
          <w:r w:rsidRPr="007B7AD9">
            <w:rPr>
              <w:color w:val="000000"/>
            </w:rPr>
            <w:t xml:space="preserve"> 2009;</w:t>
          </w:r>
          <w:r w:rsidRPr="007B7AD9">
            <w:rPr>
              <w:b/>
              <w:bCs/>
              <w:color w:val="000000"/>
            </w:rPr>
            <w:t>Chapter 4</w:t>
          </w:r>
          <w:r w:rsidRPr="007B7AD9">
            <w:rPr>
              <w:color w:val="000000"/>
            </w:rPr>
            <w:t>(SUPPL. 25). https://doi.org/10.1002/0471250953.BI0410S25.</w:t>
          </w:r>
        </w:p>
        <w:p w14:paraId="6931919E" w14:textId="77777777" w:rsidR="007B7AD9" w:rsidRPr="007B7AD9" w:rsidRDefault="007B7AD9" w:rsidP="00C76E75">
          <w:pPr>
            <w:autoSpaceDE w:val="0"/>
            <w:autoSpaceDN w:val="0"/>
            <w:spacing w:line="240" w:lineRule="auto"/>
            <w:ind w:hanging="480"/>
            <w:divId w:val="877397037"/>
            <w:rPr>
              <w:color w:val="000000"/>
            </w:rPr>
          </w:pPr>
          <w:r w:rsidRPr="007B7AD9">
            <w:rPr>
              <w:color w:val="000000"/>
            </w:rPr>
            <w:lastRenderedPageBreak/>
            <w:t xml:space="preserve">team T pandas development. </w:t>
          </w:r>
          <w:r w:rsidRPr="007B7AD9">
            <w:rPr>
              <w:i/>
              <w:iCs/>
              <w:color w:val="000000"/>
            </w:rPr>
            <w:t>Pandas-Dev/Pandas: Pandas</w:t>
          </w:r>
          <w:r w:rsidRPr="007B7AD9">
            <w:rPr>
              <w:color w:val="000000"/>
            </w:rPr>
            <w:t>. n.d. https://doi.org/10.5281/ZENODO.19340003.</w:t>
          </w:r>
        </w:p>
        <w:p w14:paraId="2DAC5283" w14:textId="77777777" w:rsidR="007B7AD9" w:rsidRPr="007B7AD9" w:rsidRDefault="007B7AD9" w:rsidP="00C76E75">
          <w:pPr>
            <w:autoSpaceDE w:val="0"/>
            <w:autoSpaceDN w:val="0"/>
            <w:spacing w:line="240" w:lineRule="auto"/>
            <w:ind w:hanging="480"/>
            <w:divId w:val="225459378"/>
            <w:rPr>
              <w:color w:val="000000"/>
            </w:rPr>
          </w:pPr>
          <w:r w:rsidRPr="007B7AD9">
            <w:rPr>
              <w:color w:val="000000"/>
            </w:rPr>
            <w:t xml:space="preserve">Tunbak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46E62596" w14:textId="77777777" w:rsidR="007B7AD9" w:rsidRPr="007B7AD9" w:rsidRDefault="007B7AD9" w:rsidP="00C76E75">
          <w:pPr>
            <w:autoSpaceDE w:val="0"/>
            <w:autoSpaceDN w:val="0"/>
            <w:spacing w:line="240" w:lineRule="auto"/>
            <w:ind w:hanging="480"/>
            <w:divId w:val="389042434"/>
            <w:rPr>
              <w:color w:val="000000"/>
            </w:rPr>
          </w:pPr>
          <w:r w:rsidRPr="007B7AD9">
            <w:rPr>
              <w:color w:val="000000"/>
            </w:rPr>
            <w:t xml:space="preserve">Urrutia J, Arrizabalaga-Iriondo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Front Cell Neurosci</w:t>
          </w:r>
          <w:r w:rsidRPr="007B7AD9">
            <w:rPr>
              <w:color w:val="000000"/>
            </w:rPr>
            <w:t xml:space="preserve"> 2024;</w:t>
          </w:r>
          <w:r w:rsidRPr="007B7AD9">
            <w:rPr>
              <w:b/>
              <w:bCs/>
              <w:color w:val="000000"/>
            </w:rPr>
            <w:t>18</w:t>
          </w:r>
          <w:r w:rsidRPr="007B7AD9">
            <w:rPr>
              <w:color w:val="000000"/>
            </w:rPr>
            <w:t>:1406709. https://doi.org/10.3389/FNCEL.2024.1406709/TEXT.</w:t>
          </w:r>
        </w:p>
        <w:p w14:paraId="063CB59A" w14:textId="77777777" w:rsidR="007B7AD9" w:rsidRPr="007B7AD9" w:rsidRDefault="007B7AD9" w:rsidP="00C76E75">
          <w:pPr>
            <w:autoSpaceDE w:val="0"/>
            <w:autoSpaceDN w:val="0"/>
            <w:spacing w:line="240" w:lineRule="auto"/>
            <w:ind w:hanging="480"/>
            <w:divId w:val="1651128841"/>
            <w:rPr>
              <w:color w:val="000000"/>
            </w:rPr>
          </w:pPr>
          <w:r w:rsidRPr="007B7AD9">
            <w:rPr>
              <w:color w:val="000000"/>
            </w:rPr>
            <w:t xml:space="preserve">Virtanen P, Gommers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620F7AB5" w14:textId="77777777" w:rsidR="007B7AD9" w:rsidRPr="007B7AD9" w:rsidRDefault="007B7AD9" w:rsidP="00C76E75">
          <w:pPr>
            <w:autoSpaceDE w:val="0"/>
            <w:autoSpaceDN w:val="0"/>
            <w:spacing w:line="240" w:lineRule="auto"/>
            <w:ind w:hanging="480"/>
            <w:divId w:val="1441341300"/>
            <w:rPr>
              <w:color w:val="000000"/>
            </w:rPr>
          </w:pPr>
          <w:r w:rsidRPr="007B7AD9">
            <w:rPr>
              <w:color w:val="000000"/>
            </w:rPr>
            <w:t xml:space="preserve">Vladimirova U, Rumiantsev P, Zolotovskaia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(3):e06408. https://doi.org/10.1016/j.heliyon.2021.e06408.</w:t>
          </w:r>
        </w:p>
        <w:p w14:paraId="06E36094" w14:textId="77777777" w:rsidR="007B7AD9" w:rsidRPr="007B7AD9" w:rsidRDefault="007B7AD9" w:rsidP="00C76E75">
          <w:pPr>
            <w:autoSpaceDE w:val="0"/>
            <w:autoSpaceDN w:val="0"/>
            <w:spacing w:line="240" w:lineRule="auto"/>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5BFCB3AE" w14:textId="77777777" w:rsidR="007B7AD9" w:rsidRPr="007B7AD9" w:rsidRDefault="007B7AD9" w:rsidP="00C76E75">
          <w:pPr>
            <w:autoSpaceDE w:val="0"/>
            <w:autoSpaceDN w:val="0"/>
            <w:spacing w:line="240" w:lineRule="auto"/>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0885F09B" w14:textId="77777777" w:rsidR="007B7AD9" w:rsidRPr="007B7AD9" w:rsidRDefault="007B7AD9" w:rsidP="00C76E75">
          <w:pPr>
            <w:autoSpaceDE w:val="0"/>
            <w:autoSpaceDN w:val="0"/>
            <w:spacing w:line="240" w:lineRule="auto"/>
            <w:ind w:hanging="480"/>
            <w:divId w:val="490952609"/>
            <w:rPr>
              <w:color w:val="000000"/>
            </w:rPr>
          </w:pPr>
          <w:r w:rsidRPr="007B7AD9">
            <w:rPr>
              <w:color w:val="000000"/>
            </w:rPr>
            <w:t xml:space="preserve">Waskom ML. seaborn: statistical data visualization. </w:t>
          </w:r>
          <w:r w:rsidRPr="007B7AD9">
            <w:rPr>
              <w:i/>
              <w:iCs/>
              <w:color w:val="000000"/>
            </w:rPr>
            <w:t>J Open Source Softw</w:t>
          </w:r>
          <w:r w:rsidRPr="007B7AD9">
            <w:rPr>
              <w:color w:val="000000"/>
            </w:rPr>
            <w:t xml:space="preserve"> 2021;</w:t>
          </w:r>
          <w:r w:rsidRPr="007B7AD9">
            <w:rPr>
              <w:b/>
              <w:bCs/>
              <w:color w:val="000000"/>
            </w:rPr>
            <w:t>6</w:t>
          </w:r>
          <w:r w:rsidRPr="007B7AD9">
            <w:rPr>
              <w:color w:val="000000"/>
            </w:rPr>
            <w:t>(60):3021. https://doi.org/10.21105/JOSS.03021.</w:t>
          </w:r>
        </w:p>
        <w:p w14:paraId="156C2E59" w14:textId="77777777" w:rsidR="007B7AD9" w:rsidRPr="007B7AD9" w:rsidRDefault="007B7AD9" w:rsidP="00C76E75">
          <w:pPr>
            <w:autoSpaceDE w:val="0"/>
            <w:autoSpaceDN w:val="0"/>
            <w:spacing w:line="240" w:lineRule="auto"/>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23ABD1C" w14:textId="77777777" w:rsidR="007B7AD9" w:rsidRPr="007B7AD9" w:rsidRDefault="007B7AD9" w:rsidP="00C76E75">
          <w:pPr>
            <w:autoSpaceDE w:val="0"/>
            <w:autoSpaceDN w:val="0"/>
            <w:spacing w:line="240" w:lineRule="auto"/>
            <w:ind w:hanging="480"/>
            <w:divId w:val="1731146049"/>
            <w:rPr>
              <w:color w:val="000000"/>
            </w:rPr>
          </w:pPr>
          <w:r w:rsidRPr="007B7AD9">
            <w:rPr>
              <w:color w:val="000000"/>
            </w:rPr>
            <w:t xml:space="preserve">Yudina A, Tazearslan C, Baisangurov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5275BE87" w14:textId="77777777" w:rsidR="007B7AD9" w:rsidRPr="007B7AD9" w:rsidRDefault="007B7AD9" w:rsidP="00C76E75">
          <w:pPr>
            <w:autoSpaceDE w:val="0"/>
            <w:autoSpaceDN w:val="0"/>
            <w:spacing w:line="240" w:lineRule="auto"/>
            <w:ind w:hanging="480"/>
            <w:divId w:val="1579754426"/>
            <w:rPr>
              <w:color w:val="000000"/>
            </w:rPr>
          </w:pPr>
          <w:r w:rsidRPr="007B7AD9">
            <w:rPr>
              <w:color w:val="000000"/>
            </w:rPr>
            <w:t xml:space="preserve">Zottel A, Šamec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0A1B1557" w14:textId="77777777" w:rsidR="005E6566" w:rsidRPr="005E6566" w:rsidRDefault="007B7AD9" w:rsidP="00C76E75">
          <w:pPr>
            <w:spacing w:line="240" w:lineRule="auto"/>
          </w:pPr>
          <w:r w:rsidRPr="007B7AD9">
            <w:rPr>
              <w:color w:val="000000"/>
            </w:rPr>
            <w:t> </w:t>
          </w:r>
        </w:p>
      </w:sdtContent>
    </w:sdt>
    <w:sectPr w:rsidR="005E6566" w:rsidRPr="005E6566" w:rsidSect="00731781">
      <w:footerReference w:type="default" r:id="rId21"/>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745B68" w14:textId="77777777" w:rsidR="002742CA" w:rsidRDefault="002742CA">
      <w:pPr>
        <w:spacing w:line="240" w:lineRule="auto"/>
      </w:pPr>
      <w:r>
        <w:separator/>
      </w:r>
    </w:p>
  </w:endnote>
  <w:endnote w:type="continuationSeparator" w:id="0">
    <w:p w14:paraId="5CC137C2" w14:textId="77777777" w:rsidR="002742CA" w:rsidRDefault="002742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635C" w14:textId="77777777" w:rsidR="005762DF" w:rsidRDefault="00D315AC">
    <w:pPr>
      <w:jc w:val="center"/>
    </w:pPr>
    <w:r>
      <w:fldChar w:fldCharType="begin"/>
    </w:r>
    <w:r>
      <w:instrText xml:space="preserve"> PAGE </w:instrText>
    </w:r>
    <w:r>
      <w:fldChar w:fldCharType="separate"/>
    </w:r>
    <w:r w:rsidR="00C7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09A66" w14:textId="77777777" w:rsidR="002742CA" w:rsidRDefault="002742CA">
      <w:pPr>
        <w:spacing w:line="240" w:lineRule="auto"/>
      </w:pPr>
      <w:r>
        <w:separator/>
      </w:r>
    </w:p>
  </w:footnote>
  <w:footnote w:type="continuationSeparator" w:id="0">
    <w:p w14:paraId="033C85E8" w14:textId="77777777" w:rsidR="002742CA" w:rsidRDefault="002742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1FCC"/>
    <w:rsid w:val="000071FE"/>
    <w:rsid w:val="0001028B"/>
    <w:rsid w:val="000123FE"/>
    <w:rsid w:val="00014229"/>
    <w:rsid w:val="00017AE4"/>
    <w:rsid w:val="00021748"/>
    <w:rsid w:val="00021C1F"/>
    <w:rsid w:val="0002379F"/>
    <w:rsid w:val="000242B1"/>
    <w:rsid w:val="00030738"/>
    <w:rsid w:val="00030946"/>
    <w:rsid w:val="00033C4D"/>
    <w:rsid w:val="00034854"/>
    <w:rsid w:val="000450D5"/>
    <w:rsid w:val="000538DD"/>
    <w:rsid w:val="00056581"/>
    <w:rsid w:val="0006624F"/>
    <w:rsid w:val="00066DCB"/>
    <w:rsid w:val="00070D34"/>
    <w:rsid w:val="0007400D"/>
    <w:rsid w:val="0007471F"/>
    <w:rsid w:val="0007479E"/>
    <w:rsid w:val="00075180"/>
    <w:rsid w:val="0007519D"/>
    <w:rsid w:val="000820C6"/>
    <w:rsid w:val="00082133"/>
    <w:rsid w:val="0008496A"/>
    <w:rsid w:val="00086EF1"/>
    <w:rsid w:val="000876AA"/>
    <w:rsid w:val="000903B4"/>
    <w:rsid w:val="00090C04"/>
    <w:rsid w:val="0009221D"/>
    <w:rsid w:val="000929E1"/>
    <w:rsid w:val="00095C5A"/>
    <w:rsid w:val="00095E06"/>
    <w:rsid w:val="000964E3"/>
    <w:rsid w:val="000A16DA"/>
    <w:rsid w:val="000A2E37"/>
    <w:rsid w:val="000A7121"/>
    <w:rsid w:val="000B4091"/>
    <w:rsid w:val="000B4F19"/>
    <w:rsid w:val="000C3CFA"/>
    <w:rsid w:val="000C6652"/>
    <w:rsid w:val="000D212A"/>
    <w:rsid w:val="000D2D03"/>
    <w:rsid w:val="000D6C58"/>
    <w:rsid w:val="000E1668"/>
    <w:rsid w:val="000E2F5C"/>
    <w:rsid w:val="000E4545"/>
    <w:rsid w:val="000E6F3A"/>
    <w:rsid w:val="000F4432"/>
    <w:rsid w:val="000F46F7"/>
    <w:rsid w:val="000F47AF"/>
    <w:rsid w:val="000F5855"/>
    <w:rsid w:val="001018D1"/>
    <w:rsid w:val="00102F22"/>
    <w:rsid w:val="001032CB"/>
    <w:rsid w:val="001037B8"/>
    <w:rsid w:val="0010698B"/>
    <w:rsid w:val="00112893"/>
    <w:rsid w:val="001174D9"/>
    <w:rsid w:val="0012231A"/>
    <w:rsid w:val="001264EB"/>
    <w:rsid w:val="00127191"/>
    <w:rsid w:val="00127BD5"/>
    <w:rsid w:val="001317F3"/>
    <w:rsid w:val="001332B0"/>
    <w:rsid w:val="00133980"/>
    <w:rsid w:val="001441B5"/>
    <w:rsid w:val="001470C2"/>
    <w:rsid w:val="0015200B"/>
    <w:rsid w:val="001532C3"/>
    <w:rsid w:val="00154ACA"/>
    <w:rsid w:val="0015602D"/>
    <w:rsid w:val="001561C1"/>
    <w:rsid w:val="00156310"/>
    <w:rsid w:val="001611D8"/>
    <w:rsid w:val="0016194B"/>
    <w:rsid w:val="00161F84"/>
    <w:rsid w:val="00162C37"/>
    <w:rsid w:val="001658A3"/>
    <w:rsid w:val="00170EDA"/>
    <w:rsid w:val="00172E5B"/>
    <w:rsid w:val="00174E3A"/>
    <w:rsid w:val="0017647F"/>
    <w:rsid w:val="00181332"/>
    <w:rsid w:val="00183C56"/>
    <w:rsid w:val="0018711E"/>
    <w:rsid w:val="0018784C"/>
    <w:rsid w:val="00190292"/>
    <w:rsid w:val="001924CE"/>
    <w:rsid w:val="00193F11"/>
    <w:rsid w:val="00195E8A"/>
    <w:rsid w:val="001960F4"/>
    <w:rsid w:val="001A0310"/>
    <w:rsid w:val="001A0669"/>
    <w:rsid w:val="001A0F99"/>
    <w:rsid w:val="001A14BD"/>
    <w:rsid w:val="001A2445"/>
    <w:rsid w:val="001A2A08"/>
    <w:rsid w:val="001A2A62"/>
    <w:rsid w:val="001A76CF"/>
    <w:rsid w:val="001B022A"/>
    <w:rsid w:val="001C19BB"/>
    <w:rsid w:val="001C1F4F"/>
    <w:rsid w:val="001C43A9"/>
    <w:rsid w:val="001C6D75"/>
    <w:rsid w:val="001C7968"/>
    <w:rsid w:val="001D33CB"/>
    <w:rsid w:val="001D6B3F"/>
    <w:rsid w:val="001D716C"/>
    <w:rsid w:val="001E0A42"/>
    <w:rsid w:val="001E1245"/>
    <w:rsid w:val="001E1A3F"/>
    <w:rsid w:val="001E342C"/>
    <w:rsid w:val="001E4012"/>
    <w:rsid w:val="001E5D80"/>
    <w:rsid w:val="001E5FFA"/>
    <w:rsid w:val="001E6563"/>
    <w:rsid w:val="001E7705"/>
    <w:rsid w:val="001E7933"/>
    <w:rsid w:val="001F0FB5"/>
    <w:rsid w:val="001F28E6"/>
    <w:rsid w:val="00201364"/>
    <w:rsid w:val="00202203"/>
    <w:rsid w:val="00202205"/>
    <w:rsid w:val="00202DFF"/>
    <w:rsid w:val="0021034F"/>
    <w:rsid w:val="0021605E"/>
    <w:rsid w:val="002240A9"/>
    <w:rsid w:val="00226BF7"/>
    <w:rsid w:val="00226EBE"/>
    <w:rsid w:val="00230909"/>
    <w:rsid w:val="00234A53"/>
    <w:rsid w:val="00235F07"/>
    <w:rsid w:val="00236E4F"/>
    <w:rsid w:val="0024214D"/>
    <w:rsid w:val="00242A85"/>
    <w:rsid w:val="00245137"/>
    <w:rsid w:val="002472CF"/>
    <w:rsid w:val="00247B35"/>
    <w:rsid w:val="00251930"/>
    <w:rsid w:val="00253CEC"/>
    <w:rsid w:val="00260951"/>
    <w:rsid w:val="00260B3E"/>
    <w:rsid w:val="0026372D"/>
    <w:rsid w:val="0026658E"/>
    <w:rsid w:val="0026661F"/>
    <w:rsid w:val="0027337A"/>
    <w:rsid w:val="00273413"/>
    <w:rsid w:val="002742CA"/>
    <w:rsid w:val="00277E0E"/>
    <w:rsid w:val="002802C5"/>
    <w:rsid w:val="00280CCA"/>
    <w:rsid w:val="0028276A"/>
    <w:rsid w:val="00283162"/>
    <w:rsid w:val="0028422A"/>
    <w:rsid w:val="00284287"/>
    <w:rsid w:val="00286DA0"/>
    <w:rsid w:val="0029429A"/>
    <w:rsid w:val="00294666"/>
    <w:rsid w:val="00294CAA"/>
    <w:rsid w:val="0029739A"/>
    <w:rsid w:val="002A532B"/>
    <w:rsid w:val="002A59AA"/>
    <w:rsid w:val="002A6C59"/>
    <w:rsid w:val="002A6ED4"/>
    <w:rsid w:val="002B3182"/>
    <w:rsid w:val="002B3AF4"/>
    <w:rsid w:val="002B58FB"/>
    <w:rsid w:val="002B5CB0"/>
    <w:rsid w:val="002C6C8F"/>
    <w:rsid w:val="002D2BCA"/>
    <w:rsid w:val="002D5C8F"/>
    <w:rsid w:val="002D6E00"/>
    <w:rsid w:val="002E3026"/>
    <w:rsid w:val="002E5516"/>
    <w:rsid w:val="002E5CDF"/>
    <w:rsid w:val="002E5DC7"/>
    <w:rsid w:val="002F16F7"/>
    <w:rsid w:val="002F400B"/>
    <w:rsid w:val="002F4355"/>
    <w:rsid w:val="002F4752"/>
    <w:rsid w:val="002F4F66"/>
    <w:rsid w:val="00302CD8"/>
    <w:rsid w:val="00305536"/>
    <w:rsid w:val="003058F4"/>
    <w:rsid w:val="00306B98"/>
    <w:rsid w:val="00313A66"/>
    <w:rsid w:val="003144D6"/>
    <w:rsid w:val="00321D73"/>
    <w:rsid w:val="00321EDB"/>
    <w:rsid w:val="003309ED"/>
    <w:rsid w:val="00330FD8"/>
    <w:rsid w:val="00332C19"/>
    <w:rsid w:val="00333A56"/>
    <w:rsid w:val="00335475"/>
    <w:rsid w:val="00336DF0"/>
    <w:rsid w:val="003400D4"/>
    <w:rsid w:val="003404A3"/>
    <w:rsid w:val="003426E7"/>
    <w:rsid w:val="003428AA"/>
    <w:rsid w:val="0035277E"/>
    <w:rsid w:val="00353949"/>
    <w:rsid w:val="00354995"/>
    <w:rsid w:val="003549F4"/>
    <w:rsid w:val="00360105"/>
    <w:rsid w:val="00366046"/>
    <w:rsid w:val="00366ECB"/>
    <w:rsid w:val="003706A0"/>
    <w:rsid w:val="00372471"/>
    <w:rsid w:val="003724AF"/>
    <w:rsid w:val="00373CCE"/>
    <w:rsid w:val="00380B8A"/>
    <w:rsid w:val="00381225"/>
    <w:rsid w:val="003837B6"/>
    <w:rsid w:val="00383DC0"/>
    <w:rsid w:val="00384939"/>
    <w:rsid w:val="00390042"/>
    <w:rsid w:val="00391891"/>
    <w:rsid w:val="00392829"/>
    <w:rsid w:val="00393138"/>
    <w:rsid w:val="003945CD"/>
    <w:rsid w:val="00395F52"/>
    <w:rsid w:val="003A19ED"/>
    <w:rsid w:val="003A317D"/>
    <w:rsid w:val="003A3224"/>
    <w:rsid w:val="003A59E8"/>
    <w:rsid w:val="003A6360"/>
    <w:rsid w:val="003A63D3"/>
    <w:rsid w:val="003A6F0C"/>
    <w:rsid w:val="003B2A86"/>
    <w:rsid w:val="003B2F33"/>
    <w:rsid w:val="003B32A8"/>
    <w:rsid w:val="003C0FEF"/>
    <w:rsid w:val="003C2CFA"/>
    <w:rsid w:val="003C33C9"/>
    <w:rsid w:val="003C5E7E"/>
    <w:rsid w:val="003D1AB1"/>
    <w:rsid w:val="003D661F"/>
    <w:rsid w:val="003D7839"/>
    <w:rsid w:val="003E4531"/>
    <w:rsid w:val="003E652F"/>
    <w:rsid w:val="003F02E4"/>
    <w:rsid w:val="003F061F"/>
    <w:rsid w:val="003F1C40"/>
    <w:rsid w:val="003F2FB8"/>
    <w:rsid w:val="003F3FB5"/>
    <w:rsid w:val="003F5888"/>
    <w:rsid w:val="003F5BDA"/>
    <w:rsid w:val="004049FA"/>
    <w:rsid w:val="0040670E"/>
    <w:rsid w:val="00410024"/>
    <w:rsid w:val="00411D73"/>
    <w:rsid w:val="00412494"/>
    <w:rsid w:val="0041254E"/>
    <w:rsid w:val="00412A08"/>
    <w:rsid w:val="00412DFB"/>
    <w:rsid w:val="00413E2E"/>
    <w:rsid w:val="0041416E"/>
    <w:rsid w:val="00420ED7"/>
    <w:rsid w:val="00421D8E"/>
    <w:rsid w:val="00425232"/>
    <w:rsid w:val="00426A44"/>
    <w:rsid w:val="004279EC"/>
    <w:rsid w:val="00431AF7"/>
    <w:rsid w:val="00436B99"/>
    <w:rsid w:val="004375A3"/>
    <w:rsid w:val="00437FB5"/>
    <w:rsid w:val="004420FE"/>
    <w:rsid w:val="00443434"/>
    <w:rsid w:val="00444923"/>
    <w:rsid w:val="004521D2"/>
    <w:rsid w:val="004534AA"/>
    <w:rsid w:val="00453D37"/>
    <w:rsid w:val="00453D8E"/>
    <w:rsid w:val="004578AD"/>
    <w:rsid w:val="00460AF9"/>
    <w:rsid w:val="00461FD6"/>
    <w:rsid w:val="00463D6B"/>
    <w:rsid w:val="0046533D"/>
    <w:rsid w:val="004667D5"/>
    <w:rsid w:val="00467BFD"/>
    <w:rsid w:val="00470367"/>
    <w:rsid w:val="004758AB"/>
    <w:rsid w:val="00477FD4"/>
    <w:rsid w:val="00480E21"/>
    <w:rsid w:val="00483ECD"/>
    <w:rsid w:val="004859DE"/>
    <w:rsid w:val="00490A77"/>
    <w:rsid w:val="00492010"/>
    <w:rsid w:val="00495CCC"/>
    <w:rsid w:val="00496956"/>
    <w:rsid w:val="00496A2E"/>
    <w:rsid w:val="00497B85"/>
    <w:rsid w:val="004A2006"/>
    <w:rsid w:val="004A49FC"/>
    <w:rsid w:val="004A6790"/>
    <w:rsid w:val="004A745E"/>
    <w:rsid w:val="004B13A2"/>
    <w:rsid w:val="004B7063"/>
    <w:rsid w:val="004C507A"/>
    <w:rsid w:val="004C67BF"/>
    <w:rsid w:val="004D0D34"/>
    <w:rsid w:val="004D384D"/>
    <w:rsid w:val="004D6DA5"/>
    <w:rsid w:val="004D742C"/>
    <w:rsid w:val="004E2356"/>
    <w:rsid w:val="004E3BAA"/>
    <w:rsid w:val="004E3C9B"/>
    <w:rsid w:val="004E7F74"/>
    <w:rsid w:val="004F0194"/>
    <w:rsid w:val="004F2737"/>
    <w:rsid w:val="004F553C"/>
    <w:rsid w:val="005010E4"/>
    <w:rsid w:val="0050273A"/>
    <w:rsid w:val="00504A3E"/>
    <w:rsid w:val="00506C30"/>
    <w:rsid w:val="005108CB"/>
    <w:rsid w:val="005132F9"/>
    <w:rsid w:val="0051390E"/>
    <w:rsid w:val="005139F8"/>
    <w:rsid w:val="00513CA6"/>
    <w:rsid w:val="00516EE2"/>
    <w:rsid w:val="0052044E"/>
    <w:rsid w:val="00520AB6"/>
    <w:rsid w:val="0052206A"/>
    <w:rsid w:val="005247F1"/>
    <w:rsid w:val="00525161"/>
    <w:rsid w:val="00530698"/>
    <w:rsid w:val="00530E09"/>
    <w:rsid w:val="005312EE"/>
    <w:rsid w:val="00531A3E"/>
    <w:rsid w:val="00532035"/>
    <w:rsid w:val="00536565"/>
    <w:rsid w:val="0053719F"/>
    <w:rsid w:val="00540E30"/>
    <w:rsid w:val="00542191"/>
    <w:rsid w:val="00545F75"/>
    <w:rsid w:val="0055018E"/>
    <w:rsid w:val="00550C49"/>
    <w:rsid w:val="0055100B"/>
    <w:rsid w:val="00553444"/>
    <w:rsid w:val="00556E82"/>
    <w:rsid w:val="005629EA"/>
    <w:rsid w:val="00562A5A"/>
    <w:rsid w:val="005643CD"/>
    <w:rsid w:val="0056628E"/>
    <w:rsid w:val="005672EC"/>
    <w:rsid w:val="00570631"/>
    <w:rsid w:val="00573310"/>
    <w:rsid w:val="00575291"/>
    <w:rsid w:val="005762DF"/>
    <w:rsid w:val="00580471"/>
    <w:rsid w:val="00584A60"/>
    <w:rsid w:val="00590353"/>
    <w:rsid w:val="00594A12"/>
    <w:rsid w:val="0059619E"/>
    <w:rsid w:val="005A00F8"/>
    <w:rsid w:val="005A1FFC"/>
    <w:rsid w:val="005A40A7"/>
    <w:rsid w:val="005A46D7"/>
    <w:rsid w:val="005A4C1C"/>
    <w:rsid w:val="005A777D"/>
    <w:rsid w:val="005B13E4"/>
    <w:rsid w:val="005B1C59"/>
    <w:rsid w:val="005B2EDD"/>
    <w:rsid w:val="005B2FEE"/>
    <w:rsid w:val="005B3613"/>
    <w:rsid w:val="005B4C74"/>
    <w:rsid w:val="005C0897"/>
    <w:rsid w:val="005C0B99"/>
    <w:rsid w:val="005C3B60"/>
    <w:rsid w:val="005C4713"/>
    <w:rsid w:val="005C485B"/>
    <w:rsid w:val="005C6A2B"/>
    <w:rsid w:val="005C762A"/>
    <w:rsid w:val="005D0225"/>
    <w:rsid w:val="005D3A00"/>
    <w:rsid w:val="005D53F0"/>
    <w:rsid w:val="005E0E9B"/>
    <w:rsid w:val="005E6566"/>
    <w:rsid w:val="005F0430"/>
    <w:rsid w:val="005F06DE"/>
    <w:rsid w:val="005F1F47"/>
    <w:rsid w:val="005F3DDB"/>
    <w:rsid w:val="005F4294"/>
    <w:rsid w:val="005F4FE5"/>
    <w:rsid w:val="005F57F8"/>
    <w:rsid w:val="005F7715"/>
    <w:rsid w:val="00600587"/>
    <w:rsid w:val="006027D8"/>
    <w:rsid w:val="00603975"/>
    <w:rsid w:val="0060675B"/>
    <w:rsid w:val="006072A4"/>
    <w:rsid w:val="00610A37"/>
    <w:rsid w:val="006114D0"/>
    <w:rsid w:val="00612133"/>
    <w:rsid w:val="00620260"/>
    <w:rsid w:val="00621BC2"/>
    <w:rsid w:val="00622671"/>
    <w:rsid w:val="00625976"/>
    <w:rsid w:val="006277DF"/>
    <w:rsid w:val="00630B9B"/>
    <w:rsid w:val="00634CF2"/>
    <w:rsid w:val="00637F74"/>
    <w:rsid w:val="00645863"/>
    <w:rsid w:val="00645A14"/>
    <w:rsid w:val="0065049D"/>
    <w:rsid w:val="00650B55"/>
    <w:rsid w:val="00657422"/>
    <w:rsid w:val="0066158A"/>
    <w:rsid w:val="006616E3"/>
    <w:rsid w:val="006620F5"/>
    <w:rsid w:val="00663CEE"/>
    <w:rsid w:val="00664944"/>
    <w:rsid w:val="00664F6D"/>
    <w:rsid w:val="006668B9"/>
    <w:rsid w:val="00666F8F"/>
    <w:rsid w:val="00671F23"/>
    <w:rsid w:val="0067212D"/>
    <w:rsid w:val="0067316E"/>
    <w:rsid w:val="00675380"/>
    <w:rsid w:val="00676745"/>
    <w:rsid w:val="006816F6"/>
    <w:rsid w:val="00682839"/>
    <w:rsid w:val="0068441B"/>
    <w:rsid w:val="00684F56"/>
    <w:rsid w:val="006850EA"/>
    <w:rsid w:val="00685928"/>
    <w:rsid w:val="00687D88"/>
    <w:rsid w:val="00690B70"/>
    <w:rsid w:val="006912BE"/>
    <w:rsid w:val="00691D69"/>
    <w:rsid w:val="00691F81"/>
    <w:rsid w:val="00692428"/>
    <w:rsid w:val="00692D68"/>
    <w:rsid w:val="00696A02"/>
    <w:rsid w:val="0069725F"/>
    <w:rsid w:val="00697A88"/>
    <w:rsid w:val="006A0721"/>
    <w:rsid w:val="006A2DDC"/>
    <w:rsid w:val="006A3643"/>
    <w:rsid w:val="006A5748"/>
    <w:rsid w:val="006A60F2"/>
    <w:rsid w:val="006B508E"/>
    <w:rsid w:val="006C0201"/>
    <w:rsid w:val="006C1CDA"/>
    <w:rsid w:val="006C48A5"/>
    <w:rsid w:val="006D59EA"/>
    <w:rsid w:val="006D652E"/>
    <w:rsid w:val="006E0E6D"/>
    <w:rsid w:val="006E1298"/>
    <w:rsid w:val="006E5842"/>
    <w:rsid w:val="006E6F72"/>
    <w:rsid w:val="006F2B63"/>
    <w:rsid w:val="006F3ECB"/>
    <w:rsid w:val="006F52B6"/>
    <w:rsid w:val="006F7288"/>
    <w:rsid w:val="00702176"/>
    <w:rsid w:val="0070228E"/>
    <w:rsid w:val="0070667C"/>
    <w:rsid w:val="00706F3D"/>
    <w:rsid w:val="007105D1"/>
    <w:rsid w:val="00710FA3"/>
    <w:rsid w:val="007115DA"/>
    <w:rsid w:val="0071243A"/>
    <w:rsid w:val="00716667"/>
    <w:rsid w:val="0071713F"/>
    <w:rsid w:val="007229B0"/>
    <w:rsid w:val="007250D1"/>
    <w:rsid w:val="00725ADC"/>
    <w:rsid w:val="007264A0"/>
    <w:rsid w:val="00727628"/>
    <w:rsid w:val="00727EED"/>
    <w:rsid w:val="0073145E"/>
    <w:rsid w:val="00731781"/>
    <w:rsid w:val="00732513"/>
    <w:rsid w:val="00735444"/>
    <w:rsid w:val="00735572"/>
    <w:rsid w:val="00755618"/>
    <w:rsid w:val="00756C7D"/>
    <w:rsid w:val="00762D60"/>
    <w:rsid w:val="00772DD7"/>
    <w:rsid w:val="007730FB"/>
    <w:rsid w:val="00780EBF"/>
    <w:rsid w:val="00781473"/>
    <w:rsid w:val="007837D6"/>
    <w:rsid w:val="00786176"/>
    <w:rsid w:val="007868C4"/>
    <w:rsid w:val="007872F5"/>
    <w:rsid w:val="007912F4"/>
    <w:rsid w:val="0079472C"/>
    <w:rsid w:val="007963E2"/>
    <w:rsid w:val="00797550"/>
    <w:rsid w:val="007A1FDA"/>
    <w:rsid w:val="007A4135"/>
    <w:rsid w:val="007A74EE"/>
    <w:rsid w:val="007B06E6"/>
    <w:rsid w:val="007B4AC6"/>
    <w:rsid w:val="007B73B4"/>
    <w:rsid w:val="007B7AD9"/>
    <w:rsid w:val="007C0F5B"/>
    <w:rsid w:val="007C1DAD"/>
    <w:rsid w:val="007C3776"/>
    <w:rsid w:val="007C3F62"/>
    <w:rsid w:val="007C78EF"/>
    <w:rsid w:val="007D0607"/>
    <w:rsid w:val="007D28B5"/>
    <w:rsid w:val="007D2C9C"/>
    <w:rsid w:val="007D540E"/>
    <w:rsid w:val="007D63A4"/>
    <w:rsid w:val="007E303A"/>
    <w:rsid w:val="007F06B2"/>
    <w:rsid w:val="007F1035"/>
    <w:rsid w:val="007F3380"/>
    <w:rsid w:val="007F433F"/>
    <w:rsid w:val="007F6067"/>
    <w:rsid w:val="0080288F"/>
    <w:rsid w:val="00804C31"/>
    <w:rsid w:val="008055A1"/>
    <w:rsid w:val="00807305"/>
    <w:rsid w:val="00811E1C"/>
    <w:rsid w:val="00812D26"/>
    <w:rsid w:val="0081495D"/>
    <w:rsid w:val="00822366"/>
    <w:rsid w:val="008249B5"/>
    <w:rsid w:val="00825961"/>
    <w:rsid w:val="00830998"/>
    <w:rsid w:val="00830D3D"/>
    <w:rsid w:val="00836C78"/>
    <w:rsid w:val="00845352"/>
    <w:rsid w:val="008478F3"/>
    <w:rsid w:val="0085114E"/>
    <w:rsid w:val="008537AD"/>
    <w:rsid w:val="00854A36"/>
    <w:rsid w:val="00854A70"/>
    <w:rsid w:val="008554F8"/>
    <w:rsid w:val="008579C4"/>
    <w:rsid w:val="008605A8"/>
    <w:rsid w:val="00860E98"/>
    <w:rsid w:val="008624C5"/>
    <w:rsid w:val="008631B4"/>
    <w:rsid w:val="00865DDB"/>
    <w:rsid w:val="008677E0"/>
    <w:rsid w:val="00871222"/>
    <w:rsid w:val="008725BA"/>
    <w:rsid w:val="00874FF8"/>
    <w:rsid w:val="00881395"/>
    <w:rsid w:val="00890519"/>
    <w:rsid w:val="00891970"/>
    <w:rsid w:val="008939F4"/>
    <w:rsid w:val="008A4939"/>
    <w:rsid w:val="008A7267"/>
    <w:rsid w:val="008B35E4"/>
    <w:rsid w:val="008B372C"/>
    <w:rsid w:val="008B3D43"/>
    <w:rsid w:val="008B4E4C"/>
    <w:rsid w:val="008C36FA"/>
    <w:rsid w:val="008C499B"/>
    <w:rsid w:val="008C6116"/>
    <w:rsid w:val="008D0F77"/>
    <w:rsid w:val="008D3234"/>
    <w:rsid w:val="008D684D"/>
    <w:rsid w:val="008D746D"/>
    <w:rsid w:val="008E1479"/>
    <w:rsid w:val="008E1797"/>
    <w:rsid w:val="008E3AE8"/>
    <w:rsid w:val="008E4E37"/>
    <w:rsid w:val="008E6811"/>
    <w:rsid w:val="008F1A0C"/>
    <w:rsid w:val="008F2012"/>
    <w:rsid w:val="008F3313"/>
    <w:rsid w:val="008F58D7"/>
    <w:rsid w:val="009018A7"/>
    <w:rsid w:val="00901F5A"/>
    <w:rsid w:val="00904FDA"/>
    <w:rsid w:val="00907528"/>
    <w:rsid w:val="0091185E"/>
    <w:rsid w:val="009119B5"/>
    <w:rsid w:val="009150F8"/>
    <w:rsid w:val="00915F36"/>
    <w:rsid w:val="00916F87"/>
    <w:rsid w:val="00920912"/>
    <w:rsid w:val="00923031"/>
    <w:rsid w:val="00930497"/>
    <w:rsid w:val="009312DD"/>
    <w:rsid w:val="0093228A"/>
    <w:rsid w:val="00944C25"/>
    <w:rsid w:val="00944F50"/>
    <w:rsid w:val="00951BA6"/>
    <w:rsid w:val="009572E4"/>
    <w:rsid w:val="00957A4F"/>
    <w:rsid w:val="009646B7"/>
    <w:rsid w:val="00966999"/>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3D5"/>
    <w:rsid w:val="009A0C4C"/>
    <w:rsid w:val="009A2CEF"/>
    <w:rsid w:val="009A54E2"/>
    <w:rsid w:val="009B22F0"/>
    <w:rsid w:val="009B2511"/>
    <w:rsid w:val="009B2DCA"/>
    <w:rsid w:val="009B3486"/>
    <w:rsid w:val="009B372C"/>
    <w:rsid w:val="009B458D"/>
    <w:rsid w:val="009B49DD"/>
    <w:rsid w:val="009C0618"/>
    <w:rsid w:val="009C13C6"/>
    <w:rsid w:val="009C456A"/>
    <w:rsid w:val="009C502A"/>
    <w:rsid w:val="009C771F"/>
    <w:rsid w:val="009D45A1"/>
    <w:rsid w:val="009D6919"/>
    <w:rsid w:val="009D76B4"/>
    <w:rsid w:val="009E0429"/>
    <w:rsid w:val="009E0E94"/>
    <w:rsid w:val="009E5C20"/>
    <w:rsid w:val="009E5EF6"/>
    <w:rsid w:val="009E6AC1"/>
    <w:rsid w:val="009E73D3"/>
    <w:rsid w:val="009F428A"/>
    <w:rsid w:val="00A00530"/>
    <w:rsid w:val="00A01223"/>
    <w:rsid w:val="00A0209A"/>
    <w:rsid w:val="00A031B9"/>
    <w:rsid w:val="00A048A7"/>
    <w:rsid w:val="00A0528B"/>
    <w:rsid w:val="00A10FE8"/>
    <w:rsid w:val="00A142E2"/>
    <w:rsid w:val="00A14483"/>
    <w:rsid w:val="00A178F5"/>
    <w:rsid w:val="00A2224D"/>
    <w:rsid w:val="00A2358A"/>
    <w:rsid w:val="00A27A4D"/>
    <w:rsid w:val="00A3036C"/>
    <w:rsid w:val="00A30587"/>
    <w:rsid w:val="00A32738"/>
    <w:rsid w:val="00A34B95"/>
    <w:rsid w:val="00A34DB4"/>
    <w:rsid w:val="00A359E9"/>
    <w:rsid w:val="00A370D4"/>
    <w:rsid w:val="00A37462"/>
    <w:rsid w:val="00A43380"/>
    <w:rsid w:val="00A510DA"/>
    <w:rsid w:val="00A5202D"/>
    <w:rsid w:val="00A541F2"/>
    <w:rsid w:val="00A5487D"/>
    <w:rsid w:val="00A54B31"/>
    <w:rsid w:val="00A561D5"/>
    <w:rsid w:val="00A6013E"/>
    <w:rsid w:val="00A609FD"/>
    <w:rsid w:val="00A617AF"/>
    <w:rsid w:val="00A63A91"/>
    <w:rsid w:val="00A63F9C"/>
    <w:rsid w:val="00A64CAD"/>
    <w:rsid w:val="00A6619C"/>
    <w:rsid w:val="00A66EBA"/>
    <w:rsid w:val="00A70238"/>
    <w:rsid w:val="00A72B3D"/>
    <w:rsid w:val="00A800B6"/>
    <w:rsid w:val="00A807AC"/>
    <w:rsid w:val="00A821EB"/>
    <w:rsid w:val="00A8253E"/>
    <w:rsid w:val="00A82A06"/>
    <w:rsid w:val="00A82EC1"/>
    <w:rsid w:val="00A834AF"/>
    <w:rsid w:val="00A92ACA"/>
    <w:rsid w:val="00A94A55"/>
    <w:rsid w:val="00A95990"/>
    <w:rsid w:val="00AA39D1"/>
    <w:rsid w:val="00AA4A5C"/>
    <w:rsid w:val="00AA562E"/>
    <w:rsid w:val="00AA5CA0"/>
    <w:rsid w:val="00AA72B8"/>
    <w:rsid w:val="00AB0104"/>
    <w:rsid w:val="00AB7379"/>
    <w:rsid w:val="00AC47DB"/>
    <w:rsid w:val="00AC6F9C"/>
    <w:rsid w:val="00AD0F0A"/>
    <w:rsid w:val="00AD13B6"/>
    <w:rsid w:val="00AE21E9"/>
    <w:rsid w:val="00AE4996"/>
    <w:rsid w:val="00AE719E"/>
    <w:rsid w:val="00AF16BF"/>
    <w:rsid w:val="00AF413F"/>
    <w:rsid w:val="00AF4792"/>
    <w:rsid w:val="00AF60F5"/>
    <w:rsid w:val="00B0362B"/>
    <w:rsid w:val="00B055F3"/>
    <w:rsid w:val="00B0719D"/>
    <w:rsid w:val="00B0756D"/>
    <w:rsid w:val="00B10517"/>
    <w:rsid w:val="00B10846"/>
    <w:rsid w:val="00B128F5"/>
    <w:rsid w:val="00B1290A"/>
    <w:rsid w:val="00B203F9"/>
    <w:rsid w:val="00B207D7"/>
    <w:rsid w:val="00B23A08"/>
    <w:rsid w:val="00B42612"/>
    <w:rsid w:val="00B42641"/>
    <w:rsid w:val="00B47845"/>
    <w:rsid w:val="00B5128E"/>
    <w:rsid w:val="00B52349"/>
    <w:rsid w:val="00B57D83"/>
    <w:rsid w:val="00B632FF"/>
    <w:rsid w:val="00B656FB"/>
    <w:rsid w:val="00B67B9C"/>
    <w:rsid w:val="00B704FA"/>
    <w:rsid w:val="00B71816"/>
    <w:rsid w:val="00B74EE3"/>
    <w:rsid w:val="00B75842"/>
    <w:rsid w:val="00B75A33"/>
    <w:rsid w:val="00B75CD5"/>
    <w:rsid w:val="00B75D23"/>
    <w:rsid w:val="00B772EE"/>
    <w:rsid w:val="00B779F9"/>
    <w:rsid w:val="00B8114D"/>
    <w:rsid w:val="00B8136F"/>
    <w:rsid w:val="00B85FD4"/>
    <w:rsid w:val="00B86A45"/>
    <w:rsid w:val="00B878DB"/>
    <w:rsid w:val="00B93176"/>
    <w:rsid w:val="00B95F89"/>
    <w:rsid w:val="00B97EF6"/>
    <w:rsid w:val="00BA1E5B"/>
    <w:rsid w:val="00BA3C2C"/>
    <w:rsid w:val="00BA4EBC"/>
    <w:rsid w:val="00BA6F5E"/>
    <w:rsid w:val="00BB2F26"/>
    <w:rsid w:val="00BB5725"/>
    <w:rsid w:val="00BC00D2"/>
    <w:rsid w:val="00BC24F4"/>
    <w:rsid w:val="00BD5713"/>
    <w:rsid w:val="00BE0F3E"/>
    <w:rsid w:val="00BF0813"/>
    <w:rsid w:val="00BF10FC"/>
    <w:rsid w:val="00BF32BE"/>
    <w:rsid w:val="00BF4D9E"/>
    <w:rsid w:val="00BF56A6"/>
    <w:rsid w:val="00BF5BCD"/>
    <w:rsid w:val="00BF5E54"/>
    <w:rsid w:val="00C00A5B"/>
    <w:rsid w:val="00C011DB"/>
    <w:rsid w:val="00C02B77"/>
    <w:rsid w:val="00C07E5C"/>
    <w:rsid w:val="00C1093E"/>
    <w:rsid w:val="00C10DAC"/>
    <w:rsid w:val="00C123C3"/>
    <w:rsid w:val="00C134B7"/>
    <w:rsid w:val="00C15564"/>
    <w:rsid w:val="00C210B1"/>
    <w:rsid w:val="00C22643"/>
    <w:rsid w:val="00C230B1"/>
    <w:rsid w:val="00C23EBB"/>
    <w:rsid w:val="00C324EC"/>
    <w:rsid w:val="00C32C85"/>
    <w:rsid w:val="00C33346"/>
    <w:rsid w:val="00C3341D"/>
    <w:rsid w:val="00C34F1C"/>
    <w:rsid w:val="00C36A42"/>
    <w:rsid w:val="00C44B58"/>
    <w:rsid w:val="00C450C3"/>
    <w:rsid w:val="00C46870"/>
    <w:rsid w:val="00C51411"/>
    <w:rsid w:val="00C54882"/>
    <w:rsid w:val="00C56292"/>
    <w:rsid w:val="00C56E74"/>
    <w:rsid w:val="00C57456"/>
    <w:rsid w:val="00C57733"/>
    <w:rsid w:val="00C61F71"/>
    <w:rsid w:val="00C64AD1"/>
    <w:rsid w:val="00C702EB"/>
    <w:rsid w:val="00C70EB1"/>
    <w:rsid w:val="00C716AA"/>
    <w:rsid w:val="00C72EAB"/>
    <w:rsid w:val="00C740DC"/>
    <w:rsid w:val="00C75629"/>
    <w:rsid w:val="00C7651A"/>
    <w:rsid w:val="00C76E75"/>
    <w:rsid w:val="00C77E3E"/>
    <w:rsid w:val="00C80456"/>
    <w:rsid w:val="00C82005"/>
    <w:rsid w:val="00C84064"/>
    <w:rsid w:val="00C84D6F"/>
    <w:rsid w:val="00C90297"/>
    <w:rsid w:val="00CA0AFB"/>
    <w:rsid w:val="00CA2629"/>
    <w:rsid w:val="00CA3330"/>
    <w:rsid w:val="00CA48CC"/>
    <w:rsid w:val="00CA4954"/>
    <w:rsid w:val="00CA54FA"/>
    <w:rsid w:val="00CA5B2B"/>
    <w:rsid w:val="00CA7067"/>
    <w:rsid w:val="00CB4291"/>
    <w:rsid w:val="00CB6179"/>
    <w:rsid w:val="00CB788E"/>
    <w:rsid w:val="00CB7BF5"/>
    <w:rsid w:val="00CB7DA5"/>
    <w:rsid w:val="00CC4240"/>
    <w:rsid w:val="00CC4695"/>
    <w:rsid w:val="00CC5309"/>
    <w:rsid w:val="00CD106C"/>
    <w:rsid w:val="00CD36FC"/>
    <w:rsid w:val="00CD4187"/>
    <w:rsid w:val="00CE2CB8"/>
    <w:rsid w:val="00CE56E4"/>
    <w:rsid w:val="00CE7E73"/>
    <w:rsid w:val="00CF0B45"/>
    <w:rsid w:val="00CF1BB0"/>
    <w:rsid w:val="00CF3C18"/>
    <w:rsid w:val="00CF4F2D"/>
    <w:rsid w:val="00CF7D59"/>
    <w:rsid w:val="00CF7EDE"/>
    <w:rsid w:val="00D018E3"/>
    <w:rsid w:val="00D02DDF"/>
    <w:rsid w:val="00D132E4"/>
    <w:rsid w:val="00D14107"/>
    <w:rsid w:val="00D15A61"/>
    <w:rsid w:val="00D1627E"/>
    <w:rsid w:val="00D20C09"/>
    <w:rsid w:val="00D20D39"/>
    <w:rsid w:val="00D24A25"/>
    <w:rsid w:val="00D24C59"/>
    <w:rsid w:val="00D25DB5"/>
    <w:rsid w:val="00D315AC"/>
    <w:rsid w:val="00D3431F"/>
    <w:rsid w:val="00D34B52"/>
    <w:rsid w:val="00D4124C"/>
    <w:rsid w:val="00D44EFA"/>
    <w:rsid w:val="00D4636C"/>
    <w:rsid w:val="00D52633"/>
    <w:rsid w:val="00D547F8"/>
    <w:rsid w:val="00D554C2"/>
    <w:rsid w:val="00D568C9"/>
    <w:rsid w:val="00D57814"/>
    <w:rsid w:val="00D61A85"/>
    <w:rsid w:val="00D61C87"/>
    <w:rsid w:val="00D62BA1"/>
    <w:rsid w:val="00D638FB"/>
    <w:rsid w:val="00D64D70"/>
    <w:rsid w:val="00D65CA1"/>
    <w:rsid w:val="00D70C99"/>
    <w:rsid w:val="00D72488"/>
    <w:rsid w:val="00D72AE5"/>
    <w:rsid w:val="00D825AB"/>
    <w:rsid w:val="00D84209"/>
    <w:rsid w:val="00D84E1B"/>
    <w:rsid w:val="00D8505C"/>
    <w:rsid w:val="00D90057"/>
    <w:rsid w:val="00D93621"/>
    <w:rsid w:val="00D95357"/>
    <w:rsid w:val="00D95755"/>
    <w:rsid w:val="00D958E9"/>
    <w:rsid w:val="00D96CAF"/>
    <w:rsid w:val="00D96DAA"/>
    <w:rsid w:val="00D972F9"/>
    <w:rsid w:val="00DA085E"/>
    <w:rsid w:val="00DA4106"/>
    <w:rsid w:val="00DA5A0E"/>
    <w:rsid w:val="00DA67AC"/>
    <w:rsid w:val="00DA7017"/>
    <w:rsid w:val="00DB0CC5"/>
    <w:rsid w:val="00DB3739"/>
    <w:rsid w:val="00DB591D"/>
    <w:rsid w:val="00DC1515"/>
    <w:rsid w:val="00DC2796"/>
    <w:rsid w:val="00DC2DDB"/>
    <w:rsid w:val="00DC3E27"/>
    <w:rsid w:val="00DD07C4"/>
    <w:rsid w:val="00DD1711"/>
    <w:rsid w:val="00DD33CC"/>
    <w:rsid w:val="00DD5210"/>
    <w:rsid w:val="00DD52A1"/>
    <w:rsid w:val="00DD60E2"/>
    <w:rsid w:val="00DE13E5"/>
    <w:rsid w:val="00DE31DE"/>
    <w:rsid w:val="00DE3A40"/>
    <w:rsid w:val="00DE3AA1"/>
    <w:rsid w:val="00DF2CEB"/>
    <w:rsid w:val="00DF636F"/>
    <w:rsid w:val="00DF73D5"/>
    <w:rsid w:val="00DF7747"/>
    <w:rsid w:val="00DF775E"/>
    <w:rsid w:val="00E006FD"/>
    <w:rsid w:val="00E011C1"/>
    <w:rsid w:val="00E01E4A"/>
    <w:rsid w:val="00E02808"/>
    <w:rsid w:val="00E03145"/>
    <w:rsid w:val="00E043C9"/>
    <w:rsid w:val="00E04452"/>
    <w:rsid w:val="00E04A1D"/>
    <w:rsid w:val="00E07337"/>
    <w:rsid w:val="00E11CE2"/>
    <w:rsid w:val="00E1741F"/>
    <w:rsid w:val="00E20257"/>
    <w:rsid w:val="00E2194F"/>
    <w:rsid w:val="00E23FC7"/>
    <w:rsid w:val="00E258D1"/>
    <w:rsid w:val="00E33F43"/>
    <w:rsid w:val="00E4063D"/>
    <w:rsid w:val="00E41BB4"/>
    <w:rsid w:val="00E43778"/>
    <w:rsid w:val="00E44304"/>
    <w:rsid w:val="00E45CE8"/>
    <w:rsid w:val="00E45D2F"/>
    <w:rsid w:val="00E47444"/>
    <w:rsid w:val="00E5163D"/>
    <w:rsid w:val="00E54D82"/>
    <w:rsid w:val="00E5552F"/>
    <w:rsid w:val="00E559EE"/>
    <w:rsid w:val="00E572C7"/>
    <w:rsid w:val="00E60441"/>
    <w:rsid w:val="00E60A4C"/>
    <w:rsid w:val="00E62D5A"/>
    <w:rsid w:val="00E62D6C"/>
    <w:rsid w:val="00E64138"/>
    <w:rsid w:val="00E65AE1"/>
    <w:rsid w:val="00E67F70"/>
    <w:rsid w:val="00E716AE"/>
    <w:rsid w:val="00E731B0"/>
    <w:rsid w:val="00E81C9E"/>
    <w:rsid w:val="00E82853"/>
    <w:rsid w:val="00E8288A"/>
    <w:rsid w:val="00E84247"/>
    <w:rsid w:val="00E87D67"/>
    <w:rsid w:val="00E906FF"/>
    <w:rsid w:val="00E92226"/>
    <w:rsid w:val="00E942A6"/>
    <w:rsid w:val="00E94375"/>
    <w:rsid w:val="00E94E79"/>
    <w:rsid w:val="00E96DF3"/>
    <w:rsid w:val="00E9726D"/>
    <w:rsid w:val="00E975AC"/>
    <w:rsid w:val="00EA3DE5"/>
    <w:rsid w:val="00EA6959"/>
    <w:rsid w:val="00EB1105"/>
    <w:rsid w:val="00EB3868"/>
    <w:rsid w:val="00EB43DA"/>
    <w:rsid w:val="00EB69B8"/>
    <w:rsid w:val="00EC500F"/>
    <w:rsid w:val="00EC5028"/>
    <w:rsid w:val="00EC555A"/>
    <w:rsid w:val="00EC6C7B"/>
    <w:rsid w:val="00EC6CCA"/>
    <w:rsid w:val="00ED0A2F"/>
    <w:rsid w:val="00ED3AB3"/>
    <w:rsid w:val="00ED43A5"/>
    <w:rsid w:val="00ED7D37"/>
    <w:rsid w:val="00EE019E"/>
    <w:rsid w:val="00EE1FB0"/>
    <w:rsid w:val="00EE6CCA"/>
    <w:rsid w:val="00EF04DF"/>
    <w:rsid w:val="00EF596B"/>
    <w:rsid w:val="00EF5D23"/>
    <w:rsid w:val="00EF5F2D"/>
    <w:rsid w:val="00F02910"/>
    <w:rsid w:val="00F037D3"/>
    <w:rsid w:val="00F07FDB"/>
    <w:rsid w:val="00F10DFC"/>
    <w:rsid w:val="00F11EF5"/>
    <w:rsid w:val="00F130F5"/>
    <w:rsid w:val="00F233EB"/>
    <w:rsid w:val="00F23A1F"/>
    <w:rsid w:val="00F26249"/>
    <w:rsid w:val="00F33577"/>
    <w:rsid w:val="00F3358D"/>
    <w:rsid w:val="00F40FFD"/>
    <w:rsid w:val="00F4332F"/>
    <w:rsid w:val="00F46049"/>
    <w:rsid w:val="00F52175"/>
    <w:rsid w:val="00F526BE"/>
    <w:rsid w:val="00F53517"/>
    <w:rsid w:val="00F56158"/>
    <w:rsid w:val="00F56D5F"/>
    <w:rsid w:val="00F60B3F"/>
    <w:rsid w:val="00F60C25"/>
    <w:rsid w:val="00F612BD"/>
    <w:rsid w:val="00F62103"/>
    <w:rsid w:val="00F623F1"/>
    <w:rsid w:val="00F630E3"/>
    <w:rsid w:val="00F6579E"/>
    <w:rsid w:val="00F65C74"/>
    <w:rsid w:val="00F70B55"/>
    <w:rsid w:val="00F7228D"/>
    <w:rsid w:val="00F72EFF"/>
    <w:rsid w:val="00F8093C"/>
    <w:rsid w:val="00F83059"/>
    <w:rsid w:val="00F8362A"/>
    <w:rsid w:val="00F877B3"/>
    <w:rsid w:val="00F879C1"/>
    <w:rsid w:val="00F94BA9"/>
    <w:rsid w:val="00F9560E"/>
    <w:rsid w:val="00F959FE"/>
    <w:rsid w:val="00F9626D"/>
    <w:rsid w:val="00F970E2"/>
    <w:rsid w:val="00FA2584"/>
    <w:rsid w:val="00FA2989"/>
    <w:rsid w:val="00FA355E"/>
    <w:rsid w:val="00FB08B4"/>
    <w:rsid w:val="00FB27EE"/>
    <w:rsid w:val="00FB7003"/>
    <w:rsid w:val="00FC1BF4"/>
    <w:rsid w:val="00FC2EB5"/>
    <w:rsid w:val="00FC4B10"/>
    <w:rsid w:val="00FD392C"/>
    <w:rsid w:val="00FD5556"/>
    <w:rsid w:val="00FD564A"/>
    <w:rsid w:val="00FD5DE9"/>
    <w:rsid w:val="00FE4A76"/>
    <w:rsid w:val="00FE50A0"/>
    <w:rsid w:val="00FE54E3"/>
    <w:rsid w:val="00FF24B4"/>
    <w:rsid w:val="00FF49E5"/>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D9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 w:type="paragraph" w:styleId="Header">
    <w:name w:val="header"/>
    <w:basedOn w:val="Normal"/>
    <w:link w:val="HeaderChar"/>
    <w:uiPriority w:val="99"/>
    <w:semiHidden/>
    <w:unhideWhenUsed/>
    <w:rsid w:val="00E4430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E44304"/>
    <w:rPr>
      <w:rFonts w:ascii="Times New Roman" w:eastAsia="Times New Roman" w:hAnsi="Times New Roman" w:cs="Times New Roman"/>
      <w:kern w:val="0"/>
      <w14:ligatures w14:val="none"/>
    </w:rPr>
  </w:style>
  <w:style w:type="paragraph" w:styleId="Footer">
    <w:name w:val="footer"/>
    <w:basedOn w:val="Normal"/>
    <w:link w:val="FooterChar"/>
    <w:uiPriority w:val="99"/>
    <w:semiHidden/>
    <w:unhideWhenUsed/>
    <w:rsid w:val="00E44304"/>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E4430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kit357/T2T_transposons_genes" TargetMode="Externa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glossaryDocument" Target="glossary/document.xml"/><Relationship Id="rId10" Type="http://schemas.openxmlformats.org/officeDocument/2006/relationships/hyperlink" Target="https://github.com/Nikit357/T2T_transposons_genes"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Nikit357/T2T_transposons_genes" TargetMode="External"/><Relationship Id="rId14" Type="http://schemas.openxmlformats.org/officeDocument/2006/relationships/image" Target="media/image4.emf"/><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
      <w:docPartPr>
        <w:name w:val="ED5299F1E79524488E5CDB7A0A2D567A"/>
        <w:category>
          <w:name w:val="General"/>
          <w:gallery w:val="placeholder"/>
        </w:category>
        <w:types>
          <w:type w:val="bbPlcHdr"/>
        </w:types>
        <w:behaviors>
          <w:behavior w:val="content"/>
        </w:behaviors>
        <w:guid w:val="{DCD77B5B-8095-FA47-BE7E-62BEC201F354}"/>
      </w:docPartPr>
      <w:docPartBody>
        <w:p w:rsidR="000744AD" w:rsidRDefault="00500BDE" w:rsidP="00500BDE">
          <w:pPr>
            <w:pStyle w:val="ED5299F1E79524488E5CDB7A0A2D567A"/>
          </w:pPr>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744AD"/>
    <w:rsid w:val="00095C5A"/>
    <w:rsid w:val="00112370"/>
    <w:rsid w:val="0012457D"/>
    <w:rsid w:val="001658A3"/>
    <w:rsid w:val="0018351C"/>
    <w:rsid w:val="00197437"/>
    <w:rsid w:val="001D75CA"/>
    <w:rsid w:val="00213831"/>
    <w:rsid w:val="00283B54"/>
    <w:rsid w:val="00305536"/>
    <w:rsid w:val="00313BC5"/>
    <w:rsid w:val="003404A3"/>
    <w:rsid w:val="003A4EE1"/>
    <w:rsid w:val="004178E4"/>
    <w:rsid w:val="00500BDE"/>
    <w:rsid w:val="00540E30"/>
    <w:rsid w:val="005D3735"/>
    <w:rsid w:val="00634CF2"/>
    <w:rsid w:val="006667C5"/>
    <w:rsid w:val="006B5A65"/>
    <w:rsid w:val="00734080"/>
    <w:rsid w:val="007C1AE7"/>
    <w:rsid w:val="007C261F"/>
    <w:rsid w:val="007F1035"/>
    <w:rsid w:val="00841163"/>
    <w:rsid w:val="008C62EE"/>
    <w:rsid w:val="008E1797"/>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56E4"/>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 w:val="00FE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BDE"/>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 w:type="paragraph" w:customStyle="1" w:styleId="ED5299F1E79524488E5CDB7A0A2D567A">
    <w:name w:val="ED5299F1E79524488E5CDB7A0A2D567A"/>
    <w:rsid w:val="00500BDE"/>
    <w:rPr>
      <w:lang w:val="en-AM"/>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7dc97df7-0b4b-42bf-8dab-f335aec088cd&quot;,&quot;properties&quot;:{&quot;noteIndex&quot;:0},&quot;isEdited&quot;:false,&quot;manualOverride&quot;:{&quot;isManuallyOverridden&quot;:false,&quot;citeprocText&quot;:&quot;(12)&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13)&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Ez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12)&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Ey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4)&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&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5)&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&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6)&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&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7)&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&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134d6b7f-9914-422b-8930-148167b493e1&quot;,&quot;properties&quot;:{&quot;noteIndex&quot;:0},&quot;isEdited&quot;:false,&quot;manualOverride&quot;:{&quot;isManuallyOverridden&quot;:false,&quot;citeprocText&quot;:&quot;(9)&quot;,&quot;manualOverrideText&quot;:&quot;&quot;},&quot;citationTag&quot;:&quot;MENDELEY_CITATION_v3_eyJjaXRhdGlvbklEIjoiTUVOREVMRVlfQ0lUQVRJT05fMTM0ZDZiN2YtOTkxNC00MjJiLTg5MzAtMTQ4MTY3YjQ5M2Ux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citationID&quot;:&quot;MENDELEY_CITATION_f1079ba6-2642-414c-852e-d3c8b322515c&quot;,&quot;properties&quot;:{&quot;noteIndex&quot;:0},&quot;isEdited&quot;:false,&quot;manualOverride&quot;:{&quot;isManuallyOverridden&quot;:false,&quot;citeprocText&quot;:&quot;(10)&quot;,&quot;manualOverrideText&quot;:&quot;&quot;},&quot;citationTag&quot;:&quot;MENDELEY_CITATION_v3_eyJjaXRhdGlvbklEIjoiTUVOREVMRVlfQ0lUQVRJT05fZjEwNzliYTYtMjY0Mi00MTRjLTg1MmUtZDNjOGIzMjI1MTVj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citationID&quot;:&quot;MENDELEY_CITATION_04a36608-6e2e-49b2-bd43-922bdd4e872f&quot;,&quot;properties&quot;:{&quot;noteIndex&quot;:0},&quot;isEdited&quot;:false,&quot;manualOverride&quot;:{&quot;isManuallyOverridden&quot;:false,&quot;citeprocText&quot;:&quot;(11)&quot;,&quot;manualOverrideText&quot;:&quot;&quot;},&quot;citationTag&quot;:&quot;MENDELEY_CITATION_v3_eyJjaXRhdGlvbklEIjoiTUVOREVMRVlfQ0lUQVRJT05fMDRhMzY2MDgtNmUyZS00OWIyLWJkNDMtOTIyYmRkNGU4NzJm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94d2f0d7-c00c-414f-9f0a-4da5435bbd0a&quot;,&quot;properties&quot;:{&quot;noteIndex&quot;:0},&quot;isEdited&quot;:false,&quot;manualOverride&quot;:{&quot;isManuallyOverridden&quot;:false,&quot;citeprocText&quot;:&quot;(8)&quot;,&quot;manualOverrideText&quot;:&quot;&quot;},&quot;citationTag&quot;:&quot;MENDELEY_CITATION_v3_eyJjaXRhdGlvbklEIjoiTUVOREVMRVlfQ0lUQVRJT05fOTRkMmYwZDctYzAwYy00MTRmLTlmMGEtNGRhNTQzNWJiZDBh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citationID&quot;:&quot;MENDELEY_CITATION_28d84005-3fa3-47b0-ad23-abca0a0c7cf5&quot;,&quot;properties&quot;:{&quot;noteIndex&quot;:0},&quot;isEdited&quot;:false,&quot;manualOverride&quot;:{&quot;isManuallyOverridden&quot;:false,&quot;citeprocText&quot;:&quot;(3,18)&quot;,&quot;manualOverrideText&quot;:&quot;&quot;},&quot;citationTag&quot;:&quot;MENDELEY_CITATION_v3_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DZWxscyIsImNvbnRhaW5lci10aXRsZS1zaG9ydC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fSwiaXNUZW1wb3JhcnkiOmZhbHNlfV19&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container-title-short&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isTemporary&quot;:false}]},{&quot;citationID&quot;:&quot;MENDELEY_CITATION_95488090-ea93-4299-b505-801cb5c02e63&quot;,&quot;properties&quot;:{&quot;noteIndex&quot;:0},&quot;isEdited&quot;:false,&quot;manualOverride&quot;:{&quot;isManuallyOverridden&quot;:false,&quot;citeprocText&quot;:&quot;(19)&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&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20)&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&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21)&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&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22)&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&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23)&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&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24)&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25)&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&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de45f2be-78ea-4a26-a9e8-f361624221ce&quot;,&quot;properties&quot;:{&quot;noteIndex&quot;:0},&quot;isEdited&quot;:false,&quot;manualOverride&quot;:{&quot;isManuallyOverridden&quot;:false,&quot;citeprocText&quot;:&quot;(24)&quot;,&quot;manualOverrideText&quot;:&quot;&quot;},&quot;citationTag&quot;:&quot;MENDELEY_CITATION_v3_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&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55ec61a5-d1f4-454b-a945-1b2579aa6c92&quot;,&quot;properties&quot;:{&quot;noteIndex&quot;:0},&quot;isEdited&quot;:false,&quot;manualOverride&quot;:{&quot;isManuallyOverridden&quot;:false,&quot;citeprocText&quot;:&quot;(26)&quot;,&quot;manualOverrideText&quot;:&quot;&quot;},&quot;citationTag&quot;:&quot;MENDELEY_CITATION_v3_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&quot;,&quot;citationItems&quot;:[{&quot;id&quot;:&quot;ad89e89f-caeb-331d-8f5c-e7a91472c480&quot;,&quot;itemData&quot;:{&quot;type&quot;:&quot;article-journal&quot;,&quot;id&quot;:&quot;ad89e89f-caeb-331d-8f5c-e7a91472c480&quot;,&quot;title&quot;:&quot;Understanding Bland Altman analysis&quot;,&quot;author&quot;:[{&quot;family&quot;:&quot;Giavarina&quot;,&quot;given&quot;:&quot;Davide&quot;,&quot;parse-names&quot;:false,&quot;dropping-particle&quot;:&quot;&quot;,&quot;non-dropping-particle&quot;:&quot;&quot;}],&quot;container-title&quot;:&quot;Biochemia Medica&quot;,&quot;container-title-short&quot;:&quot;Biochem. Med. (Zagreb).&quot;,&quot;accessed&quot;:{&quot;date-parts&quot;:[[2026,8,8]]},&quot;DOI&quot;:&quot;10.11613/BM.2015.015&quot;,&quot;ISSN&quot;:&quot;13300962&quot;,&quot;PMID&quot;:&quot;26110027&quot;,&quot;URL&quot;:&quot;https://pmc.ncbi.nlm.nih.gov/articles/PMC4470095/&quot;,&quot;issued&quot;:{&quot;date-parts&quot;:[[2015]]},&quot;page&quot;:&quot;141&quot;,&quot;abstract&quot;:&quot;In a contemporary clinical laboratory it is very common to have to assess the agreement between two quantitative methods of measurement. The correct statistical approach to assess this degree of agreement is not obvious. Correlation and regression studies are frequently proposed. However, correlation studies the relationship between one variable and another, not the differences, and it is not recommended as a method for assessing the comparability between methods. In 1983 Altman and Bland (B&amp;A) proposed an alternative analysis, based on the quantification of the agreement between two quantitative measurements by studying the mean difference and constructing limits of agreement. The B&amp;A plot analysis is a simple way to evaluate a bias between the mean differences, and to estimate an agreement interval, within which 95% of the differences of the second method, compared to the first one, fall. Data can be analyzed both as unit differences plot and as percentage differences plot. The B&amp;A plot method only defines the intervals of agreements, it does not say whether those limits are acceptable or not. Acceptable limits must be defined a priori, based on clinical necessity, biological considerations or other goals. The aim of this article is to provide guidance on the use and interpretation of Bland Altman analysis in method comparison studies.&quot;,&quot;publisher&quot;:&quot;Biochemia Medica, Editorial Office&quot;,&quot;issue&quot;:&quot;2&quot;,&quot;volume&quot;:&quot;25&quot;},&quot;isTemporary&quot;:false}]},{&quot;citationID&quot;:&quot;MENDELEY_CITATION_b8b43d56-f5d8-4cd9-b8a0-225b81e590df&quot;,&quot;properties&quot;:{&quot;noteIndex&quot;:0},&quot;isEdited&quot;:false,&quot;manualOverride&quot;:{&quot;isManuallyOverridden&quot;:false,&quot;citeprocText&quot;:&quot;(27)&quot;,&quot;manualOverrideText&quot;:&quot;&quot;},&quot;citationTag&quot;:&quot;MENDELEY_CITATION_v3_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&quot;,&quot;citationItems&quot;:[{&quot;id&quot;:&quot;d07d47af-1cd2-33c3-9a41-e0c2cb39a6ad&quot;,&quot;itemData&quot;:{&quot;type&quot;:&quot;article-journal&quot;,&quot;id&quot;:&quot;d07d47af-1cd2-33c3-9a41-e0c2cb39a6ad&quot;,&quot;title&quot;:&quot;Hypergeometric Testing Used for Gene Set Enrichment Analysis&quot;,&quot;author&quot;:[{&quot;family&quot;:&quot;Falcon&quot;,&quot;given&quot;:&quot;S.&quot;,&quot;parse-names&quot;:false,&quot;dropping-particle&quot;:&quot;&quot;,&quot;non-dropping-particle&quot;:&quot;&quot;},{&quot;family&quot;:&quot;Gentleman&quot;,&quot;given&quot;:&quot;R.&quot;,&quot;parse-names&quot;:false,&quot;dropping-particle&quot;:&quot;&quot;,&quot;non-dropping-particle&quot;:&quot;&quot;}],&quot;container-title&quot;:&quot;Use R&quot;,&quot;accessed&quot;:{&quot;date-parts&quot;:[[2026,8,8]]},&quot;DOI&quot;:&quot;10.1007/978-0-387-77240-0_14/SAVE-RESEARCH&quot;,&quot;ISSN&quot;:&quot;21975744&quot;,&quot;URL&quot;:&quot;https://link.springer.com/chapter/10.1007/978-0-387-77240-0_14&quot;,&quot;issued&quot;:{&quot;date-parts&quot;:[[2008]]},&quot;page&quot;:&quot;207-220&quot;,&quot;abstract&quot;:&quot;After the set of interesting genes has been determined, say those that are differentially expressed, a next step in the analysis is to attempt to find functional relationships among those genes that might help better elucidate the underlying biology. These methods typically rely on existing or predefined sets of genes. In this chapter we show how to carry out Hypergeometric tests to identify potentially interesting gene sets.&quot;,&quot;publisher&quot;:&quot;Springer Publishing Company&quot;,&quot;volume&quot;:&quot;Part F11330&quot;,&quot;container-title-short&quot;:&quot;&quot;},&quot;isTemporary&quot;:false}]},{&quot;citationID&quot;:&quot;MENDELEY_CITATION_e1ad6ffc-fa8c-4234-a355-58ed849c9515&quot;,&quot;properties&quot;:{&quot;noteIndex&quot;:0},&quot;isEdited&quot;:false,&quot;manualOverride&quot;:{&quot;isManuallyOverridden&quot;:false,&quot;citeprocText&quot;:&quot;(28)&quot;,&quot;manualOverrideText&quot;:&quot;&quot;},&quot;citationTag&quot;:&quot;MENDELEY_CITATION_v3_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&quot;,&quot;citationItems&quot;:[{&quot;id&quot;:&quot;95c2f0ea-86f8-3176-8b78-09834265d4fe&quot;,&quot;itemData&quot;:{&quot;type&quot;:&quot;article-journal&quot;,&quot;id&quot;:&quot;95c2f0ea-86f8-3176-8b78-09834265d4fe&quot;,&quot;title&quot;:&quot;A note concerning Kendall's Tau&quot;,&quot;author&quot;:[{&quot;family&quot;:&quot;Cartwright&quot;,&quot;given&quot;:&quot;Desmond S.&quot;,&quot;parse-names&quot;:false,&quot;dropping-particle&quot;:&quot;&quot;,&quot;non-dropping-particle&quot;:&quot;&quot;}],&quot;container-title&quot;:&quot;Psychological Bulletin&quot;,&quot;container-title-short&quot;:&quot;Psychol. Bull.&quot;,&quot;accessed&quot;:{&quot;date-parts&quot;:[[2026,8,8]]},&quot;DOI&quot;:&quot;10.1037/H0046024&quot;,&quot;ISSN&quot;:&quot;00332909&quot;,&quot;PMID&quot;:&quot;13485269&quot;,&quot;issued&quot;:{&quot;date-parts&quot;:[[1957,9]]},&quot;page&quot;:&quot;423-425&quot;,&quot;abstract&quot;:&quot;The use of the Tau statistics when there are ties may lead to significance tests yielding spurious results. A correction formula for this situation is presented. (PsycINFO Database Record (c) 2006 APA, all rights reserved). © 1957 American Psychological Association.&quot;,&quot;issue&quot;:&quot;5&quot;,&quot;volume&quot;:&quot;54&quot;},&quot;isTemporary&quot;:false}]},{&quot;citationID&quot;:&quot;MENDELEY_CITATION_e4dc9ada-d8a7-425d-b0a1-2a90c71bb3a6&quot;,&quot;properties&quot;:{&quot;noteIndex&quot;:0},&quot;isEdited&quot;:false,&quot;manualOverride&quot;:{&quot;isManuallyOverridden&quot;:true,&quot;citeprocText&quot;:&quot;(29)&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&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30)&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&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31)&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&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32)&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MyKSIsIm1hbnVhbE92ZXJyaWRlVGV4dCI6IiJ9LCJjaXRhdGlvbkl0ZW1zIjpbeyJpZCI6IjQ3Yjc3MDM1LTk1MjMtM2I4NS05Nzk5LWJlZmYzZjJjZGFmNyIsIml0ZW1EYXRhIjp7InR5cGUiOiJ3ZWJwYWdlIiwiaWQiOiI0N2I3NzAzNS05NTIzLTNiODUtOTc5OS1iZWZmM2YyY2RhZjciLCJ0aXRsZSI6IkdpdEh1YiAtIHRyZXZpc21kL3N0YXRhbm5vdGF0aW9ucyIsImFjY2Vzc2VkIjp7ImRhdGUtcGFydHMiOltbMjAyNiw0LDVdXX0sIlVSTCI6Imh0dHBzOi8vZ2l0aHViLmNvbS90cmV2aXNtZC9zdGF0YW5ub3RhdGlvbnMiLCJjb250YWluZXItdGl0bGUtc2hvcnQiOiIifSwiaXNUZW1wb3JhcnkiOmZhbHNlfV19&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33)&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&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34)&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zQpIiwibWFudWFsT3ZlcnJpZGVUZXh0IjoiKEdpdEh1YiAtIGdlY2tvOTg0L3N1cGVydmVubiwgbi5kLiksIn0sImNpdGF0aW9uSXRlbXMiOlt7ImlkIjoiZDUxODdlZjgtOGJmNC0zZjE0LTk2NGItZGJiYmY4MzIzMzM1IiwiaXRlbURhdGEiOnsidHlwZSI6IndlYnBhZ2UiLCJpZCI6ImQ1MTg3ZWY4LThiZjQtM2YxNC05NjRiLWRiYmJmODMyMzMzNSIsInRpdGxlIjoiR2l0SHViIC0gZ2Vja285ODQvc3VwZXJ2ZW5uIiwiYWNjZXNzZWQiOnsiZGF0ZS1wYXJ0cyI6W1syMDI2LDQsNV1dfSwiVVJMIjoiaHR0cHM6Ly9naXRodWIuY29tL2dlY2tvOTg0L3N1cGVydmVubiIsImNvbnRhaW5lci10aXRsZS1zaG9ydCI6IiJ9LCJpc1RlbXBvcmFyeSI6ZmFsc2V9XX0=&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35)&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&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36)&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&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37)&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&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38)&quot;,&quot;manualOverrideText&quot;:&quot;(Pandas team, n.d.)&quot;},&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&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ID&quot;:&quot;MENDELEY_CITATION_aff9a515-e604-4199-ac86-8b62d6431cc8&quot;,&quot;properties&quot;:{&quot;noteIndex&quot;:0},&quot;isEdited&quot;:false,&quot;manualOverride&quot;:{&quot;isManuallyOverridden&quot;:false,&quot;citeprocText&quot;:&quot;(39)&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gTnVtUHkgaXMgdGhlIHByaW1hcnkgYXJyYXkgcHJvZ3JhbW1pbmcgbGlicmFyeSBmb3IgUHl0aG9uOyBoZXJlIGl0cyBmdW5kYW1lbnRhbCBjb25jZXB0cyBhcmUgcmV2aWV3ZWQgYW5kIGl0cyBldm9sdXRpb24gaW50byBhIGZsZXhpYmxlIGludGVyb3BlcmFiaWxpdHkgbGF5ZXIgYmV0d2VlbiBpbmNyZWFzaW5nbHkgc3BlY2lhbGl6ZWQgY29tcHV0YXRpb25hbCBsaWJyYXJpZXMgaXMgZGlzY3Vzc2VkLiIsInB1Ymxpc2hlciI6Ik5hdHVyZSBQdWJsaXNoaW5nIEdyb3VwIiwiaXNzdWUiOiI3ODI1Iiwidm9sdW1lIjoiNTg1IiwiY29udGFpbmVyLXRpdGxlLXNob3J0IjoiIn0sImlzVGVtcG9yYXJ5IjpmYWxzZX1dfQ==&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40)&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&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41)&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&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0c012374-71dd-43fc-9cbe-e565c0dc2b83&quot;,&quot;properties&quot;:{&quot;noteIndex&quot;:0},&quot;isEdited&quot;:false,&quot;manualOverride&quot;:{&quot;isManuallyOverridden&quot;:false,&quot;citeprocText&quot;:&quot;(5,18,42)&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gsNDI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9e203771-b46b-4718-8740-fc98f8ebbe9a&quot;,&quot;properties&quot;:{&quot;noteIndex&quot;:0},&quot;isEdited&quot;:false,&quot;manualOverride&quot;:{&quot;isManuallyOverridden&quot;:false,&quot;citeprocText&quot;:&quot;(43)&quot;,&quot;manualOverrideText&quot;:&quot;&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container-title-short&quot;:&quot;Cell Rep.&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isTemporary&quot;:false}],&quot;citationTag&quot;:&quot;MENDELEY_CITATION_v3_eyJjaXRhdGlvbklEIjoiTUVOREVMRVlfQ0lUQVRJT05fOWUyMDM3NzEtYjQ2Yi00NzE4LTg3NDAtZmM5OGY4ZWJiZTl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29udGFpbmVyLXRpdGxlLXNob3J0IjoiQ2VsbCBSZXAu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fSwiaXNUZW1wb3JhcnkiOmZhbHNlfV19&quot;},{&quot;citationID&quot;:&quot;MENDELEY_CITATION_0e471ea0-6d9a-44a9-844b-18024b4dd4a4&quot;,&quot;properties&quot;:{&quot;noteIndex&quot;:0},&quot;isEdited&quot;:false,&quot;manualOverride&quot;:{&quot;isManuallyOverridden&quot;:false,&quot;citeprocText&quot;:&quot;(8,10,11,43,44)&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NDMsNDQ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8,42,45,46)&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OCw0Miw0NSw0Ni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47)&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Q3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48)&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Q4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49–51)&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Q54oCTNTE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52)&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Uy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53,54)&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UzLDU0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55,56)&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U1LDU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57)&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U3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58)&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U4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59,60)&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U5LDY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50,51)&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UwLDUx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60)&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Yw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59)&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61)&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Yx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62)&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63)&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Yz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59)&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U5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64)&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65)&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Y1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66)&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Y2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67)&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Y3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68)&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69)&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70)&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cw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71)&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cx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72)&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cy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73)&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cz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74)&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75,76)&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c1LDc2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77)&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c3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74)&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c0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78)&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c4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79)&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c5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80)&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gw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81)&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gx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82)&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gy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83)&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gz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69)&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Y5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84)&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g0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64)&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Y0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85)&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g1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86)&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g2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87)&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g3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88)&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g4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89,90)&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g5LDkw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43)&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91)&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43)&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Qz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91)&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kx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92)&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92)&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ky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93)&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kz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62)&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94,95)&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k0LDk1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62)&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Yy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96)&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k2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97)&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98)&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k4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99)&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k5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68)&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68)&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Y4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100)&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55)&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U1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100)&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&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101)&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&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102)&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&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97)&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k3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103)&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&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104)&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&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105,106)&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&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107)&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&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108)&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&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109)&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&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110)&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ExMCkiLCJtYW51YWxPdmVycmlkZVRleHQiOiIifSwiY2l0YXRpb25JdGVtcyI6W3siaWQiOiI4ZjhhOTVjZC04ZDBmLTM0OTYtOTVlNS0wYWQyOTg2NWNmNmUiLCJpdGVtRGF0YSI6eyJ0eXBlIjoiYXJ0aWNsZS1qb3VybmFsIiwiaWQiOiI4ZjhhOTVjZC04ZDBmLTM0OTYtOTVlNS0wYWQyOTg2NWNmNmU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jb250YWluZXItdGl0bGUtc2hvcnQiOiJDbGluLiBJbW11bm9sLiIsImFjY2Vzc2VkIjp7ImRhdGUtcGFydHMiOltbMjAyNiw0LDFdXX0sIkRPSSI6IjEwLjEwMTYvai5jbGlt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n0sImlzVGVtcG9yYXJ5IjpmYWxzZX1dfQ==&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111)&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&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112)&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&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113)&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114)&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&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115,116)&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&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117–119)&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TGkiLCJnaXZlbiI6Ilhpbm1pbiIsInBhcnNlLW5hbWVzIjpmYWxzZSwiZHJvcHBpbmctcGFydGljbGUiOiIiLCJub24tZHJvcHBpbmctcGFydGljbGUiOiIifSx7ImZhbWlseSI6IkthbWFzaGV2IiwiZ2l2ZW4iOiJEbWl0cml5IiwicGFyc2UtbmFtZXMiOmZhbHNlLCJkcm9wcGluZy1wYXJ0aWNsZSI6IiIsIm5vbi1kcm9wcGluZy1wYXJ0aWNsZSI6IiJ9LHsiZmFtaWx5IjoiRHJvYnlzaGV2IiwiZ2l2ZW4iOiJBbGV4ZWkiLCJwYXJzZS1uYW1lcyI6ZmFsc2UsImRyb3BwaW5nLXBhcnRpY2xlIjoiIiwibm9uLWRyb3BwaW5nLXBhcnRpY2xlIjoiIn0seyJmYW1pbHkiOiJLb2NoZXJnaW5hLU5pa2l0c2theWEiLCJnaXZlbiI6IklyaW5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&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120,121)&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&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122–124)&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3VudHNvdmEiLCJnaXZlbiI6Ik1hcmlh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&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125)&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&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126)&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&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48</Pages>
  <Words>24448</Words>
  <Characters>139359</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289</cp:revision>
  <cp:lastPrinted>2026-04-16T05:52:00Z</cp:lastPrinted>
  <dcterms:created xsi:type="dcterms:W3CDTF">2026-04-18T10:16:00Z</dcterms:created>
  <dcterms:modified xsi:type="dcterms:W3CDTF">2026-08-09T20:20:00Z</dcterms:modified>
</cp:coreProperties>
</file>