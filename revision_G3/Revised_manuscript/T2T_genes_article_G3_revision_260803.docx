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1941" w14:textId="68912136" w:rsidR="00DE13E5" w:rsidRDefault="00FA355E" w:rsidP="00FA355E">
      <w:pPr>
        <w:pStyle w:val="Heading1"/>
        <w:spacing w:after="160"/>
        <w:jc w:val="center"/>
        <w:rPr>
          <w:rFonts w:ascii="Times New Roman" w:eastAsia="Times New Roman" w:hAnsi="Times New Roman" w:cs="Times New Roman"/>
          <w:b/>
          <w:bCs/>
          <w:color w:val="000000"/>
          <w:sz w:val="24"/>
          <w:szCs w:val="24"/>
        </w:rPr>
      </w:pPr>
      <w:del w:id="1001" w:author="Claude (G3 revision)" w:date="2026-08-04T00:00:00Z">
        <w:r>
          <w:rPr>
            <w:rFonts w:ascii="Times New Roman" w:eastAsiaTheme="minorHAnsi" w:hAnsi="Times New Roman" w:cs="Times New Roman"/>
            <w:b/>
            <w:bCs/>
            <w:color w:val="000000"/>
            <w:sz w:val="24"/>
            <w:szCs w:val="24"/>
            <w14:ligatures w14:val="standardContextual"/>
          </w:rPr>
          <w:delText xml:space="preserve">Evolutionary arms race between transposable elements and human genes: telomere-to-telomere genome comprehensive analysis identifies young L1 clusters in the interferon-alpha domain</w:delText>
        </w:r>
      </w:del>
      <w:ins w:id="1002" w:author="Claude (G3 revision)" w:date="2026-08-04T00:00:00Z">
        <w:r>
          <w:rPr>
            <w:rFonts w:ascii="Times New Roman" w:eastAsiaTheme="minorHAnsi" w:hAnsi="Times New Roman" w:cs="Times New Roman"/>
            <w:b/>
            <w:bCs/>
            <w:color w:val="000000"/>
            <w:sz w:val="24"/>
            <w:szCs w:val="24"/>
            <w14:ligatures w14:val="standardContextual"/>
          </w:rPr>
          <w:t xml:space="preserve">Telomere-to-telomere co-mapping of transposable elements and human genes identifies a cluster of young L1 elements in the interferon-alpha domain</w:t>
        </w:r>
      </w:ins>
    </w:p>
    <w:p w14:paraId="35F37455" w14:textId="77777777" w:rsidR="00DE13E5" w:rsidRPr="005F57F8" w:rsidRDefault="00DE13E5" w:rsidP="00DE13E5">
      <w:pPr>
        <w:rPr>
          <w:vertAlign w:val="superscript"/>
        </w:rPr>
      </w:pPr>
      <w:r w:rsidRPr="005F57F8">
        <w:rPr>
          <w:b/>
          <w:bCs/>
        </w:rPr>
        <w:t>Author:</w:t>
      </w:r>
      <w:r w:rsidRPr="005F57F8">
        <w:t xml:space="preserve"> Daniil Nikitin</w:t>
      </w:r>
      <w:r w:rsidRPr="005F57F8">
        <w:rPr>
          <w:vertAlign w:val="superscript"/>
        </w:rPr>
        <w:t>1*</w:t>
      </w:r>
    </w:p>
    <w:p w14:paraId="57C2B0AD" w14:textId="77777777" w:rsidR="00DE13E5" w:rsidRPr="005F57F8" w:rsidRDefault="00DE13E5" w:rsidP="00DE13E5">
      <w:pPr>
        <w:rPr>
          <w:vertAlign w:val="superscript"/>
        </w:rPr>
      </w:pPr>
    </w:p>
    <w:p w14:paraId="6300C7D8" w14:textId="77777777" w:rsidR="00DE13E5" w:rsidRPr="005F57F8" w:rsidRDefault="00DE13E5" w:rsidP="00DE13E5">
      <w:pPr>
        <w:rPr>
          <w:b/>
          <w:bCs/>
        </w:rPr>
      </w:pPr>
      <w:r w:rsidRPr="005F57F8">
        <w:rPr>
          <w:b/>
          <w:bCs/>
        </w:rPr>
        <w:t>Affiliation:</w:t>
      </w:r>
    </w:p>
    <w:p w14:paraId="2FFF91FF" w14:textId="77777777" w:rsidR="00DE13E5" w:rsidRPr="005F57F8" w:rsidRDefault="00DE13E5" w:rsidP="00DE13E5">
      <w:r w:rsidRPr="005F57F8">
        <w:t>Institute of Molecular Biology, National Academy of Science of the Republic of Armenia</w:t>
      </w:r>
    </w:p>
    <w:p w14:paraId="7A90A605" w14:textId="77777777" w:rsidR="00DE13E5" w:rsidRPr="005F57F8" w:rsidRDefault="00DE13E5" w:rsidP="00DE13E5"/>
    <w:p>
      <w:pPr>
        <w:rPr>
          <w:ins w:id="1001" w:author="Claude (G3 house style)" w:date="2026-08-04T12:00:00Z"/>
        </w:rPr>
      </w:pPr>
      <w:ins w:id="1002" w:author="Claude (G3 house style)" w:date="2026-08-04T12:00:00Z">
        <w:r>
          <w:t xml:space="preserve">Running title: TEs near human genes in T2T</w:t>
        </w:r>
      </w:ins>
    </w:p>
    <w:p>
      <w:pPr>
        <w:rPr>
          <w:ins w:id="1003" w:author="Claude (G3 house style)" w:date="2026-08-04T12:00:00Z"/>
        </w:rPr>
      </w:pPr>
      <w:ins w:id="1004" w:author="Claude (G3 house style)" w:date="2026-08-04T12:00:00Z">
        <w:r>
          <w:t xml:space="preserve">Keywords: transposable elements; T2T-CHM13; transcription start site; gene ontology; interferon alpha; LINE-1; human genome</w:t>
        </w:r>
      </w:ins>
    </w:p>
    <w:p w14:paraId="1A3E0B79" w14:textId="77777777" w:rsidR="00DE13E5" w:rsidRPr="005F57F8" w:rsidRDefault="00DE13E5" w:rsidP="00DE13E5">
      <w:r w:rsidRPr="005F57F8">
        <w:t>*Correspondence: danya.nikitin.orel@gmail.com</w:t>
      </w:r>
    </w:p>
    <w:p>
      <w:pPr>
        <w:rPr>
          <w:ins w:id="1005" w:author="Claude (G3 house style)" w:date="2026-08-04T12:00:00Z"/>
        </w:rPr>
      </w:pPr>
      <w:ins w:id="1006" w:author="Claude (G3 house style)" w:date="2026-08-04T12:00:00Z">
        <w:r>
          <w:t xml:space="preserve">Corresponding author: Daniil Nikitin, Institute of Molecular Biology, National Academy of Sciences of the Republic of Armenia, Yerevan, Armenia. Email: danya.nikitin.orel@gmail.com. ORCID: 0000-0003-1029-1174.</w:t>
        </w:r>
      </w:ins>
    </w:p>
    <w:p>
      <w:pPr>
        <w:rPr>
          <w:ins w:id="1007" w:author="Claude (G3 house style)" w:date="2026-08-04T12:00:00Z"/>
        </w:rPr>
      </w:pPr>
      <w:ins w:id="1008" w:author="Claude (G3 house style)" w:date="2026-08-04T12:00:00Z">
        <w:r>
          <w:rPr>
            <w:b/>
            <w:i/>
            <w:color w:val="C00000"/>
          </w:rPr>
          <w:t xml:space="preserve">[EDITOR NOTE] </w:t>
        </w:r>
        <w:r>
          <w:rPr>
            <w:i/>
            <w:color w:val="C00000"/>
          </w:rPr>
          <w:t xml:space="preserve">G3 wants the corresponding-author block to carry the office mailing address and a phone number. The institution, city and country are filled in; add the street address, postal code and phone. The running title is 27 characters including spaces (G3 asks for about 35, so there is room if you prefer a fuller one).</w:t>
        </w:r>
      </w:ins>
    </w:p>
    <w:p w14:paraId="594AEBF6" w14:textId="77777777" w:rsidR="00DE13E5" w:rsidRPr="005F57F8" w:rsidRDefault="00DE13E5" w:rsidP="00DE13E5">
      <w:pPr>
        <w:pStyle w:val="Heading1"/>
        <w:spacing w:after="160"/>
        <w:jc w:val="center"/>
        <w:rPr>
          <w:rFonts w:ascii="Times New Roman" w:eastAsia="Times New Roman" w:hAnsi="Times New Roman" w:cs="Times New Roman"/>
          <w:b/>
          <w:bCs/>
          <w:color w:val="000000"/>
          <w:sz w:val="24"/>
          <w:szCs w:val="24"/>
        </w:rPr>
      </w:pPr>
      <w:del w:id="1009" w:author="Claude (G3 house style)" w:date="2026-08-04T12:00:00Z">
        <w:r>
          <w:rPr>
            <w:rFonts w:ascii="Times New Roman" w:eastAsia="Times New Roman" w:hAnsi="Times New Roman" w:cs="Times New Roman"/>
            <w:b/>
            <w:bCs/>
            <w:color w:val="000000"/>
            <w:sz w:val="24"/>
            <w:szCs w:val="24"/>
          </w:rPr>
          <w:delText xml:space="preserve">ABSTRACT</w:delText>
        </w:r>
      </w:del>
      <w:ins w:id="1010" w:author="Claude (G3 house style)" w:date="2026-08-04T12:00:00Z">
        <w:r>
          <w:rPr>
            <w:rFonts w:ascii="Times New Roman" w:eastAsia="Times New Roman" w:hAnsi="Times New Roman" w:cs="Times New Roman"/>
            <w:b/>
            <w:bCs/>
            <w:color w:val="000000"/>
            <w:sz w:val="24"/>
            <w:szCs w:val="24"/>
          </w:rPr>
          <w:t xml:space="preserve">Abstract</w:t>
        </w:r>
      </w:ins>
    </w:p>
    <w:p w14:paraId="2A4B0F64" w14:textId="2731E663" w:rsidR="00DE13E5" w:rsidRPr="00E80830" w:rsidRDefault="00354995" w:rsidP="00354995">
      <w:pPr>
        <w:spacing w:before="100" w:beforeAutospacing="1" w:after="100" w:afterAutospacing="1"/>
      </w:pPr>
      <w:r>
        <w:t xml:space="preserve">Transposable elements (TEs) have played a central role in major evolutionary transitions across the human lineage, from eukaryogenesis to the emergence of the eutherian placenta, and are currently reactivated in cancer and autoimmune diseases. </w:t>
      </w:r>
      <w:del w:id="1003" w:author="Claude (G3 revision)" w:date="2026-08-04T00:00:00Z">
        <w:r>
          <w:delText xml:space="preserve">The availability of the complete telomere-to-telomere (T2T) human genome assembly enables comprehensive investigation of TE contributions to gene regulation. Using a 10 kb window in the T2T genome, we performed comprehensive mapping of 3,709,429 human TEs to 28,738 genes with random background correction and assessed the enrichment and functional associations of six TE classes and 44 families.</w:delText>
        </w:r>
      </w:del>
      <w:ins w:id="1004" w:author="Claude (G3 revision)" w:date="2026-08-04T00:00:00Z">
        <w:r>
          <w:t xml:space="preserve">The complete telomere-to-telomere (T2T) assembly makes it possible to measure where TEs sit relative to every annotated gene. Using a 10 kb window around transcription start sites, we mapped 3,709,429 human TEs to 28,738 genes against a 500-permutation background that corrects the length bias of the odds ratio, and assessed the enrichment and functional associations of six TE classes and 44 families.</w:t>
        </w:r>
      </w:ins>
      <w:r>
        <w:t xml:space="preserve"> </w:t>
      </w:r>
      <w:del w:id="1005" w:author="Claude (G3 revision)" w:date="2026-08-04T00:00:00Z">
        <w:r>
          <w:delText xml:space="preserve">We identified a 220 kb interferon-alpha genomic domain enriched with evolutionarily young L1 elements, suggesting a recent evolutionary arms race influencing innate immune responses.</w:delText>
        </w:r>
      </w:del>
      <w:ins w:id="1006" w:author="Claude (G3 revision)" w:date="2026-08-04T00:00:00Z">
        <w:r>
          <w:t xml:space="preserve">We identified a 220 kb interferon-alpha domain enriched with young L1 elements: 77 of its 175 TEs are L1 copies from 36 subfamilies, at mean divergence 135.7 against 188.2 genome-wide, a deficit that survives 10,000 random windows matched for L1 count (empirical p = 0.006) or gene density (p = 0.002). This is consistent with recent L1 activity; whether these elements affect innate immune gene regulation remains untested.</w:t>
        </w:r>
      </w:ins>
      <w:r>
        <w:t xml:space="preserve"> Distinct TE classes exhibited specific functional associations: SVA elements were enriched near genes involved in transcription termination; Alu elements were linked to RNA processing and splicing; </w:t>
      </w:r>
      <w:del w:id="1007" w:author="Claude (G3 revision)" w:date="2026-08-04T00:00:00Z">
        <w:r>
          <w:delText xml:space="preserve">MIR elements were associated with genes involved in zinc, copper, and cadmium detoxification</w:delText>
        </w:r>
      </w:del>
      <w:ins w:id="1008" w:author="Claude (G3 revision)" w:date="2026-08-04T00:00:00Z">
        <w:r>
          <w:t xml:space="preserve">MIR elements were associated with zinc homeostasis and voltage-gated potassium channel genes</w:t>
        </w:r>
      </w:ins>
      <w:r>
        <w:t xml:space="preserve">; LINE elements were enriched near genes related to lipid metabolism and olfactory perception; </w:t>
      </w:r>
      <w:del w:id="1009" w:author="Claude (G3 revision)" w:date="2026-08-04T00:00:00Z">
        <w:r>
          <w:delText xml:space="preserve">and LTR elements were potentially associated with potassium ion channel function. This proximity-based analysis provides a foundational framework for evaluating the functional impact of transposable elements on human gene regulation and their role in driving regulatory innovation.</w:delText>
        </w:r>
      </w:del>
      <w:ins w:id="1010" w:author="Claude (G3 revision)" w:date="2026-08-04T00:00:00Z">
        <w:r>
          <w:t xml:space="preserve">and LTR elements were associated with ion transport. This correlative map provides a positional baseline against which epigenomic and functional TE studies can be normalised, and a set of candidate loci for follow-up.</w:t>
        </w:r>
      </w:ins>
    </w:p>
    <w:p w14:paraId="1C9A2CB2" w14:textId="77777777" w:rsidR="00DE13E5"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11" w:author="Claude (G3 house style)" w:date="2026-08-04T12:00:00Z">
        <w:r>
          <w:rPr>
            <w:rFonts w:ascii="Times New Roman" w:eastAsia="Times New Roman" w:hAnsi="Times New Roman" w:cs="Times New Roman"/>
            <w:b/>
            <w:bCs/>
            <w:color w:val="000000"/>
            <w:sz w:val="24"/>
            <w:szCs w:val="24"/>
          </w:rPr>
          <w:delText xml:space="preserve">INTRODUCTION</w:delText>
        </w:r>
      </w:del>
      <w:ins w:id="1012" w:author="Claude (G3 house style)" w:date="2026-08-04T12:00:00Z">
        <w:r>
          <w:rPr>
            <w:rFonts w:ascii="Times New Roman" w:eastAsia="Times New Roman" w:hAnsi="Times New Roman" w:cs="Times New Roman"/>
            <w:b/>
            <w:bCs/>
            <w:color w:val="000000"/>
            <w:sz w:val="24"/>
            <w:szCs w:val="24"/>
          </w:rPr>
          <w:t xml:space="preserve">Introduction</w:t>
        </w:r>
      </w:ins>
    </w:p>
    <w:p w14:paraId="61B1796F" w14:textId="66493C98" w:rsidR="00DE13E5" w:rsidRDefault="00DE13E5" w:rsidP="00DE13E5">
      <w:pPr>
        <w:jc w:val="both"/>
      </w:pPr>
      <w:r w:rsidRPr="00E04452">
        <w:t xml:space="preserve">The release of the first complete, gapless human genome assembly (T2T-CHM13) by the Telomere-to-Telomere </w:t>
      </w:r>
      <w:r>
        <w:t>c</w:t>
      </w:r>
      <w:r w:rsidRPr="00E04452">
        <w:t>onsortium has fundamentally shifted the paradigms of evolutionary genomics</w:t>
      </w:r>
      <w:r>
        <w:t xml:space="preserve"> </w:t>
      </w:r>
      <w:sdt>
        <w:sdtPr>
          <w:rPr>
            <w:color w:val="000000"/>
          </w:rPr>
          <w:tag w:val="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067638496"/>
          <w:placeholder>
            <w:docPart w:val="557AA5558A0A4742B7C64EDC51653AB1"/>
          </w:placeholder>
        </w:sdtPr>
        <w:sdtContent>
          <w:r w:rsidR="006027D8" w:rsidRPr="006027D8">
            <w:rPr>
              <w:color w:val="000000"/>
            </w:rPr>
            <w:t>(1)</w:t>
          </w:r>
        </w:sdtContent>
      </w:sdt>
      <w:r w:rsidRPr="00E04452">
        <w:t>.</w:t>
      </w:r>
      <w:r>
        <w:t xml:space="preserve"> </w:t>
      </w:r>
      <w:r w:rsidRPr="00E04452">
        <w:t xml:space="preserve">For over two decades, genomic analysis relied on references such as GRCh38, which contained hundreds of megabases of unresolved sequences, primarily concentrated in highly repetitive regions like centromeres, </w:t>
      </w:r>
      <w:r w:rsidRPr="00E04452">
        <w:t>subtelomeres</w:t>
      </w:r>
      <w:r w:rsidRPr="00E04452">
        <w:t>, and acrocentric short arms.</w:t>
      </w:r>
      <w:r>
        <w:rPr>
          <w:vertAlign w:val="superscript"/>
        </w:rPr>
        <w:t xml:space="preserve"> </w:t>
      </w:r>
      <w:r w:rsidRPr="00E04452">
        <w:t>These "dark regions" of the genome are disproportionately enriched with transposable elements (TEs), the selfish genetic entities that comprise more than half of the human DNA</w:t>
      </w:r>
      <w:r>
        <w:t xml:space="preserve"> </w:t>
      </w:r>
      <w:sdt>
        <w:sdtPr>
          <w:rPr>
            <w:color w:val="000000"/>
          </w:rPr>
          <w:tag w:val="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73674768"/>
          <w:placeholder>
            <w:docPart w:val="557AA5558A0A4742B7C64EDC51653AB1"/>
          </w:placeholder>
        </w:sdtPr>
        <w:sdtContent>
          <w:r w:rsidR="006027D8" w:rsidRPr="006027D8">
            <w:rPr>
              <w:color w:val="000000"/>
            </w:rPr>
            <w:t>(2)</w:t>
          </w:r>
        </w:sdtContent>
      </w:sdt>
      <w:r>
        <w:t xml:space="preserve">. </w:t>
      </w:r>
      <w:r w:rsidRPr="00690B70">
        <w:t>The transition from GRCh38 to T2T-CHM13 involved the resolution of approximately 238 million base pairs of formerly unmasked DNA, which revealed a significantly higher repeat content than previously estimated</w:t>
      </w:r>
      <w:r>
        <w:t xml:space="preserve"> </w:t>
      </w:r>
      <w:sdt>
        <w:sdtPr>
          <w:rPr>
            <w:color w:val="000000"/>
          </w:rPr>
          <w:tag w:val="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57935674"/>
          <w:placeholder>
            <w:docPart w:val="557AA5558A0A4742B7C64EDC51653AB1"/>
          </w:placeholder>
        </w:sdtPr>
        <w:sdtContent>
          <w:r w:rsidR="006027D8" w:rsidRPr="006027D8">
            <w:rPr>
              <w:color w:val="000000"/>
            </w:rPr>
            <w:t>(1)</w:t>
          </w:r>
        </w:sdtContent>
      </w:sdt>
      <w:r>
        <w:t>.</w:t>
      </w:r>
      <w:r w:rsidRPr="00690B70">
        <w:t xml:space="preserve"> This resolved sequence is dominated by tandemly arrayed repeats, such as alpha satellites in centromeric regions, but also contains a vast number of </w:t>
      </w:r>
      <w:r w:rsidR="0001028B">
        <w:t>TEs</w:t>
      </w:r>
      <w:r w:rsidRPr="00690B70">
        <w:t xml:space="preserve"> nested within complex genomic structures</w:t>
      </w:r>
      <w:r>
        <w:t xml:space="preserve"> </w:t>
      </w:r>
      <w:sdt>
        <w:sdtPr>
          <w:rPr>
            <w:color w:val="000000"/>
          </w:rPr>
          <w:tag w:val="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1939672133"/>
          <w:placeholder>
            <w:docPart w:val="557AA5558A0A4742B7C64EDC51653AB1"/>
          </w:placeholder>
        </w:sdtPr>
        <w:sdtContent>
          <w:r w:rsidR="006027D8" w:rsidRPr="006027D8">
            <w:rPr>
              <w:color w:val="000000"/>
            </w:rPr>
            <w:t>(2)</w:t>
          </w:r>
        </w:sdtContent>
      </w:sdt>
      <w:r>
        <w:t>.</w:t>
      </w:r>
    </w:p>
    <w:p w14:paraId="708C902E" w14:textId="77777777" w:rsidR="00DE13E5" w:rsidRDefault="00DE13E5" w:rsidP="00DE13E5"/>
    <w:p w14:paraId="5B843463" w14:textId="26986C56" w:rsidR="00DE13E5" w:rsidRDefault="00DE13E5" w:rsidP="00DE13E5">
      <w:r>
        <w:t>TEs are increasingly recognized as driver</w:t>
      </w:r>
      <w:r w:rsidR="00A359E9">
        <w:t>s</w:t>
      </w:r>
      <w:r>
        <w:t xml:space="preserve"> of regulatory innovation during the major evolutionary transitions from </w:t>
      </w:r>
      <w:r>
        <w:t>eukaryogenesis</w:t>
      </w:r>
      <w:r>
        <w:t xml:space="preserve"> to eutherian placenta and human neocortex </w:t>
      </w:r>
      <w:sdt>
        <w:sdtPr>
          <w:rPr>
            <w:color w:val="000000"/>
          </w:rPr>
          <w:tag w:val="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
          <w:id w:val="-1212039194"/>
          <w:placeholder>
            <w:docPart w:val="557AA5558A0A4742B7C64EDC51653AB1"/>
          </w:placeholder>
        </w:sdtPr>
        <w:sdtContent>
          <w:r w:rsidR="006027D8" w:rsidRPr="006027D8">
            <w:rPr>
              <w:color w:val="000000"/>
            </w:rPr>
            <w:t>(Nikitin, 2026)</w:t>
          </w:r>
        </w:sdtContent>
      </w:sdt>
      <w:r>
        <w:t xml:space="preserve">. Moreover, TEs proliferate in a wave pattern within the human genome, and </w:t>
      </w:r>
      <w:del w:id="1011" w:author="Claude (G3 revision)" w:date="2026-08-04T00:00:00Z">
        <w:r>
          <w:delText xml:space="preserve">they are in a continuous evolutionary arms race against the host defense systems </w:delText>
        </w:r>
      </w:del>
      <w:ins w:id="1012" w:author="Claude (G3 revision)" w:date="2026-08-04T00:00:00Z">
        <w:r>
          <w:t xml:space="preserve">they have been described as being in a continuous evolutionary arms race with host defence systems </w:t>
        </w:r>
      </w:ins>
      <w:sdt>
        <w:sdtPr>
          <w:rPr>
            <w:color w:val="000000"/>
          </w:rPr>
          <w:tag w:val="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
          <w:id w:val="1156193833"/>
          <w:placeholder>
            <w:docPart w:val="557AA5558A0A4742B7C64EDC51653AB1"/>
          </w:placeholder>
        </w:sdtPr>
        <w:sdtContent>
          <w:r w:rsidR="006027D8" w:rsidRPr="006027D8">
            <w:rPr>
              <w:color w:val="000000"/>
            </w:rPr>
            <w:t>(4)</w:t>
          </w:r>
        </w:sdtContent>
      </w:sdt>
      <w:del w:id="1013" w:author="Claude (G3 revision)" w:date="2026-08-04T00:00:00Z">
        <w:r>
          <w:delText xml:space="preserve">. During this process TEs insert their transcription factor binding sites (TFBS) in the vicinity of host genes and alter their expression </w:delText>
        </w:r>
      </w:del>
      <w:ins w:id="1014" w:author="Claude (G3 revision)" w:date="2026-08-04T00:00:00Z">
        <w:r>
          <w:t xml:space="preserve">. Throughout this paper the term "arms race" is used only when reporting that cited literature: the design applied here is correlative and static, and cannot establish an arms race for our own observations. During this process TEs insert their transcription factor binding sites (TFBS) in the vicinity of host genes and alter their expression </w:t>
        </w:r>
      </w:ins>
      <w:sdt>
        <w:sdtPr>
          <w:rPr>
            <w:color w:val="000000"/>
          </w:rPr>
          <w:tag w:val="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
          <w:id w:val="-1992556810"/>
          <w:placeholder>
            <w:docPart w:val="557AA5558A0A4742B7C64EDC51653AB1"/>
          </w:placeholder>
        </w:sdtPr>
        <w:sdtContent>
          <w:r w:rsidR="006027D8" w:rsidRPr="006027D8">
            <w:rPr>
              <w:color w:val="000000"/>
            </w:rPr>
            <w:t>(5,6)</w:t>
          </w:r>
        </w:sdtContent>
      </w:sdt>
      <w:r>
        <w:t>.</w:t>
      </w:r>
    </w:p>
    <w:p w14:paraId="79DAA795" w14:textId="77777777" w:rsidR="00DE13E5" w:rsidRDefault="00DE13E5" w:rsidP="00DE13E5"/>
    <w:p w14:paraId="545BF55D" w14:textId="6A334291" w:rsidR="00DE13E5" w:rsidRDefault="00DE13E5" w:rsidP="00DE13E5">
      <w:r>
        <w:t xml:space="preserve">There are dozens </w:t>
      </w:r>
      <w:r w:rsidR="000D6C58">
        <w:t xml:space="preserve">of </w:t>
      </w:r>
      <w:r>
        <w:t xml:space="preserve">studies of this epigenetic impact which rely on different methodology but are close in the main approach, namely proximity mapping: TEs mapped in the vicinity of human genes are likely to impact their expression </w:t>
      </w:r>
      <w:sdt>
        <w:sdtPr>
          <w:rPr>
            <w:color w:val="000000"/>
          </w:rPr>
          <w:tag w:val="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1634008302"/>
          <w:placeholder>
            <w:docPart w:val="557AA5558A0A4742B7C64EDC51653AB1"/>
          </w:placeholder>
        </w:sdtPr>
        <w:sdtContent>
          <w:r w:rsidR="006027D8" w:rsidRPr="006027D8">
            <w:rPr>
              <w:color w:val="000000"/>
            </w:rPr>
            <w:t>(7–11)</w:t>
          </w:r>
        </w:sdtContent>
      </w:sdt>
      <w:r>
        <w:t xml:space="preserve">. Despite the same principle, different methodologies are difficult to be compared: genomic proximity windows vary from 4 to 20 kb around a gene, the statistical frameworks and epigenomic modalities differ significantly. Moreover, all these studies are based either on hg19 or hg38 human genome assemblies. </w:t>
      </w:r>
      <w:del w:id="1015" w:author="Claude (G3 revision)" w:date="2026-08-04T00:00:00Z">
        <w:r>
          <w:delText xml:space="preserve">The unified approach utilizing the most up to date T2T human genome assembly could significantly improve the overall understanding of TEs-host genome evolutionary arms race and its impact on regulatory innovation and human health and disease.</w:delText>
        </w:r>
      </w:del>
      <w:ins w:id="1016" w:author="Claude (G3 revision)" w:date="2026-08-04T00:00:00Z">
        <w:r>
          <w:t xml:space="preserve">A unified proximity map built on the most up-to-date T2T human genome assembly supplies the positional baseline these studies need: a common measure of how close each TE group sits to each class of gene, against which epigenomic and expression signals can be normalised.</w:t>
        </w:r>
      </w:ins>
      <w:r>
        <w:t xml:space="preserve"> </w:t>
      </w:r>
    </w:p>
    <w:p w14:paraId="66E0E2C0" w14:textId="77777777" w:rsidR="00DE13E5" w:rsidRDefault="00DE13E5" w:rsidP="00DE13E5"/>
    <w:p w14:paraId="5C67C427" w14:textId="5B674FB5" w:rsidR="00DE13E5" w:rsidRPr="007A4911" w:rsidRDefault="00DE13E5" w:rsidP="00DE13E5">
      <w:r>
        <w:t xml:space="preserve">Here we have taken the most widely used proximity window of 10 kb around human transcription start sites (TSS) of 28,738 unique human T2T-annotated genes and we have built a high-resolution functional map of TE enrichment at the level of TE classes and families, taking 3,709,429 individual elements into analysis. We show that SVA elements are enriched near genes responsible for transcription termination, Alu elements are co-associated with RNA processing and splicing genes, MIR repeats relate to genes responsible for zinc, copper and cadmium detoxification, </w:t>
      </w:r>
      <w:del w:id="1017" w:author="Claude (G3 revision)" w:date="2026-08-04T00:00:00Z">
        <w:r>
          <w:delText xml:space="preserve">LINE elements in general could impact lipid metabolism and sensory perception of smell, and LTRs are potentially connected with potassium ion channels</w:delText>
        </w:r>
      </w:del>
      <w:ins w:id="1018" w:author="Claude (G3 revision)" w:date="2026-08-04T00:00:00Z">
        <w:r>
          <w:t xml:space="preserve">LINE elements are enriched near genes of lipid metabolism and sensory perception of smell, and LTR elements near genes of ion transport</w:t>
        </w:r>
      </w:ins>
      <w:r>
        <w:t xml:space="preserve">. </w:t>
      </w:r>
      <w:del w:id="1019" w:author="Claude (G3 revision)" w:date="2026-08-04T00:00:00Z">
        <w:r>
          <w:delText xml:space="preserve">We showed that the 220 kb interferon alpha domain is uniquely enriched with young, low-divergence L1 elements indicating the recent example of evolutionary arms race shaping innate immune response.</w:delText>
        </w:r>
      </w:del>
      <w:ins w:id="1020" w:author="Claude (G3 revision)" w:date="2026-08-04T00:00:00Z">
        <w:r>
          <w:t xml:space="preserve">We show that the 220 kb interferon alpha domain is enriched with young, low-divergence L1 elements, identifying a candidate locus of recent L1 activity for functional follow-up.</w:t>
        </w:r>
      </w:ins>
      <w:r>
        <w:t xml:space="preserve"> Furthermore, embryogenesis and nervous system genes were relatively depleted with TE insertions constituting evolutionary conservative processes. Finally, synaptic transmission and nervous system development were enriched with evolutionary ancient TEs. </w:t>
      </w:r>
    </w:p>
    <w:p w14:paraId="13DCF54C" w14:textId="77777777" w:rsidR="00DE13E5" w:rsidRDefault="00DE13E5" w:rsidP="00DE13E5"/>
    <w:p w14:paraId="1EBB1205" w14:textId="29B87221" w:rsidR="00DE13E5" w:rsidRPr="00E04452" w:rsidRDefault="0009221D" w:rsidP="00DE13E5">
      <w:r>
        <w:t>T</w:t>
      </w:r>
      <w:r w:rsidR="00DE13E5" w:rsidRPr="00690B70">
        <w:t xml:space="preserve">his </w:t>
      </w:r>
      <w:r w:rsidR="001A0F99">
        <w:t xml:space="preserve">comprehensive </w:t>
      </w:r>
      <w:r w:rsidR="00DE13E5" w:rsidRPr="00690B70">
        <w:t xml:space="preserve">proximity analysis serves as a critical baseline for understanding the functional impact of TEs, as most TE-host interactions, including enhancer exaptation and promoter birth, occur within these </w:t>
      </w:r>
      <w:r w:rsidR="00DE13E5">
        <w:t>10</w:t>
      </w:r>
      <w:r w:rsidR="00E62D6C">
        <w:t xml:space="preserve"> kb</w:t>
      </w:r>
      <w:r w:rsidR="00DE13E5">
        <w:t xml:space="preserve"> </w:t>
      </w:r>
      <w:r w:rsidR="00DE13E5" w:rsidRPr="00690B70">
        <w:t>proximal windows</w:t>
      </w:r>
      <w:r w:rsidR="00DE13E5">
        <w:t>.</w:t>
      </w:r>
    </w:p>
    <w:p>
      <w:pPr>
        <w:rPr>
          <w:ins w:id="1213" w:author="Claude (G3 house style)" w:date="2026-08-04T12:00:00Z"/>
        </w:rPr>
      </w:pPr>
      <w:ins w:id="1214" w:author="Claude (G3 house style)" w:date="2026-08-04T12:00:00Z">
        <w:r>
          <w:rPr>
            <w:b/>
            <w:i/>
            <w:color w:val="C00000"/>
          </w:rPr>
          <w:t xml:space="preserve">[EDITOR NOTE] </w:t>
        </w:r>
        <w:r>
          <w:rPr>
            <w:i/>
            <w:color w:val="C00000"/>
          </w:rPr>
          <w:t xml:space="preserve">G7: Materials and methods is moved ahead of Results, which is G3's printed order. This is a structural relocation, not a Word tracked move, so Reject All restores the original text but leaves the sections in this order.</w:t>
        </w:r>
      </w:ins>
    </w:p>
    <w:p w14:paraId="5B504FA1" w14:textId="77777777" w:rsidR="00DE13E5" w:rsidRPr="00916F87"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17" w:author="Claude (G3 house style)" w:date="2026-08-04T12:00:00Z">
        <w:r>
          <w:rPr>
            <w:rFonts w:ascii="Times New Roman" w:eastAsia="Times New Roman" w:hAnsi="Times New Roman" w:cs="Times New Roman"/>
            <w:b/>
            <w:bCs/>
            <w:color w:val="000000"/>
            <w:sz w:val="24"/>
            <w:szCs w:val="24"/>
          </w:rPr>
          <w:delText xml:space="preserve">MATERIALS AND METHODS</w:delText>
        </w:r>
      </w:del>
      <w:ins w:id="1018" w:author="Claude (G3 house style)" w:date="2026-08-04T12:00:00Z">
        <w:r>
          <w:rPr>
            <w:rFonts w:ascii="Times New Roman" w:eastAsia="Times New Roman" w:hAnsi="Times New Roman" w:cs="Times New Roman"/>
            <w:b/>
            <w:bCs/>
            <w:color w:val="000000"/>
            <w:sz w:val="24"/>
            <w:szCs w:val="24"/>
          </w:rPr>
          <w:t xml:space="preserve">Materials and methods</w:t>
        </w:r>
      </w:ins>
    </w:p>
    <w:p w14:paraId="330BCC59" w14:textId="77777777" w:rsidR="00DE13E5" w:rsidRPr="007F433F"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TEs</w:t>
      </w:r>
    </w:p>
    <w:p w14:paraId="66AB4BA5" w14:textId="698C5085" w:rsidR="00DE13E5" w:rsidRDefault="00DE13E5" w:rsidP="00DE13E5">
      <w:pPr>
        <w:pStyle w:val="NormalWeb"/>
      </w:pPr>
      <w:r w:rsidRPr="00DE4598">
        <w:t>Coordinates</w:t>
      </w:r>
      <w:r>
        <w:t xml:space="preserve"> and </w:t>
      </w:r>
      <w:r w:rsidRPr="00DE4598">
        <w:t xml:space="preserve">class/family annotations for human </w:t>
      </w:r>
      <w:r>
        <w:t>TEs</w:t>
      </w:r>
      <w:r w:rsidRPr="00DE4598">
        <w:t xml:space="preserve"> were obtained from the </w:t>
      </w:r>
      <w:r w:rsidR="005B1C59" w:rsidRPr="00DE4598">
        <w:rPr>
          <w:rStyle w:val="Strong"/>
          <w:b w:val="0"/>
          <w:bCs w:val="0"/>
        </w:rPr>
        <w:t>RepeatMasker</w:t>
      </w:r>
      <w:r w:rsidRPr="00DE4598">
        <w:t xml:space="preserve"> track </w:t>
      </w:r>
      <w:sdt>
        <w:sdtPr>
          <w:rPr>
            <w:color w:val="000000"/>
          </w:rPr>
          <w:tag w:val="MENDELEY_CITATION_v3_eyJjaXRhdGlvbklEIjoiTUVOREVMRVlfQ0lUQVRJT05fN2RjOTdkZjctMGI0Yi00MmJmLThkYWItZjMzNWFlYzA4OGNk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980416616"/>
          <w:placeholder>
            <w:docPart w:val="D800EAE927612F419B4543DCDD333FF7"/>
          </w:placeholder>
        </w:sdtPr>
        <w:sdtContent>
          <w:r w:rsidR="007E303A" w:rsidRPr="007E303A">
            <w:rPr>
              <w:color w:val="000000"/>
            </w:rPr>
            <w:t>(98)</w:t>
          </w:r>
        </w:sdtContent>
      </w:sdt>
      <w:r w:rsidRPr="00DE4598">
        <w:t xml:space="preserve"> </w:t>
      </w:r>
      <w:r w:rsidR="00D15A61">
        <w:t xml:space="preserve">based on the T2T human genome assembly, using the Table Browser tool (Group: </w:t>
      </w:r>
      <w:r w:rsidR="00D15A61" w:rsidRPr="00D15A61">
        <w:rPr>
          <w:i/>
          <w:iCs/>
        </w:rPr>
        <w:t>Variation and Repeats</w:t>
      </w:r>
      <w:r w:rsidR="00D15A61">
        <w:t xml:space="preserve">, Track: </w:t>
      </w:r>
      <w:r w:rsidR="00D15A61" w:rsidRPr="00D15A61">
        <w:rPr>
          <w:i/>
          <w:iCs/>
        </w:rPr>
        <w:t>RepeatMasker</w:t>
      </w:r>
      <w:r w:rsidR="00D15A61">
        <w:t xml:space="preserve">, Table: </w:t>
      </w:r>
      <w:r w:rsidR="00D15A61" w:rsidRPr="00D15A61">
        <w:rPr>
          <w:i/>
          <w:iCs/>
        </w:rPr>
        <w:t xml:space="preserve">T2T </w:t>
      </w:r>
      <w:r w:rsidR="00D15A61" w:rsidRPr="00D15A61">
        <w:rPr>
          <w:i/>
          <w:iCs/>
        </w:rPr>
        <w:t>RepeatMasker</w:t>
      </w:r>
      <w:r w:rsidR="00D15A61">
        <w:t xml:space="preserve">). The T2T </w:t>
      </w:r>
      <w:r w:rsidR="00D15A61">
        <w:t>RepeatMasker</w:t>
      </w:r>
      <w:r w:rsidR="00D15A61">
        <w:t xml:space="preserve"> annotation itself was derived from</w:t>
      </w:r>
      <w:sdt>
        <w:sdtPr>
          <w:rPr>
            <w:color w:val="000000"/>
          </w:rPr>
          <w:tag w:val="MENDELEY_CITATION_v3_eyJjaXRhdGlvbklEIjoiTUVOREVMRVlfQ0lUQVRJT05fMmRkZGQ5OTMtNmZhOC00NDczLWEyZmYtMWRmODZiNzJjNzY0IiwicHJvcGVydGllcyI6eyJub3RlSW5kZXgiOjB9LCJpc0VkaXRlZCI6ZmFsc2UsIm1hbnVhbE92ZXJyaWRlIjp7ImlzTWFudWFsbHlPdmVycmlkZGVuIjpmYWxzZSwiY2l0ZXByb2NUZXh0IjoiKDk5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416225694"/>
          <w:placeholder>
            <w:docPart w:val="EB2D0EDEA2DDB54E9564080D574EB560"/>
          </w:placeholder>
        </w:sdtPr>
        <w:sdtContent>
          <w:r w:rsidR="007E303A" w:rsidRPr="007E303A">
            <w:rPr>
              <w:color w:val="000000"/>
            </w:rPr>
            <w:t>(99)</w:t>
          </w:r>
        </w:sdtContent>
      </w:sdt>
      <w:r w:rsidR="00ED43A5">
        <w:t xml:space="preserve">, and average divergence scores (number of substitutions per 1000 base pairs) were extracted from the same </w:t>
      </w:r>
      <w:r w:rsidR="00B055F3">
        <w:t xml:space="preserve">UCSC </w:t>
      </w:r>
      <w:r w:rsidR="00B055F3">
        <w:t>RepeatMasker</w:t>
      </w:r>
      <w:r w:rsidR="00B055F3">
        <w:t xml:space="preserve"> track.</w:t>
      </w:r>
    </w:p>
    <w:p w14:paraId="49D5C6C4" w14:textId="51D50D95" w:rsidR="009E0429" w:rsidRDefault="009E0429" w:rsidP="009E0429">
      <w:pPr>
        <w:pStyle w:val="NormalWeb"/>
      </w:pPr>
      <w:r>
        <w:t xml:space="preserve">Each TE was categorized by </w:t>
      </w:r>
      <w:r>
        <w:t>RepeatMasker</w:t>
      </w:r>
      <w:r>
        <w:t xml:space="preserve"> into hierarchical levels of classification</w:t>
      </w:r>
      <w:r w:rsidR="00DE13E5">
        <w:t xml:space="preserve"> </w:t>
      </w:r>
      <w:sdt>
        <w:sdtPr>
          <w:rPr>
            <w:color w:val="000000"/>
          </w:rPr>
          <w:tag w:val="MENDELEY_CITATION_v3_eyJjaXRhdGlvbklEIjoiTUVOREVMRVlfQ0lUQVRJT05fZTIwOGY2NzAtYTZhYi00ODM4LTkzMzAtNmNmNDVjZjkyNmU4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274788212"/>
          <w:placeholder>
            <w:docPart w:val="5461F62119F10E45B205F518505E15D4"/>
          </w:placeholder>
        </w:sdtPr>
        <w:sdtContent>
          <w:r w:rsidR="007E303A" w:rsidRPr="007E303A">
            <w:rPr>
              <w:color w:val="000000"/>
            </w:rPr>
            <w:t>(98)</w:t>
          </w:r>
        </w:sdtContent>
      </w:sdt>
      <w:r w:rsidR="00DE13E5">
        <w:t>:</w:t>
      </w:r>
    </w:p>
    <w:p w14:paraId="4C1822C0" w14:textId="0E36A3C9" w:rsidR="009E0429" w:rsidRDefault="009E0429" w:rsidP="009E0429">
      <w:pPr>
        <w:pStyle w:val="NormalWeb"/>
        <w:numPr>
          <w:ilvl w:val="0"/>
          <w:numId w:val="6"/>
        </w:numPr>
      </w:pPr>
      <w:r w:rsidRPr="009E0429">
        <w:rPr>
          <w:rStyle w:val="Strong"/>
          <w:rFonts w:eastAsiaTheme="majorEastAsia"/>
        </w:rPr>
        <w:t>Class</w:t>
      </w:r>
      <w:r>
        <w:t xml:space="preserve">, representing the highest level, defined by the mechanism of transposition. </w:t>
      </w:r>
    </w:p>
    <w:p w14:paraId="6C35E70A" w14:textId="6135FE2E" w:rsidR="00DE13E5" w:rsidRPr="00F36FFF" w:rsidRDefault="009E0429" w:rsidP="009E0429">
      <w:pPr>
        <w:pStyle w:val="NormalWeb"/>
        <w:numPr>
          <w:ilvl w:val="0"/>
          <w:numId w:val="6"/>
        </w:numPr>
        <w:spacing w:after="160"/>
      </w:pPr>
      <w:r w:rsidRPr="009E0429">
        <w:rPr>
          <w:rStyle w:val="Strong"/>
          <w:rFonts w:eastAsiaTheme="majorEastAsia"/>
        </w:rPr>
        <w:t>Family</w:t>
      </w:r>
      <w:r>
        <w:t>, representing an intermediate level, grouping elements of shared evolutionary origin that typically exhibit similar structural features and transposition mechanisms (e.g., Alu and L1 elements).</w:t>
      </w:r>
    </w:p>
    <w:p w14:paraId="6AED4F09" w14:textId="7AC873AE" w:rsidR="00DE13E5" w:rsidRDefault="00A048A7" w:rsidP="00DE13E5">
      <w:pPr>
        <w:pStyle w:val="NormalWeb"/>
      </w:pPr>
      <w:r>
        <w:t xml:space="preserve">In this study, we adopted the </w:t>
      </w:r>
      <w:r>
        <w:t>RepeatMasker</w:t>
      </w:r>
      <w:r>
        <w:t xml:space="preserve"> classification as provided in the T2T genome assembly without modification, ensuring consistency with the widely accepted TE annotation framework</w:t>
      </w:r>
      <w:r w:rsidR="00DE13E5">
        <w:t>.</w:t>
      </w:r>
    </w:p>
    <w:p>
      <w:pPr>
        <w:pStyle w:val="NormalWeb"/>
        <w:rPr>
          <w:ins w:id="1021" w:author="Claude (G3 revision)" w:date="2026-08-04T00:00:00Z"/>
        </w:rPr>
      </w:pPr>
      <w:ins w:id="1022" w:author="Claude (G3 revision)" w:date="2026-08-04T00:00:00Z">
        <w:r>
          <w:t xml:space="preserve">The processed annotation used throughout is provided as the tab-separated file T2T_repeat_masker_processed_sorted.bed (chromosome, start, end, divergence score, subfamily, family, class), and the transcription start site neighbourhoods as T2T_genes.bed. These two files are the sole inputs to every intersection reported here, including the permutation background and the window sensitivity analysis.</w:t>
        </w:r>
      </w:ins>
    </w:p>
    <w:p w14:paraId="2CFDF565" w14:textId="6912669C" w:rsidR="00DE13E5" w:rsidRDefault="00A048A7" w:rsidP="00DE13E5">
      <w:pPr>
        <w:pStyle w:val="NormalWeb"/>
      </w:pPr>
      <w:r>
        <w:t>The dataset comprised elements assigned to the following classes: LINE, SINE, LTR, SVA (annotated as “</w:t>
      </w:r>
      <w:r>
        <w:t>Retroposon</w:t>
      </w:r>
      <w:r>
        <w:t xml:space="preserve">” in the source table), </w:t>
      </w:r>
      <w:r>
        <w:t>Helitron</w:t>
      </w:r>
      <w:r>
        <w:t xml:space="preserve"> (denoted as “RC” for rolling-circle elements), and DNA transposons. In total, the dataset included 3,709,429 entries: 1,706,485 SINEs, 1,005,214 LINEs, 531,410 LTRs, 458,177 DNA elements, 6,274 SVAs, and 1,869 </w:t>
      </w:r>
      <w:r>
        <w:t>Helitrons</w:t>
      </w:r>
      <w:r>
        <w:t>.</w:t>
      </w:r>
      <w:r w:rsidR="00DE13E5">
        <w:t xml:space="preserve"> </w:t>
      </w:r>
    </w:p>
    <w:p w14:paraId="25BBF78A" w14:textId="0D4E7914" w:rsidR="00DE13E5" w:rsidRDefault="00381225" w:rsidP="00DE13E5">
      <w:pPr>
        <w:pStyle w:val="NormalWeb"/>
      </w:pPr>
      <w:r>
        <w:t>Although SVA elements are evolutionarily and functionally related to Alu elements</w:t>
      </w:r>
      <w:r w:rsidR="00DE13E5">
        <w:t xml:space="preserve"> </w:t>
      </w:r>
      <w:sdt>
        <w:sdtPr>
          <w:rPr>
            <w:color w:val="000000"/>
          </w:rPr>
          <w:tag w:val="MENDELEY_CITATION_v3_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"/>
          <w:id w:val="367181771"/>
          <w:placeholder>
            <w:docPart w:val="EB2D0EDEA2DDB54E9564080D574EB560"/>
          </w:placeholder>
        </w:sdtPr>
        <w:sdtContent>
          <w:r w:rsidR="007E303A" w:rsidRPr="007E303A">
            <w:rPr>
              <w:color w:val="000000"/>
            </w:rPr>
            <w:t>(100)</w:t>
          </w:r>
        </w:sdtContent>
      </w:sdt>
      <w:r w:rsidR="00DE13E5">
        <w:t xml:space="preserve">, </w:t>
      </w:r>
      <w:r w:rsidR="009C456A">
        <w:t xml:space="preserve">SINEs and SVAs were treated as distinct classes in accordance with </w:t>
      </w:r>
      <w:r w:rsidR="009C456A">
        <w:t>RepeatMasker</w:t>
      </w:r>
      <w:r w:rsidR="009C456A">
        <w:t xml:space="preserve"> nomenclature. Likewise, </w:t>
      </w:r>
      <w:r w:rsidR="009C456A">
        <w:t>Helitrons</w:t>
      </w:r>
      <w:r w:rsidR="009C456A">
        <w:t xml:space="preserve"> were considered as a separate TE class, despite their mechanistic classification as a subset of DNA transposons due to their rolling-circle replication mechanism</w:t>
      </w:r>
      <w:r w:rsidR="00DE13E5">
        <w:t xml:space="preserve"> </w:t>
      </w:r>
      <w:sdt>
        <w:sdtPr>
          <w:rPr>
            <w:color w:val="000000"/>
          </w:rPr>
          <w:tag w:val="MENDELEY_CITATION_v3_eyJjaXRhdGlvbklEIjoiTUVOREVMRVlfQ0lUQVRJT05fMjFiOWJmNTgtNTVkYi00OGYzLWFkYmEtYWY1M2IyY2NiNmEwIiwicHJvcGVydGllcyI6eyJub3RlSW5kZXgiOjB9LCJpc0VkaXRlZCI6ZmFsc2UsIm1hbnVhbE92ZXJyaWRlIjp7ImlzTWFudWFsbHlPdmVycmlkZGVuIjpmYWxzZSwiY2l0ZXByb2NUZXh0IjoiKDEwMS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
          <w:id w:val="-1014306327"/>
          <w:placeholder>
            <w:docPart w:val="EB2D0EDEA2DDB54E9564080D574EB560"/>
          </w:placeholder>
        </w:sdtPr>
        <w:sdtContent>
          <w:r w:rsidR="007E303A" w:rsidRPr="007E303A">
            <w:rPr>
              <w:color w:val="000000"/>
            </w:rPr>
            <w:t>(101)</w:t>
          </w:r>
        </w:sdtContent>
      </w:sdt>
      <w:r w:rsidR="00DE13E5">
        <w:t>.</w:t>
      </w:r>
    </w:p>
    <w:p w14:paraId="3714266D" w14:textId="77777777" w:rsidR="00DE13E5" w:rsidRPr="00916F87" w:rsidRDefault="00DE13E5" w:rsidP="00DE13E5"/>
    <w:p w14:paraId="1B12ED68" w14:textId="77777777" w:rsidR="00DE13E5" w:rsidRPr="00ED7D37"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Human genes and TSS</w:t>
      </w:r>
    </w:p>
    <w:p w14:paraId="402A5F09" w14:textId="2894A513" w:rsidR="00DE13E5" w:rsidRPr="006C48A5" w:rsidRDefault="00DE13E5" w:rsidP="00DE13E5">
      <w:pPr>
        <w:rPr>
          <w:color w:val="000000"/>
        </w:rPr>
      </w:pPr>
      <w:r w:rsidRPr="006C48A5">
        <w:rPr>
          <w:color w:val="000000"/>
        </w:rPr>
        <w:t xml:space="preserve">Human genes coordinates were downloaded from UCSC Genome Browser </w:t>
      </w:r>
      <w:sdt>
        <w:sdtPr>
          <w:rPr>
            <w:color w:val="000000"/>
          </w:rPr>
          <w:tag w:val="MENDELEY_CITATION_v3_eyJjaXRhdGlvbklEIjoiTUVOREVMRVlfQ0lUQVRJT05fZjZiYWFlMDAtMWEzYi00MzUxLWEzOTEtNGM4ZTMzYjkzMTcwIiwicHJvcGVydGllcyI6eyJub3RlSW5kZXgiOjB9LCJpc0VkaXRlZCI6ZmFsc2UsIm1hbnVhbE92ZXJyaWRlIjp7ImlzTWFudWFsbHlPdmVycmlkZGVuIjpmYWxzZSwiY2l0ZXByb2NUZXh0IjoiKDEwMi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
          <w:id w:val="-1360503660"/>
          <w:placeholder>
            <w:docPart w:val="4F7EB62B2BF87843B197D9C3BF7D81CF"/>
          </w:placeholder>
        </w:sdtPr>
        <w:sdtContent>
          <w:r w:rsidR="007E303A" w:rsidRPr="007E303A">
            <w:rPr>
              <w:color w:val="000000"/>
            </w:rPr>
            <w:t>(102)</w:t>
          </w:r>
        </w:sdtContent>
      </w:sdt>
      <w:r w:rsidRPr="006C48A5">
        <w:rPr>
          <w:color w:val="000000"/>
        </w:rPr>
        <w:t xml:space="preserve">  via the </w:t>
      </w:r>
      <w:r w:rsidRPr="006C48A5">
        <w:rPr>
          <w:i/>
          <w:iCs/>
          <w:color w:val="000000"/>
        </w:rPr>
        <w:t>Table Browser</w:t>
      </w:r>
      <w:r w:rsidRPr="006C48A5">
        <w:rPr>
          <w:color w:val="000000"/>
        </w:rPr>
        <w:t xml:space="preserve"> tool, using the January 2022 assembly (T2T CHM13v2.0/hs1). Data were extracted from the group </w:t>
      </w:r>
      <w:r w:rsidRPr="006C48A5">
        <w:rPr>
          <w:i/>
          <w:iCs/>
          <w:color w:val="000000"/>
        </w:rPr>
        <w:t>Genes and Gene Predictions</w:t>
      </w:r>
      <w:r w:rsidRPr="006C48A5">
        <w:rPr>
          <w:color w:val="000000"/>
        </w:rPr>
        <w:t xml:space="preserve">, track </w:t>
      </w:r>
      <w:r w:rsidRPr="006C48A5">
        <w:rPr>
          <w:i/>
          <w:iCs/>
          <w:color w:val="000000"/>
        </w:rPr>
        <w:t xml:space="preserve">NCBI </w:t>
      </w:r>
      <w:r w:rsidRPr="006C48A5">
        <w:rPr>
          <w:i/>
          <w:iCs/>
          <w:color w:val="000000"/>
        </w:rPr>
        <w:t>RefSeq</w:t>
      </w:r>
      <w:r w:rsidRPr="006C48A5">
        <w:rPr>
          <w:color w:val="000000"/>
        </w:rPr>
        <w:t xml:space="preserve">, and table </w:t>
      </w:r>
      <w:r w:rsidRPr="006C48A5">
        <w:rPr>
          <w:i/>
          <w:iCs/>
          <w:color w:val="000000"/>
        </w:rPr>
        <w:t>RefSeq</w:t>
      </w:r>
      <w:r w:rsidRPr="006C48A5">
        <w:rPr>
          <w:i/>
          <w:iCs/>
          <w:color w:val="000000"/>
        </w:rPr>
        <w:t xml:space="preserve"> All</w:t>
      </w:r>
      <w:r w:rsidRPr="006C48A5">
        <w:rPr>
          <w:color w:val="000000"/>
        </w:rPr>
        <w:t>. Only curated gene entries were retained by filtering for accessions beginning with prefixes NM, NR, NP, or YP. Transcription start site (TSS) coordinates were defined as the leftmost exon start (5′ UTR exon) for genes on the positive strand and the rightmost exon end for genes on the negative strand. The 10</w:t>
      </w:r>
      <w:r w:rsidR="00E62D6C">
        <w:rPr>
          <w:color w:val="000000"/>
        </w:rPr>
        <w:t xml:space="preserve"> kb</w:t>
      </w:r>
      <w:r w:rsidRPr="006C48A5">
        <w:rPr>
          <w:color w:val="000000"/>
        </w:rPr>
        <w:t xml:space="preserve"> promoter regions (TSS neighborhoods) were then constructed by extending 5</w:t>
      </w:r>
      <w:r w:rsidR="00E62D6C">
        <w:rPr>
          <w:color w:val="000000"/>
        </w:rPr>
        <w:t xml:space="preserve"> kb</w:t>
      </w:r>
      <w:r w:rsidRPr="006C48A5">
        <w:rPr>
          <w:color w:val="000000"/>
        </w:rPr>
        <w:t xml:space="preserve"> upstream and downstream of each TSS.</w:t>
      </w:r>
    </w:p>
    <w:p w14:paraId="348CB536" w14:textId="047BCEEE" w:rsidR="00DE13E5" w:rsidRPr="00ED7D37" w:rsidRDefault="00DE13E5" w:rsidP="00DE13E5">
      <w:pPr>
        <w:rPr>
          <w:color w:val="000000"/>
        </w:rPr>
      </w:pPr>
      <w:r>
        <w:rPr>
          <w:color w:val="000000"/>
        </w:rPr>
        <w:t xml:space="preserve">HUGO gene symbols (column geneName2) were used as primary identifiers, yielding 28,738 unique genes. Transcript isoforms corresponding to the same gene but differing in TSS position were treated as distinct entities during epigenomic profiling and RE mapping. The complete set of TSS 10 kb neighborhoods used in the mapping is provided in </w:t>
      </w:r>
      <w:del w:id="1129" w:author="Claude (G3 house style)" w:date="2026-08-04T12:00:00Z">
        <w:r>
          <w:rPr>
            <w:color w:val="000000"/>
          </w:rPr>
          <w:delText xml:space="preserve">Supplementary File 1</w:delText>
        </w:r>
      </w:del>
      <w:ins w:id="1130" w:author="Claude (G3 house style)" w:date="2026-08-04T12:00:00Z">
        <w:r>
          <w:rPr>
            <w:color w:val="000000"/>
          </w:rPr>
          <w:t xml:space="preserve">File S1</w:t>
        </w:r>
      </w:ins>
      <w:r>
        <w:rPr>
          <w:color w:val="000000"/>
        </w:rPr>
        <w:t xml:space="preserve"> (38,704 entries including isoforms).</w:t>
      </w:r>
    </w:p>
    <w:p w14:paraId="1510A366" w14:textId="47996855"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w:t>
      </w:r>
    </w:p>
    <w:p w14:paraId="3A593E2C" w14:textId="2E4381AE" w:rsidR="00DE13E5" w:rsidRDefault="00DE13E5" w:rsidP="00DE13E5">
      <w:pPr>
        <w:rPr>
          <w:color w:val="000000"/>
        </w:rPr>
      </w:pPr>
      <w:r w:rsidRPr="00ED7D37">
        <w:rPr>
          <w:color w:val="000000"/>
        </w:rPr>
        <w:t xml:space="preserve">The mapping </w:t>
      </w:r>
      <w:r>
        <w:rPr>
          <w:color w:val="000000"/>
        </w:rPr>
        <w:t xml:space="preserve">of TE coordinates with </w:t>
      </w:r>
      <w:r w:rsidR="008537AD">
        <w:rPr>
          <w:color w:val="000000"/>
        </w:rPr>
        <w:t xml:space="preserve">their </w:t>
      </w:r>
      <w:r>
        <w:rPr>
          <w:color w:val="000000"/>
        </w:rPr>
        <w:t>divergence onto gene TSS 10</w:t>
      </w:r>
      <w:r w:rsidR="00E62D6C">
        <w:rPr>
          <w:color w:val="000000"/>
        </w:rPr>
        <w:t xml:space="preserve"> kb</w:t>
      </w:r>
      <w:r>
        <w:rPr>
          <w:color w:val="000000"/>
        </w:rPr>
        <w:t xml:space="preserve"> neighborhoods was done using </w:t>
      </w:r>
      <w:r>
        <w:rPr>
          <w:color w:val="000000"/>
        </w:rPr>
        <w:t>bedtools</w:t>
      </w:r>
      <w:r>
        <w:rPr>
          <w:color w:val="000000"/>
        </w:rPr>
        <w:t xml:space="preserve"> (</w:t>
      </w:r>
      <w:r>
        <w:rPr>
          <w:color w:val="000000"/>
        </w:rPr>
        <w:t>bedtools</w:t>
      </w:r>
      <w:r>
        <w:rPr>
          <w:color w:val="000000"/>
        </w:rPr>
        <w:t xml:space="preserve"> map utility</w:t>
      </w:r>
      <w:r w:rsidR="001F0FB5">
        <w:rPr>
          <w:color w:val="000000"/>
        </w:rPr>
        <w:t xml:space="preserve">, version </w:t>
      </w:r>
      <w:r w:rsidR="001F0FB5" w:rsidRPr="001F0FB5">
        <w:rPr>
          <w:color w:val="000000"/>
        </w:rPr>
        <w:t>2.31.1</w:t>
      </w:r>
      <w:r>
        <w:rPr>
          <w:color w:val="000000"/>
        </w:rPr>
        <w:t xml:space="preserve">) </w:t>
      </w:r>
      <w:sdt>
        <w:sdtPr>
          <w:rPr>
            <w:color w:val="000000"/>
          </w:rPr>
          <w:tag w:val="MENDELEY_CITATION_v3_eyJjaXRhdGlvbklEIjoiTUVOREVMRVlfQ0lUQVRJT05fY2Y2MGVmODItNzQ2OC00MzYzLWI1MWMtODA4MTRjZWFlNDI5IiwicHJvcGVydGllcyI6eyJub3RlSW5kZXgiOjB9LCJpc0VkaXRlZCI6ZmFsc2UsIm1hbnVhbE92ZXJyaWRlIjp7ImlzTWFudWFsbHlPdmVycmlkZGVuIjpmYWxzZSwiY2l0ZXByb2NUZXh0IjoiKDEwMy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
          <w:id w:val="-1267764776"/>
          <w:placeholder>
            <w:docPart w:val="557AA5558A0A4742B7C64EDC51653AB1"/>
          </w:placeholder>
        </w:sdtPr>
        <w:sdtContent>
          <w:r w:rsidR="007E303A" w:rsidRPr="007E303A">
            <w:rPr>
              <w:color w:val="000000"/>
            </w:rPr>
            <w:t>(103)</w:t>
          </w:r>
        </w:sdtContent>
      </w:sdt>
      <w:r>
        <w:rPr>
          <w:color w:val="000000"/>
        </w:rPr>
        <w:t>, any TEs that have been intersecting with the 10</w:t>
      </w:r>
      <w:r w:rsidR="00E62D6C">
        <w:rPr>
          <w:color w:val="000000"/>
        </w:rPr>
        <w:t xml:space="preserve"> kb</w:t>
      </w:r>
      <w:r>
        <w:rPr>
          <w:color w:val="000000"/>
        </w:rPr>
        <w:t xml:space="preserve"> interval for a given gene were taken into the analysis. This could lead to artificial underestimation of enrichment and regulatory impact of longer TE classes (LINEs and LTR elements), so the appropriate random permutation controls were applied as described later.</w:t>
      </w:r>
    </w:p>
    <w:p>
      <w:pPr>
        <w:rPr>
          <w:ins w:id="1023" w:author="Claude (G3 revision)" w:date="2026-08-04T00:00:00Z"/>
        </w:rPr>
      </w:pPr>
      <w:ins w:id="1024" w:author="Claude (G3 revision)" w:date="2026-08-04T00:00:00Z">
        <w:r>
          <w:t xml:space="preserve">The 10 kb window (5 kb upstream and 5 kb downstream of each TSS) was chosen because it is the most widely used proximity window in the functional TE literature and therefore makes this map comparable to it. A study of interferon-inducible enhancers spread by LTR elements used a 10 kb window; an analysis of TE content around duplicated and singleton genes used 4 kb and 20 kb windows; one of the first surveys of TE-linked transcription factor binding used 5 kb either side of coding exons; a proximity study of LTR function used a shifted 6 kb window (5 kb upstream, 1 kb downstream); and our own transcription-factor and histone-modification studies of retroelements used the same 10 kb window applied here. Because the choice is a convention rather than a measurement, all key results are additionally reported at 5 kb and 20 kb (below).</w:t>
        </w:r>
      </w:ins>
    </w:p>
    <w:p>
      <w:pPr>
        <w:rPr>
          <w:ins w:id="1025" w:author="Claude (G3 revision)" w:date="2026-08-04T00:00:00Z"/>
        </w:rPr>
      </w:pPr>
      <w:ins w:id="1026" w:author="Claude (G3 revision)" w:date="2026-08-04T00:00:00Z">
        <w:r>
          <w:t xml:space="preserve">Sensitivity to the window and to the gene-set cut-off. The full enrichment analysis was repeated for TSS neighbourhoods of 5 kb (2.5 kb either side) and 20 kb (10 kb either side), built from the same TSS definition, with 500 fresh permutations per window; the 10 kb background is the one described above. The Gene Ontology analysis was repeated with the top and bottom 10 % of genes (2,872 genes) alongside the 5 % sets (1,436 genes) used in the main analysis, at the same FDR threshold. Agreement between conditions was measured by Spearman and Pearson correlation of the observed to random odds ratio, by Bland-Altman comparison, by the overlap coefficient and a hypergeometric test for the gene sets, by Kendall tau with a bootstrap confidence interval for the gene rankings, and by a label-shuffling permutation test of the observed correlation, so that “concordant” is a measured rather than a visual statement.</w:t>
        </w:r>
      </w:ins>
    </w:p>
    <w:p w14:paraId="0CB2E7B8" w14:textId="77777777" w:rsidR="00DE13E5" w:rsidRPr="00235F07" w:rsidRDefault="00DE13E5" w:rsidP="00DE13E5">
      <w:pPr>
        <w:rPr>
          <w:color w:val="000000"/>
        </w:rPr>
      </w:pPr>
    </w:p>
    <w:p w14:paraId="46702721" w14:textId="77777777" w:rsidR="00DE13E5" w:rsidRPr="00ED7D37"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sidRPr="00ED7D37">
        <w:rPr>
          <w:rFonts w:ascii="Times New Roman" w:eastAsia="Times New Roman" w:hAnsi="Times New Roman" w:cs="Times New Roman"/>
          <w:b/>
          <w:bCs/>
          <w:color w:val="000000"/>
          <w:sz w:val="24"/>
          <w:szCs w:val="24"/>
        </w:rPr>
        <w:t>Random control of TEs enrichment</w:t>
      </w:r>
    </w:p>
    <w:p w14:paraId="5799FA0C" w14:textId="71ACE03A" w:rsidR="00DE13E5" w:rsidRDefault="00A72B3D" w:rsidP="00DE13E5">
      <w:r>
        <w:t xml:space="preserve">To control TE enrichment near genes against a random background, </w:t>
      </w:r>
      <w:del w:id="1027" w:author="Claude (G3 revision)" w:date="2026-08-04T00:00:00Z">
        <w:r>
          <w:delText xml:space="preserve">we performed 1000 random permutations of TEs coordinates by the bedtools shuffle command, selecting random state number (seed) from 1 to 1000</w:delText>
        </w:r>
      </w:del>
      <w:ins w:id="1028" w:author="Claude (G3 revision)" w:date="2026-08-04T00:00:00Z">
        <w:r>
          <w:t xml:space="preserve">we performed 500 random permutations of TE coordinates with the bedtools shuffle command, using random seeds 1 to 500</w:t>
        </w:r>
      </w:ins>
      <w:r>
        <w:t xml:space="preserve">. An empirical p-value was calculated as fraction of random odds ratios (OR) that were above or below the observed one, </w:t>
      </w:r>
      <w:del w:id="1029" w:author="Claude (G3 revision)" w:date="2026-08-04T00:00:00Z">
        <w:r>
          <w:delText xml:space="preserve">depending on whether the observed OR was below or above the median across the random 1000 OR values</w:delText>
        </w:r>
      </w:del>
      <w:ins w:id="1030" w:author="Claude (G3 revision)" w:date="2026-08-04T00:00:00Z">
        <w:r>
          <w:t xml:space="preserve">depending on whether the observed OR was below or above the median across the 500 random OR values</w:t>
        </w:r>
      </w:ins>
      <w:r>
        <w:t xml:space="preserve">. Then the empirical p-value was lower clipped by 2 / (N + 1), </w:t>
      </w:r>
      <w:del w:id="1031" w:author="Claude (G3 revision)" w:date="2026-08-04T00:00:00Z">
        <w:r>
          <w:delText xml:space="preserve">where N was the permutations number (1000)</w:delText>
        </w:r>
      </w:del>
      <w:ins w:id="1032" w:author="Claude (G3 revision)" w:date="2026-08-04T00:00:00Z">
        <w:r>
          <w:t xml:space="preserve">where N was the permutations number (500), which places the lower bound at 0.004</w:t>
        </w:r>
      </w:ins>
      <w:r>
        <w:t xml:space="preserve">.</w:t>
      </w:r>
    </w:p>
    <w:p w14:paraId="491A8F20" w14:textId="77777777" w:rsidR="00DE13E5" w:rsidRDefault="00DE13E5" w:rsidP="00DE13E5">
      <w:r>
        <w:t>An enrichment score was calculated as a fold change of observed versus random ORs.</w:t>
      </w:r>
    </w:p>
    <w:p>
      <w:pPr>
        <w:rPr>
          <w:ins w:id="1033" w:author="Claude (G3 revision)" w:date="2026-08-04T00:00:00Z"/>
        </w:rPr>
      </w:pPr>
      <w:ins w:id="1034" w:author="Claude (G3 revision)" w:date="2026-08-04T00:00:00Z">
        <w:r>
          <w:t xml:space="preserve">The permutation background is what makes these enrichment values interpretable, because it removes a length bias that the Fisher exact test cannot. The probability that an element intersects a fixed window grows with the length of the element, so the random odds ratio scales almost linearly with mean element length across the 44 families (Pearson R = 0.985, n = 44, mean lengths 122-6,357 bp): Alu elements average 316 bp and a random OR of 1.54, whereas L1 elements average 6,357 bp and a random OR of 2.66. Reporting the observed odds ratio alone would therefore systematically under-call short elements and over-call long ones, and every enrichment statement in this work is consequently made on the ratio of the observed to the random odds ratio rather than on the observed odds ratio itself.</w:t>
        </w:r>
      </w:ins>
    </w:p>
    <w:p>
      <w:pPr>
        <w:rPr>
          <w:ins w:id="1035" w:author="Claude (G3 revision)" w:date="2026-08-04T00:00:00Z"/>
        </w:rPr>
      </w:pPr>
      <w:ins w:id="1036" w:author="Claude (G3 revision)" w:date="2026-08-04T00:00:00Z">
        <w:r>
          <w:t xml:space="preserve">Five hundred permutations are sufficient for that purpose, and this was verified rather than assumed. Recomputing the random odds ratio from truncated prefixes of the permutation set shows that by N = 250 the running mean is already within 0.06 standard deviations of its N = 500 value for the worst-behaved class and within 0.10 standard deviations for the worst-behaved family, with the standard deviation itself estimated to within 4 %; at N = 100 the drift is still 0.18 standard deviations. The convergence trajectories are shown in Figure S14 and the checkpoint values are provided in the repository.</w:t>
        </w:r>
      </w:ins>
    </w:p>
    <w:p w14:paraId="1AF1A6A1" w14:textId="77777777" w:rsidR="00DE13E5" w:rsidRDefault="00DE13E5" w:rsidP="00DE13E5">
      <w:pPr>
        <w:spacing w:after="160"/>
      </w:pPr>
    </w:p>
    <w:p w14:paraId="43922676" w14:textId="77777777"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603E3B4F">
        <w:rPr>
          <w:rFonts w:ascii="Times New Roman" w:eastAsia="Times New Roman" w:hAnsi="Times New Roman" w:cs="Times New Roman"/>
          <w:b/>
          <w:color w:val="000000" w:themeColor="text1"/>
          <w:sz w:val="24"/>
          <w:szCs w:val="24"/>
        </w:rPr>
        <w:t>Statistical tests</w:t>
      </w:r>
    </w:p>
    <w:p w14:paraId="58DA4AA4" w14:textId="5C636830" w:rsidR="00DE13E5" w:rsidRDefault="00DE13E5" w:rsidP="00DE13E5">
      <w:pPr>
        <w:pStyle w:val="paragraph"/>
        <w:spacing w:before="0" w:beforeAutospacing="0" w:after="0" w:afterAutospacing="0"/>
        <w:textAlignment w:val="baseline"/>
        <w:rPr>
          <w:rStyle w:val="eop"/>
          <w:rFonts w:eastAsiaTheme="majorEastAsia"/>
        </w:rPr>
      </w:pPr>
      <w:r>
        <w:rPr>
          <w:rStyle w:val="normaltextrun"/>
          <w:rFonts w:eastAsiaTheme="majorEastAsia"/>
          <w:color w:val="000000"/>
        </w:rPr>
        <w:t xml:space="preserve">Group comparisons were done by Mann-Whitney U-test </w:t>
      </w:r>
      <w:sdt>
        <w:sdtPr>
          <w:rPr>
            <w:rStyle w:val="normaltextrun"/>
            <w:rFonts w:eastAsiaTheme="majorEastAsia"/>
            <w:color w:val="000000"/>
          </w:rPr>
          <w:tag w:val="MENDELEY_CITATION_v3_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"/>
          <w:id w:val="-637035203"/>
          <w:placeholder>
            <w:docPart w:val="557AA5558A0A4742B7C64EDC51653AB1"/>
          </w:placeholder>
        </w:sdtPr>
        <w:sdtContent>
          <w:r w:rsidR="007E303A" w:rsidRPr="007E303A">
            <w:rPr>
              <w:rStyle w:val="normaltextrun"/>
              <w:rFonts w:eastAsiaTheme="majorEastAsia"/>
              <w:color w:val="000000"/>
            </w:rPr>
            <w:t>(104)</w:t>
          </w:r>
        </w:sdtContent>
      </w:sdt>
      <w:r>
        <w:rPr>
          <w:rStyle w:val="normaltextrun"/>
          <w:rFonts w:eastAsiaTheme="majorEastAsia"/>
          <w:color w:val="000000"/>
        </w:rPr>
        <w:t> </w:t>
      </w:r>
      <w:r>
        <w:rPr>
          <w:rStyle w:val="contentcontrolboundarysink"/>
          <w:rFonts w:eastAsiaTheme="majorEastAsia"/>
        </w:rPr>
        <w:t>​</w:t>
      </w:r>
      <w:r>
        <w:rPr>
          <w:rStyle w:val="normaltextrun"/>
          <w:rFonts w:eastAsiaTheme="majorEastAsia"/>
          <w:color w:val="000000"/>
        </w:rPr>
        <w:t>implemented in </w:t>
      </w:r>
      <w:r>
        <w:rPr>
          <w:rStyle w:val="normaltextrun"/>
          <w:rFonts w:eastAsiaTheme="majorEastAsia"/>
          <w:color w:val="000000"/>
        </w:rPr>
        <w:t>scipy</w:t>
      </w:r>
      <w:r>
        <w:rPr>
          <w:rStyle w:val="normaltextrun"/>
          <w:rFonts w:eastAsiaTheme="majorEastAsia"/>
          <w:color w:val="000000"/>
        </w:rPr>
        <w:t> python library </w:t>
      </w:r>
      <w:sdt>
        <w:sdtPr>
          <w:rPr>
            <w:rStyle w:val="normaltextrun"/>
            <w:rFonts w:eastAsiaTheme="majorEastAsia"/>
            <w:color w:val="000000"/>
          </w:rPr>
          <w:tag w:val="MENDELEY_CITATION_v3_eyJjaXRhdGlvbklEIjoiTUVOREVMRVlfQ0lUQVRJT05fNjZhMjQ0M2QtOGI2ZS00NDQ5LWI3ZjUtMDFlNmJhNjhhYjNkIiwicHJvcGVydGllcyI6eyJub3RlSW5kZXgiOjB9LCJpc0VkaXRlZCI6ZmFsc2UsIm1hbnVhbE92ZXJyaWRlIjp7ImlzTWFudWFsbHlPdmVycmlkZGVuIjpmYWxzZSwiY2l0ZXByb2NUZXh0IjoiKDEwNS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
          <w:id w:val="-734389867"/>
          <w:placeholder>
            <w:docPart w:val="557AA5558A0A4742B7C64EDC51653AB1"/>
          </w:placeholder>
        </w:sdtPr>
        <w:sdtContent>
          <w:r w:rsidR="007E303A" w:rsidRPr="007E303A">
            <w:rPr>
              <w:color w:val="000000"/>
            </w:rPr>
            <w:t>(105)</w:t>
          </w:r>
        </w:sdtContent>
      </w:sdt>
      <w:r>
        <w:rPr>
          <w:rStyle w:val="contentcontrolboundarysink"/>
          <w:rFonts w:eastAsiaTheme="majorEastAsia"/>
        </w:rPr>
        <w:t>​</w:t>
      </w:r>
      <w:r w:rsidR="004D742C">
        <w:rPr>
          <w:rStyle w:val="contentcontrolboundarysink"/>
          <w:rFonts w:eastAsiaTheme="majorEastAsia"/>
        </w:rPr>
        <w:t xml:space="preserve">, version </w:t>
      </w:r>
      <w:r w:rsidR="004D742C" w:rsidRPr="004D742C">
        <w:rPr>
          <w:rStyle w:val="contentcontrolboundarysink"/>
          <w:rFonts w:eastAsiaTheme="majorEastAsia"/>
        </w:rPr>
        <w:t>1.17.1</w:t>
      </w:r>
      <w:r>
        <w:rPr>
          <w:rStyle w:val="normaltextrun"/>
          <w:rFonts w:eastAsiaTheme="majorEastAsia"/>
          <w:color w:val="000000"/>
        </w:rPr>
        <w:t xml:space="preserve">. </w:t>
      </w:r>
      <w:r>
        <w:rPr>
          <w:rStyle w:val="normaltextrun"/>
          <w:rFonts w:eastAsiaTheme="majorEastAsia"/>
        </w:rPr>
        <w:t>Multiple hypotheses were corrected by the False Discovery Rate approach </w:t>
      </w:r>
      <w:sdt>
        <w:sdtPr>
          <w:rPr>
            <w:rStyle w:val="normaltextrun"/>
            <w:rFonts w:eastAsiaTheme="majorEastAsia"/>
            <w:color w:val="000000"/>
          </w:rPr>
          <w:tag w:val="MENDELEY_CITATION_v3_eyJjaXRhdGlvbklEIjoiTUVOREVMRVlfQ0lUQVRJT05fN2Q2YzQ5ZWEtYmY3Ni00YWM3LWIxNTgtMTdmY2ZiZmU0NjE4IiwicHJvcGVydGllcyI6eyJub3RlSW5kZXgiOjB9LCJpc0VkaXRlZCI6ZmFsc2UsIm1hbnVhbE92ZXJyaWRlIjp7ImlzTWFudWFsbHlPdmVycmlkZGVuIjpmYWxzZSwiY2l0ZXByb2NUZXh0IjoiKDEwNi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
          <w:id w:val="1906407675"/>
          <w:placeholder>
            <w:docPart w:val="557AA5558A0A4742B7C64EDC51653AB1"/>
          </w:placeholder>
        </w:sdtPr>
        <w:sdtContent>
          <w:r w:rsidR="007E303A" w:rsidRPr="007E303A">
            <w:rPr>
              <w:rStyle w:val="normaltextrun"/>
              <w:rFonts w:eastAsiaTheme="majorEastAsia"/>
              <w:color w:val="000000"/>
            </w:rPr>
            <w:t>(106)</w:t>
          </w:r>
        </w:sdtContent>
      </w:sdt>
      <w:r>
        <w:rPr>
          <w:rStyle w:val="contentcontrolboundarysink"/>
          <w:rFonts w:eastAsiaTheme="majorEastAsia"/>
        </w:rPr>
        <w:t>​</w:t>
      </w:r>
      <w:r>
        <w:rPr>
          <w:rStyle w:val="normaltextrun"/>
          <w:rFonts w:eastAsiaTheme="majorEastAsia"/>
        </w:rPr>
        <w:t> implemented in the python </w:t>
      </w:r>
      <w:r w:rsidR="00284287" w:rsidRPr="00284287">
        <w:rPr>
          <w:rStyle w:val="normaltextrun"/>
          <w:rFonts w:eastAsiaTheme="majorEastAsia"/>
        </w:rPr>
        <w:t>statsmodels</w:t>
      </w:r>
      <w:r w:rsidR="00284287" w:rsidRPr="00284287">
        <w:rPr>
          <w:rStyle w:val="normaltextrun"/>
          <w:rFonts w:eastAsiaTheme="majorEastAsia"/>
        </w:rPr>
        <w:t xml:space="preserve"> </w:t>
      </w:r>
      <w:r>
        <w:rPr>
          <w:rStyle w:val="normaltextrun"/>
          <w:rFonts w:eastAsiaTheme="majorEastAsia"/>
        </w:rPr>
        <w:t>library </w:t>
      </w:r>
      <w:sdt>
        <w:sdtPr>
          <w:rPr>
            <w:rStyle w:val="normaltextrun"/>
            <w:rFonts w:eastAsiaTheme="majorEastAsia"/>
            <w:color w:val="000000"/>
          </w:rPr>
          <w:tag w:val="MENDELEY_CITATION_v3_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
          <w:id w:val="678317557"/>
          <w:placeholder>
            <w:docPart w:val="557AA5558A0A4742B7C64EDC51653AB1"/>
          </w:placeholder>
        </w:sdtPr>
        <w:sdtContent>
          <w:r w:rsidR="007E303A" w:rsidRPr="007E303A">
            <w:rPr>
              <w:rStyle w:val="normaltextrun"/>
              <w:rFonts w:eastAsiaTheme="majorEastAsia"/>
              <w:color w:val="000000"/>
            </w:rPr>
            <w:t>(107)</w:t>
          </w:r>
        </w:sdtContent>
      </w:sdt>
      <w:r>
        <w:rPr>
          <w:rStyle w:val="contentcontrolboundarysink"/>
          <w:rFonts w:eastAsiaTheme="majorEastAsia"/>
        </w:rPr>
        <w:t>​</w:t>
      </w:r>
      <w:r w:rsidR="005C6A2B">
        <w:rPr>
          <w:rStyle w:val="contentcontrolboundarysink"/>
          <w:rFonts w:eastAsiaTheme="majorEastAsia"/>
        </w:rPr>
        <w:t xml:space="preserve">, version </w:t>
      </w:r>
      <w:r w:rsidR="005C6A2B" w:rsidRPr="005C6A2B">
        <w:rPr>
          <w:rStyle w:val="contentcontrolboundarysink"/>
          <w:rFonts w:eastAsiaTheme="majorEastAsia"/>
        </w:rPr>
        <w:t>0.14.6</w:t>
      </w:r>
      <w:r>
        <w:rPr>
          <w:rStyle w:val="normaltextrun"/>
          <w:rFonts w:eastAsiaTheme="majorEastAsia"/>
        </w:rPr>
        <w:t>. </w:t>
      </w:r>
      <w:r w:rsidR="00664944">
        <w:rPr>
          <w:rStyle w:val="normaltextrun"/>
          <w:rFonts w:eastAsiaTheme="majorEastAsia"/>
        </w:rPr>
        <w:t>OR</w:t>
      </w:r>
      <w:r>
        <w:rPr>
          <w:rStyle w:val="normaltextrun"/>
          <w:rFonts w:eastAsiaTheme="majorEastAsia"/>
        </w:rPr>
        <w:t> and p-values for TE classes and famil</w:t>
      </w:r>
      <w:r w:rsidR="00542191">
        <w:rPr>
          <w:rStyle w:val="normaltextrun"/>
          <w:rFonts w:eastAsiaTheme="majorEastAsia"/>
        </w:rPr>
        <w:t>ies</w:t>
      </w:r>
      <w:r>
        <w:rPr>
          <w:rStyle w:val="normaltextrun"/>
          <w:rFonts w:eastAsiaTheme="majorEastAsia"/>
        </w:rPr>
        <w:t>’ enrichment in the TSS 10</w:t>
      </w:r>
      <w:r w:rsidR="00E62D6C">
        <w:rPr>
          <w:rStyle w:val="normaltextrun"/>
          <w:rFonts w:eastAsiaTheme="majorEastAsia"/>
        </w:rPr>
        <w:t xml:space="preserve"> kb</w:t>
      </w:r>
      <w:r>
        <w:rPr>
          <w:rStyle w:val="normaltextrun"/>
          <w:rFonts w:eastAsiaTheme="majorEastAsia"/>
        </w:rPr>
        <w:t xml:space="preserve"> of genes, as well as enrichments of GO terms in TE groups by functional group were calculated using Fisher exact test </w:t>
      </w:r>
      <w:sdt>
        <w:sdtPr>
          <w:rPr>
            <w:rStyle w:val="normaltextrun"/>
            <w:rFonts w:eastAsiaTheme="majorEastAsia"/>
            <w:color w:val="000000"/>
          </w:rPr>
          <w:tag w:val="MENDELEY_CITATION_v3_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"/>
          <w:id w:val="-1372534667"/>
          <w:placeholder>
            <w:docPart w:val="557AA5558A0A4742B7C64EDC51653AB1"/>
          </w:placeholder>
        </w:sdtPr>
        <w:sdtContent>
          <w:r w:rsidR="007E303A" w:rsidRPr="007E303A">
            <w:rPr>
              <w:rStyle w:val="normaltextrun"/>
              <w:rFonts w:eastAsiaTheme="majorEastAsia"/>
              <w:color w:val="000000"/>
            </w:rPr>
            <w:t>(108)</w:t>
          </w:r>
        </w:sdtContent>
      </w:sdt>
      <w:r>
        <w:rPr>
          <w:rStyle w:val="contentcontrolboundarysink"/>
          <w:rFonts w:eastAsiaTheme="majorEastAsia"/>
        </w:rPr>
        <w:t>​</w:t>
      </w:r>
      <w:r>
        <w:rPr>
          <w:rStyle w:val="normaltextrun"/>
          <w:rFonts w:eastAsiaTheme="majorEastAsia"/>
        </w:rPr>
        <w:t> in </w:t>
      </w:r>
      <w:r>
        <w:rPr>
          <w:rStyle w:val="normaltextrun"/>
          <w:rFonts w:eastAsiaTheme="majorEastAsia"/>
        </w:rPr>
        <w:t>scipy</w:t>
      </w:r>
      <w:r>
        <w:rPr>
          <w:rStyle w:val="normaltextrun"/>
          <w:rFonts w:eastAsiaTheme="majorEastAsia"/>
        </w:rPr>
        <w:t>. Linear correlation coefficients and their p-values were calculated by Pearson </w:t>
      </w:r>
      <w:sdt>
        <w:sdtPr>
          <w:rPr>
            <w:rStyle w:val="normaltextrun"/>
            <w:rFonts w:eastAsiaTheme="majorEastAsia"/>
            <w:color w:val="000000"/>
          </w:rPr>
          <w:tag w:val="MENDELEY_CITATION_v3_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"/>
          <w:id w:val="993076248"/>
          <w:placeholder>
            <w:docPart w:val="557AA5558A0A4742B7C64EDC51653AB1"/>
          </w:placeholder>
        </w:sdtPr>
        <w:sdtContent>
          <w:r w:rsidR="007E303A" w:rsidRPr="007E303A">
            <w:rPr>
              <w:rStyle w:val="normaltextrun"/>
              <w:rFonts w:eastAsiaTheme="majorEastAsia"/>
              <w:color w:val="000000"/>
            </w:rPr>
            <w:t>(109)</w:t>
          </w:r>
        </w:sdtContent>
      </w:sdt>
      <w:r>
        <w:rPr>
          <w:rStyle w:val="normaltextrun"/>
          <w:rFonts w:eastAsiaTheme="majorEastAsia"/>
        </w:rPr>
        <w:t>. Distributions were compared by Kolmogorov-Smirnov test </w:t>
      </w:r>
      <w:sdt>
        <w:sdtPr>
          <w:rPr>
            <w:rStyle w:val="normaltextrun"/>
            <w:rFonts w:eastAsiaTheme="majorEastAsia"/>
            <w:color w:val="000000"/>
          </w:rPr>
          <w:tag w:val="MENDELEY_CITATION_v3_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"/>
          <w:id w:val="187115473"/>
          <w:placeholder>
            <w:docPart w:val="557AA5558A0A4742B7C64EDC51653AB1"/>
          </w:placeholder>
        </w:sdtPr>
        <w:sdtContent>
          <w:r w:rsidR="007E303A" w:rsidRPr="007E303A">
            <w:rPr>
              <w:rStyle w:val="normaltextrun"/>
              <w:rFonts w:eastAsiaTheme="majorEastAsia"/>
              <w:color w:val="000000"/>
            </w:rPr>
            <w:t>(110)</w:t>
          </w:r>
        </w:sdtContent>
      </w:sdt>
      <w:r>
        <w:rPr>
          <w:rStyle w:val="normaltextrun"/>
          <w:rFonts w:eastAsiaTheme="majorEastAsia"/>
        </w:rPr>
        <w:t> implemented in </w:t>
      </w:r>
      <w:r>
        <w:rPr>
          <w:rStyle w:val="normaltextrun"/>
          <w:rFonts w:eastAsiaTheme="majorEastAsia"/>
        </w:rPr>
        <w:t>scipy</w:t>
      </w:r>
      <w:r>
        <w:rPr>
          <w:rStyle w:val="normaltextrun"/>
          <w:rFonts w:eastAsiaTheme="majorEastAsia"/>
        </w:rPr>
        <w:t>. </w:t>
      </w:r>
      <w:r w:rsidR="00EB69B8">
        <w:rPr>
          <w:rStyle w:val="normaltextrun"/>
          <w:rFonts w:eastAsiaTheme="majorEastAsia"/>
          <w:color w:val="000000"/>
        </w:rPr>
        <w:t>FDR-corrected p-value 0.</w:t>
      </w:r>
      <w:r w:rsidR="00EB69B8">
        <w:rPr>
          <w:rStyle w:val="normaltextrun"/>
          <w:rFonts w:eastAsiaTheme="majorEastAsia"/>
          <w:color w:val="000000"/>
        </w:rPr>
        <w:t>05</w:t>
      </w:r>
      <w:r w:rsidR="00EB69B8">
        <w:rPr>
          <w:rStyle w:val="normaltextrun"/>
          <w:rFonts w:eastAsiaTheme="majorEastAsia"/>
          <w:color w:val="000000"/>
        </w:rPr>
        <w:t xml:space="preserve"> was selected as a threshold value for </w:t>
      </w:r>
      <w:r w:rsidR="00EB69B8">
        <w:rPr>
          <w:rStyle w:val="normaltextrun"/>
          <w:rFonts w:eastAsiaTheme="majorEastAsia"/>
          <w:color w:val="000000"/>
        </w:rPr>
        <w:t xml:space="preserve">Mann-Whitney, Fisher exact and </w:t>
      </w:r>
      <w:r w:rsidR="00EB69B8">
        <w:rPr>
          <w:rStyle w:val="normaltextrun"/>
          <w:rFonts w:eastAsiaTheme="majorEastAsia"/>
        </w:rPr>
        <w:t>Kolmogorov-Smirnov</w:t>
      </w:r>
      <w:r w:rsidR="00EB69B8">
        <w:rPr>
          <w:rStyle w:val="normaltextrun"/>
          <w:rFonts w:eastAsiaTheme="majorEastAsia"/>
        </w:rPr>
        <w:t xml:space="preserve"> tests for multiple hypotheses</w:t>
      </w:r>
      <w:r w:rsidR="00EB69B8">
        <w:rPr>
          <w:rStyle w:val="normaltextrun"/>
          <w:rFonts w:eastAsiaTheme="majorEastAsia"/>
          <w:color w:val="000000"/>
        </w:rPr>
        <w:t>.</w:t>
      </w:r>
    </w:p>
    <w:p>
      <w:pPr>
        <w:pStyle w:val="paragraph"/>
        <w:rPr>
          <w:ins w:id="1041" w:author="Claude (G3 revision)" w:date="2026-08-04T00:00:00Z"/>
        </w:rPr>
      </w:pPr>
      <w:ins w:id="1042" w:author="Claude (G3 revision)" w:date="2026-08-04T00:00:00Z">
        <w:r>
          <w:t xml:space="preserve">Interferon-alpha domain permutation test. The 220 kb domain on chromosome 9 was tested against 10,000 random windows of the same length drawn from a pool of 120,000 autosomal windows (random seed 42). Three nested null models were used, each progressively better matched to the domain: windows containing at least one L1 element; windows containing at least 40 L1 elements, which controls for local L1 density; and windows containing at least 10 annotated genes and at least one L1, which controls for gene density. In each case the statistic was the mean divergence of the L1 elements in the window and the two-sided empirical p-value was the fraction of null windows at least as extreme as the observation. A fourth test compared the young-primate-specific (L1HS and L1P*) against the older mammalian (L1M*) composition of the domain with the rest of the genome by Fisher exact test. Leave-one-out means were computed to confirm that no single element drives the result.</w:t>
        </w:r>
      </w:ins>
    </w:p>
    <w:p>
      <w:pPr>
        <w:pStyle w:val="paragraph"/>
        <w:rPr>
          <w:ins w:id="1039" w:author="Claude (G3 revision)" w:date="2026-08-04T00:00:00Z"/>
        </w:rPr>
      </w:pPr>
      <w:ins w:id="1040" w:author="Claude (G3 revision)" w:date="2026-08-04T00:00:00Z">
        <w:r>
          <w:t xml:space="preserve">Unless stated otherwise, all reported p-values are Benjamini-Hochberg FDR-adjusted, and p-values that are raw are labelled as such in the figures, tables and captions. The Kolmogorov-Smirnov comparisons of divergence and length distributions, the Pearson correlations of GO term counts against enrichment statistics, and the interferon-alpha domain permutation tests are single tests per panel and are reported raw. Both the raw and the adjusted value are provided for every test in the supplementary tables: enrichment_families_with_random.csv and enrichment_subfamilies_with_random.csv carry Enrichment_p_value and Enrichment_p_value_adjusted alongside p_raw_empirical and p_adjusted_empirical_bh, and the Gene Ontology tables carry both P-value and FDR.</w:t>
        </w:r>
      </w:ins>
    </w:p>
    <w:p w14:paraId="496E643F" w14:textId="77777777" w:rsidR="00DE13E5" w:rsidRDefault="00DE13E5" w:rsidP="00DE13E5">
      <w:pPr>
        <w:spacing w:after="160"/>
      </w:pPr>
    </w:p>
    <w:p w14:paraId="2B08A998" w14:textId="77777777" w:rsidR="00DE13E5" w:rsidRPr="002824AD"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2824AD">
        <w:rPr>
          <w:rStyle w:val="normaltextrun"/>
          <w:rFonts w:ascii="Times New Roman" w:hAnsi="Times New Roman" w:cs="Times New Roman"/>
          <w:b/>
          <w:bCs/>
          <w:color w:val="000000"/>
          <w:sz w:val="24"/>
          <w:szCs w:val="24"/>
        </w:rPr>
        <w:lastRenderedPageBreak/>
        <w:t>Gene Ontology and other functional annotations</w:t>
      </w:r>
      <w:r w:rsidRPr="002824AD">
        <w:rPr>
          <w:rStyle w:val="eop"/>
          <w:rFonts w:ascii="Times New Roman" w:hAnsi="Times New Roman" w:cs="Times New Roman"/>
          <w:color w:val="000000"/>
          <w:sz w:val="24"/>
          <w:szCs w:val="24"/>
        </w:rPr>
        <w:t> </w:t>
      </w:r>
    </w:p>
    <w:p w14:paraId="065EE47E" w14:textId="1EF2EAF8" w:rsidR="00DE13E5"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TSS for isoforms of the same gene were considered as distinct unique entities, with enrichment, divergence and epigenomic analyses performed independently for them. For the Gene Ontology (GO) analysis gene names were deduplicated among the TSS that were extracted as enriched by a certain criterium. GO analysis was performed using </w:t>
      </w:r>
      <w:r>
        <w:rPr>
          <w:rStyle w:val="normaltextrun"/>
          <w:rFonts w:eastAsiaTheme="majorEastAsia"/>
          <w:color w:val="000000"/>
        </w:rPr>
        <w:t>goatools</w:t>
      </w:r>
      <w:r>
        <w:rPr>
          <w:rStyle w:val="normaltextrun"/>
          <w:rFonts w:eastAsiaTheme="majorEastAsia"/>
          <w:color w:val="000000"/>
        </w:rPr>
        <w:t> python library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"/>
          <w:id w:val="-1976369920"/>
          <w:placeholder>
            <w:docPart w:val="557AA5558A0A4742B7C64EDC51653AB1"/>
          </w:placeholder>
        </w:sdtPr>
        <w:sdtContent>
          <w:r w:rsidR="007E303A" w:rsidRPr="007E303A">
            <w:rPr>
              <w:color w:val="000000"/>
            </w:rPr>
            <w:t>(Klopfenstein et al. 2018),</w:t>
          </w:r>
        </w:sdtContent>
      </w:sdt>
      <w:r>
        <w:rPr>
          <w:rStyle w:val="contentcontrolboundarysink"/>
          <w:rFonts w:eastAsiaTheme="majorEastAsia"/>
          <w:color w:val="000000"/>
        </w:rPr>
        <w:t xml:space="preserve"> version 1.6.4 on a local database downloaded on Dec 31st, 2025. </w:t>
      </w:r>
      <w:del w:id="1037" w:author="Claude (G3 revision)" w:date="2026-08-04T00:00:00Z">
        <w:r>
          <w:rPr>
            <w:rStyle w:val="contentcontrolboundarysink"/>
            <w:rFonts w:eastAsiaTheme="majorEastAsia"/>
            <w:color w:val="000000"/>
          </w:rPr>
          <w:delText xml:space="preserve">FDR-corrected Fisher exact test p-value 0.1 was selected as a threshold value for GO terms.</w:delText>
        </w:r>
      </w:del>
      <w:ins w:id="1038" w:author="Claude (G3 revision)" w:date="2026-08-04T00:00:00Z">
        <w:r>
          <w:rPr>
            <w:rStyle w:val="contentcontrolboundarysink"/>
            <w:rFonts w:eastAsiaTheme="majorEastAsia"/>
            <w:color w:val="000000"/>
          </w:rPr>
          <w:t xml:space="preserve">FDR-corrected Fisher exact test p-value 0.05 was selected as a threshold value for GO terms, in the main text and in the supplementary material alike; no separate “suggestive” band is reported.</w:t>
        </w:r>
      </w:ins>
      <w:r>
        <w:rPr>
          <w:rStyle w:val="contentcontrolboundarysink"/>
          <w:rFonts w:eastAsiaTheme="majorEastAsia"/>
          <w:color w:val="000000"/>
        </w:rPr>
        <w:t xml:space="preserve">  </w:t>
      </w:r>
    </w:p>
    <w:p w14:paraId="01707910" w14:textId="77777777" w:rsidR="00DE13E5" w:rsidRDefault="00DE13E5" w:rsidP="00DE13E5">
      <w:pPr>
        <w:spacing w:after="160"/>
      </w:pPr>
      <w:r>
        <w:rPr>
          <w:rStyle w:val="eop"/>
          <w:rFonts w:eastAsiaTheme="majorEastAsia"/>
          <w:color w:val="000000"/>
        </w:rPr>
        <w:t> </w:t>
      </w:r>
    </w:p>
    <w:p w14:paraId="52E112A2" w14:textId="77777777" w:rsidR="00DE13E5" w:rsidRPr="00010F9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Visualization</w:t>
      </w:r>
      <w:r w:rsidRPr="00010F92">
        <w:rPr>
          <w:rStyle w:val="eop"/>
          <w:rFonts w:ascii="Times New Roman" w:hAnsi="Times New Roman" w:cs="Times New Roman"/>
          <w:color w:val="000000"/>
          <w:sz w:val="24"/>
          <w:szCs w:val="24"/>
        </w:rPr>
        <w:t> </w:t>
      </w:r>
    </w:p>
    <w:p w14:paraId="1F94B70F" w14:textId="32218E4E" w:rsidR="00DE13E5"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Plots for this article were drawn using matplotlib</w:t>
      </w:r>
      <w:r w:rsidR="00951BA6">
        <w:rPr>
          <w:rStyle w:val="normaltextrun"/>
          <w:rFonts w:eastAsiaTheme="majorEastAsia"/>
          <w:color w:val="000000"/>
        </w:rPr>
        <w:t xml:space="preserve"> version </w:t>
      </w:r>
      <w:r w:rsidR="00951BA6" w:rsidRPr="00951BA6">
        <w:rPr>
          <w:rStyle w:val="normaltextrun"/>
          <w:rFonts w:eastAsiaTheme="majorEastAsia"/>
          <w:color w:val="000000"/>
        </w:rPr>
        <w:t>3.10.8</w:t>
      </w:r>
      <w:r>
        <w:rPr>
          <w:rStyle w:val="normaltextrun"/>
          <w:rFonts w:eastAsiaTheme="majorEastAsia"/>
          <w:color w:val="000000"/>
        </w:rPr>
        <w:t>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"/>
          <w:id w:val="-1993395077"/>
          <w:placeholder>
            <w:docPart w:val="557AA5558A0A4742B7C64EDC51653AB1"/>
          </w:placeholder>
        </w:sdtPr>
        <w:sdtContent>
          <w:r w:rsidR="007E303A" w:rsidRPr="007E303A">
            <w:rPr>
              <w:rStyle w:val="contentcontrolboundarysink"/>
              <w:rFonts w:eastAsiaTheme="majorEastAsia"/>
              <w:color w:val="000000"/>
            </w:rPr>
            <w:t>(112)</w:t>
          </w:r>
        </w:sdtContent>
      </w:sdt>
      <w:r>
        <w:rPr>
          <w:rStyle w:val="normaltextrun"/>
          <w:rFonts w:eastAsiaTheme="majorEastAsia"/>
          <w:color w:val="000000"/>
        </w:rPr>
        <w:t xml:space="preserve">, </w:t>
      </w:r>
      <w:r>
        <w:rPr>
          <w:rStyle w:val="normaltextrun"/>
          <w:rFonts w:eastAsiaTheme="majorEastAsia"/>
          <w:color w:val="000000"/>
        </w:rPr>
        <w:t>plotly</w:t>
      </w:r>
      <w:r w:rsidR="008E3AE8">
        <w:rPr>
          <w:rStyle w:val="normaltextrun"/>
          <w:rFonts w:eastAsiaTheme="majorEastAsia"/>
          <w:color w:val="000000"/>
        </w:rPr>
        <w:t xml:space="preserve"> version </w:t>
      </w:r>
      <w:r w:rsidR="008E3AE8" w:rsidRPr="008E3AE8">
        <w:rPr>
          <w:rStyle w:val="normaltextrun"/>
          <w:rFonts w:eastAsiaTheme="majorEastAsia"/>
          <w:color w:val="000000"/>
        </w:rPr>
        <w:t>6.7.0</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"/>
          <w:id w:val="1956215222"/>
          <w:placeholder>
            <w:docPart w:val="557AA5558A0A4742B7C64EDC51653AB1"/>
          </w:placeholder>
        </w:sdtPr>
        <w:sdtContent>
          <w:r w:rsidR="007E303A" w:rsidRPr="007E303A">
            <w:rPr>
              <w:rStyle w:val="normaltextrun"/>
              <w:rFonts w:eastAsiaTheme="majorEastAsia"/>
              <w:color w:val="000000"/>
            </w:rPr>
            <w:t>(113)</w:t>
          </w:r>
        </w:sdtContent>
      </w:sdt>
      <w:r>
        <w:rPr>
          <w:rStyle w:val="normaltextrun"/>
          <w:rFonts w:eastAsiaTheme="majorEastAsia"/>
        </w:rPr>
        <w:t>, </w:t>
      </w:r>
      <w:r>
        <w:rPr>
          <w:rStyle w:val="normaltextrun"/>
          <w:rFonts w:eastAsiaTheme="majorEastAsia"/>
          <w:color w:val="000000"/>
        </w:rPr>
        <w:t>statannotations</w:t>
      </w:r>
      <w:r w:rsidR="008E3AE8">
        <w:rPr>
          <w:rStyle w:val="normaltextrun"/>
          <w:rFonts w:eastAsiaTheme="majorEastAsia"/>
          <w:color w:val="000000"/>
        </w:rPr>
        <w:t xml:space="preserve"> version </w:t>
      </w:r>
      <w:r w:rsidR="008E3AE8" w:rsidRPr="008E3AE8">
        <w:rPr>
          <w:rStyle w:val="normaltextrun"/>
          <w:rFonts w:eastAsiaTheme="majorEastAsia"/>
          <w:color w:val="000000"/>
        </w:rPr>
        <w:t>0.7.2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YTA4YmJhN2QtNWNlNC00ZGQ4LTkyMzktYmQzMzdkNGFkYjVkIiwicHJvcGVydGllcyI6eyJub3RlSW5kZXgiOjB9LCJpc0VkaXRlZCI6ZmFsc2UsIm1hbnVhbE92ZXJyaWRlIjp7ImlzTWFudWFsbHlPdmVycmlkZGVuIjpmYWxzZSwiY2l0ZXByb2NUZXh0IjoiKDExNC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
          <w:id w:val="661192391"/>
          <w:placeholder>
            <w:docPart w:val="557AA5558A0A4742B7C64EDC51653AB1"/>
          </w:placeholder>
        </w:sdtPr>
        <w:sdtContent>
          <w:r w:rsidR="007E303A" w:rsidRPr="007E303A">
            <w:rPr>
              <w:rStyle w:val="normaltextrun"/>
              <w:rFonts w:eastAsiaTheme="majorEastAsia"/>
              <w:color w:val="000000"/>
            </w:rPr>
            <w:t>(114)</w:t>
          </w:r>
        </w:sdtContent>
      </w:sdt>
      <w:r>
        <w:rPr>
          <w:rStyle w:val="normaltextrun"/>
          <w:rFonts w:eastAsiaTheme="majorEastAsia"/>
        </w:rPr>
        <w:t> and</w:t>
      </w:r>
      <w:r>
        <w:rPr>
          <w:rStyle w:val="normaltextrun"/>
          <w:rFonts w:eastAsiaTheme="majorEastAsia"/>
          <w:color w:val="000000"/>
        </w:rPr>
        <w:t> seaborn</w:t>
      </w:r>
      <w:r w:rsidR="00BF5E54">
        <w:rPr>
          <w:rStyle w:val="normaltextrun"/>
          <w:rFonts w:eastAsiaTheme="majorEastAsia"/>
          <w:color w:val="000000"/>
        </w:rPr>
        <w:t xml:space="preserve"> version </w:t>
      </w:r>
      <w:r w:rsidR="00BF5E54" w:rsidRPr="00BF5E54">
        <w:rPr>
          <w:rStyle w:val="normaltextrun"/>
          <w:rFonts w:eastAsiaTheme="majorEastAsia"/>
          <w:color w:val="000000"/>
        </w:rPr>
        <w:t>0.13.2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
          <w:id w:val="717170631"/>
          <w:placeholder>
            <w:docPart w:val="557AA5558A0A4742B7C64EDC51653AB1"/>
          </w:placeholder>
        </w:sdtPr>
        <w:sdtContent>
          <w:r w:rsidR="007E303A" w:rsidRPr="007E303A">
            <w:rPr>
              <w:rStyle w:val="normaltextrun"/>
              <w:rFonts w:eastAsiaTheme="majorEastAsia"/>
              <w:color w:val="000000"/>
            </w:rPr>
            <w:t>(115)</w:t>
          </w:r>
        </w:sdtContent>
      </w:sdt>
      <w:r>
        <w:rPr>
          <w:rStyle w:val="contentcontrolboundarysink"/>
          <w:rFonts w:eastAsiaTheme="majorEastAsia"/>
        </w:rPr>
        <w:t>​</w:t>
      </w:r>
      <w:r>
        <w:rPr>
          <w:rStyle w:val="normaltextrun"/>
          <w:rFonts w:eastAsiaTheme="majorEastAsia"/>
        </w:rPr>
        <w:t> libraries</w:t>
      </w:r>
      <w:r>
        <w:rPr>
          <w:rStyle w:val="normaltextrun"/>
          <w:rFonts w:eastAsiaTheme="majorEastAsia"/>
          <w:color w:val="000000"/>
        </w:rPr>
        <w:t> in Python 3.11. </w:t>
      </w:r>
      <w:r>
        <w:rPr>
          <w:rStyle w:val="normaltextrun"/>
          <w:rFonts w:eastAsiaTheme="majorEastAsia"/>
          <w:color w:val="000000"/>
        </w:rPr>
        <w:t>Supervenn</w:t>
      </w:r>
      <w:r>
        <w:rPr>
          <w:rStyle w:val="normaltextrun"/>
          <w:rFonts w:eastAsiaTheme="majorEastAsia"/>
          <w:color w:val="000000"/>
        </w:rPr>
        <w:t> plots were built using the </w:t>
      </w:r>
      <w:r>
        <w:rPr>
          <w:rStyle w:val="normaltextrun"/>
          <w:rFonts w:eastAsiaTheme="majorEastAsia"/>
          <w:color w:val="000000"/>
        </w:rPr>
        <w:t>supervenn</w:t>
      </w:r>
      <w:r>
        <w:rPr>
          <w:rStyle w:val="normaltextrun"/>
          <w:rFonts w:eastAsiaTheme="majorEastAsia"/>
          <w:color w:val="000000"/>
        </w:rPr>
        <w:t> python library </w:t>
      </w:r>
      <w:sdt>
        <w:sdtPr>
          <w:rPr>
            <w:rStyle w:val="normaltextrun"/>
            <w:rFonts w:eastAsiaTheme="majorEastAsia"/>
            <w:color w:val="000000"/>
          </w:rPr>
          <w:tag w:val="MENDELEY_CITATION_v3_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"/>
          <w:id w:val="425232867"/>
          <w:placeholder>
            <w:docPart w:val="557AA5558A0A4742B7C64EDC51653AB1"/>
          </w:placeholder>
        </w:sdtPr>
        <w:sdtContent>
          <w:r w:rsidR="007E303A" w:rsidRPr="007E303A">
            <w:rPr>
              <w:color w:val="000000"/>
            </w:rPr>
            <w:t>(GitHub - gecko984/</w:t>
          </w:r>
          <w:proofErr w:type="spellStart"/>
          <w:r w:rsidR="007E303A" w:rsidRPr="007E303A">
            <w:rPr>
              <w:color w:val="000000"/>
            </w:rPr>
            <w:t>supervenn</w:t>
          </w:r>
          <w:proofErr w:type="spellEnd"/>
          <w:r w:rsidR="007E303A" w:rsidRPr="007E303A">
            <w:rPr>
              <w:color w:val="000000"/>
            </w:rPr>
            <w:t>, n.d.),</w:t>
          </w:r>
        </w:sdtContent>
      </w:sdt>
      <w:r w:rsidR="00BF5E54">
        <w:rPr>
          <w:rStyle w:val="normaltextrun"/>
          <w:rFonts w:eastAsiaTheme="majorEastAsia"/>
          <w:color w:val="000000"/>
        </w:rPr>
        <w:t xml:space="preserve"> version </w:t>
      </w:r>
      <w:r w:rsidR="00BF5E54" w:rsidRPr="00BF5E54">
        <w:rPr>
          <w:rStyle w:val="normaltextrun"/>
          <w:rFonts w:eastAsiaTheme="majorEastAsia"/>
          <w:color w:val="000000"/>
        </w:rPr>
        <w:t>0.5.0</w:t>
      </w:r>
      <w:r>
        <w:rPr>
          <w:rStyle w:val="normaltextrun"/>
          <w:rFonts w:eastAsiaTheme="majorEastAsia"/>
        </w:rPr>
        <w:t>. Network visualizations were built u</w:t>
      </w:r>
      <w:r w:rsidR="00542191">
        <w:rPr>
          <w:rStyle w:val="normaltextrun"/>
          <w:rFonts w:eastAsiaTheme="majorEastAsia"/>
        </w:rPr>
        <w:t>s</w:t>
      </w:r>
      <w:r>
        <w:rPr>
          <w:rStyle w:val="normaltextrun"/>
          <w:rFonts w:eastAsiaTheme="majorEastAsia"/>
        </w:rPr>
        <w:t>ing </w:t>
      </w:r>
      <w:r w:rsidR="007250D1">
        <w:rPr>
          <w:rStyle w:val="normaltextrun"/>
          <w:rFonts w:eastAsiaTheme="majorEastAsia"/>
        </w:rPr>
        <w:t xml:space="preserve">network version </w:t>
      </w:r>
      <w:r w:rsidR="007250D1" w:rsidRPr="007250D1">
        <w:rPr>
          <w:rStyle w:val="normaltextrun"/>
          <w:rFonts w:eastAsiaTheme="majorEastAsia"/>
        </w:rPr>
        <w:t>3.6.1</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"/>
          <w:id w:val="-64190555"/>
          <w:placeholder>
            <w:docPart w:val="557AA5558A0A4742B7C64EDC51653AB1"/>
          </w:placeholder>
        </w:sdtPr>
        <w:sdtContent>
          <w:r w:rsidR="007E303A" w:rsidRPr="007E303A">
            <w:rPr>
              <w:color w:val="000000"/>
            </w:rPr>
            <w:t>(Hagberg et al. 2008)</w:t>
          </w:r>
        </w:sdtContent>
      </w:sdt>
      <w:r>
        <w:rPr>
          <w:rStyle w:val="normaltextrun"/>
          <w:rFonts w:eastAsiaTheme="majorEastAsia"/>
        </w:rPr>
        <w:t xml:space="preserve"> and </w:t>
      </w:r>
      <w:r w:rsidRPr="003A7CD1">
        <w:rPr>
          <w:rStyle w:val="normaltextrun"/>
          <w:rFonts w:eastAsiaTheme="majorEastAsia"/>
        </w:rPr>
        <w:t>pyvis</w:t>
      </w:r>
      <w:r w:rsidR="007250D1">
        <w:rPr>
          <w:rStyle w:val="normaltextrun"/>
          <w:rFonts w:eastAsiaTheme="majorEastAsia"/>
        </w:rPr>
        <w:t xml:space="preserve"> version </w:t>
      </w:r>
      <w:r w:rsidR="007250D1" w:rsidRPr="007250D1">
        <w:rPr>
          <w:rStyle w:val="normaltextrun"/>
          <w:rFonts w:eastAsiaTheme="majorEastAsia"/>
        </w:rPr>
        <w:t>0.3.2</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ODBmZDZmOTUtNTExMC00NzRmLTlkNWMtOTA0ODVkZjA3NDYxIiwicHJvcGVydGllcyI6eyJub3RlSW5kZXgiOjB9LCJpc0VkaXRlZCI6ZmFsc2UsIm1hbnVhbE92ZXJyaWRlIjp7ImlzTWFudWFsbHlPdmVycmlkZGVuIjpmYWxzZSwiY2l0ZXByb2NUZXh0IjoiKDExO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
          <w:id w:val="-52543597"/>
          <w:placeholder>
            <w:docPart w:val="557AA5558A0A4742B7C64EDC51653AB1"/>
          </w:placeholder>
        </w:sdtPr>
        <w:sdtContent>
          <w:r w:rsidR="007E303A" w:rsidRPr="007E303A">
            <w:rPr>
              <w:rStyle w:val="normaltextrun"/>
              <w:rFonts w:eastAsiaTheme="majorEastAsia"/>
              <w:color w:val="000000"/>
            </w:rPr>
            <w:t>(118)</w:t>
          </w:r>
        </w:sdtContent>
      </w:sdt>
      <w:r>
        <w:rPr>
          <w:rStyle w:val="normaltextrun"/>
          <w:rFonts w:eastAsiaTheme="majorEastAsia"/>
        </w:rPr>
        <w:t xml:space="preserve"> libraries in python.</w:t>
      </w:r>
    </w:p>
    <w:p w14:paraId="273F701A" w14:textId="7B409367" w:rsidR="00DE13E5" w:rsidRPr="00B8613D"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UCSC Genome Browser tracks were visualized using the Genome Browser web portal </w:t>
      </w:r>
      <w:sdt>
        <w:sdtPr>
          <w:rPr>
            <w:rStyle w:val="normaltextrun"/>
            <w:rFonts w:eastAsiaTheme="majorEastAsia"/>
            <w:color w:val="000000"/>
          </w:rPr>
          <w:tag w:val="MENDELEY_CITATION_v3_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"/>
          <w:id w:val="1359079904"/>
          <w:placeholder>
            <w:docPart w:val="557AA5558A0A4742B7C64EDC51653AB1"/>
          </w:placeholder>
        </w:sdtPr>
        <w:sdtContent>
          <w:r w:rsidR="007E303A" w:rsidRPr="007E303A">
            <w:rPr>
              <w:color w:val="000000"/>
            </w:rPr>
            <w:t>(119)</w:t>
          </w:r>
        </w:sdtContent>
      </w:sdt>
      <w:r>
        <w:rPr>
          <w:rStyle w:val="contentcontrolboundarysink"/>
          <w:rFonts w:eastAsiaTheme="majorEastAsia"/>
        </w:rPr>
        <w:t>​</w:t>
      </w:r>
      <w:r>
        <w:rPr>
          <w:rStyle w:val="normaltextrun"/>
          <w:rFonts w:eastAsiaTheme="majorEastAsia"/>
        </w:rPr>
        <w:t>.</w:t>
      </w:r>
      <w:r>
        <w:rPr>
          <w:rStyle w:val="eop"/>
          <w:rFonts w:eastAsiaTheme="majorEastAsia"/>
        </w:rPr>
        <w:t> </w:t>
      </w:r>
    </w:p>
    <w:p w14:paraId="47BC4B05" w14:textId="77777777" w:rsidR="00DE13E5" w:rsidRPr="00010F9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Data analysis</w:t>
      </w:r>
      <w:r w:rsidRPr="00010F92">
        <w:rPr>
          <w:rStyle w:val="eop"/>
          <w:rFonts w:ascii="Times New Roman" w:hAnsi="Times New Roman" w:cs="Times New Roman"/>
          <w:color w:val="000000"/>
          <w:sz w:val="24"/>
          <w:szCs w:val="24"/>
        </w:rPr>
        <w:t> </w:t>
      </w:r>
    </w:p>
    <w:p w14:paraId="1D96D3CA" w14:textId="694CA7BC" w:rsidR="00DE13E5"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rPr>
        <w:t>Data analysis was performed in a </w:t>
      </w:r>
      <w:r>
        <w:rPr>
          <w:rStyle w:val="normaltextrun"/>
          <w:rFonts w:eastAsiaTheme="majorEastAsia"/>
          <w:color w:val="000000"/>
        </w:rPr>
        <w:t>Jupyter</w:t>
      </w:r>
      <w:r>
        <w:rPr>
          <w:rStyle w:val="normaltextrun"/>
          <w:rFonts w:eastAsiaTheme="majorEastAsia"/>
          <w:color w:val="000000"/>
        </w:rPr>
        <w:t xml:space="preserve"> Notebook environment using </w:t>
      </w:r>
      <w:r>
        <w:rPr>
          <w:rStyle w:val="normaltextrun"/>
          <w:rFonts w:eastAsiaTheme="majorEastAsia"/>
          <w:color w:val="000000"/>
        </w:rPr>
        <w:t>pandas</w:t>
      </w:r>
      <w:r w:rsidR="000071FE">
        <w:rPr>
          <w:rStyle w:val="normaltextrun"/>
          <w:rFonts w:eastAsiaTheme="majorEastAsia"/>
          <w:color w:val="000000"/>
        </w:rPr>
        <w:t xml:space="preserve"> version </w:t>
      </w:r>
      <w:r w:rsidR="000071FE" w:rsidRPr="000071FE">
        <w:rPr>
          <w:rStyle w:val="normaltextrun"/>
          <w:rFonts w:eastAsiaTheme="majorEastAsia"/>
          <w:color w:val="000000"/>
        </w:rPr>
        <w:t>3.0.2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"/>
          <w:id w:val="1979187484"/>
          <w:placeholder>
            <w:docPart w:val="557AA5558A0A4742B7C64EDC51653AB1"/>
          </w:placeholder>
        </w:sdtPr>
        <w:sdtContent>
          <w:r w:rsidR="007E303A" w:rsidRPr="007E303A">
            <w:rPr>
              <w:rStyle w:val="normaltextrun"/>
              <w:rFonts w:eastAsiaTheme="majorEastAsia"/>
              <w:color w:val="000000"/>
            </w:rPr>
            <w:t>(Pandas team, n.d.)</w:t>
          </w:r>
        </w:sdtContent>
      </w:sdt>
      <w:r>
        <w:rPr>
          <w:rStyle w:val="contentcontrolboundarysink"/>
          <w:rFonts w:eastAsiaTheme="majorEastAsia"/>
        </w:rPr>
        <w:t>​</w:t>
      </w:r>
      <w:r>
        <w:rPr>
          <w:rStyle w:val="normaltextrun"/>
          <w:rFonts w:eastAsiaTheme="majorEastAsia"/>
        </w:rPr>
        <w:t> and </w:t>
      </w:r>
      <w:r>
        <w:rPr>
          <w:rStyle w:val="normaltextrun"/>
          <w:rFonts w:eastAsiaTheme="majorEastAsia"/>
          <w:color w:val="000000"/>
        </w:rPr>
        <w:t>numpy</w:t>
      </w:r>
      <w:r>
        <w:rPr>
          <w:rStyle w:val="normaltextrun"/>
          <w:rFonts w:eastAsiaTheme="majorEastAsia"/>
          <w:color w:val="000000"/>
        </w:rPr>
        <w:t> </w:t>
      </w:r>
      <w:r>
        <w:rPr>
          <w:rStyle w:val="contentcontrolboundarysink"/>
          <w:rFonts w:eastAsiaTheme="majorEastAsia"/>
        </w:rPr>
        <w:t>​</w:t>
      </w:r>
      <w:r w:rsidR="0008496A">
        <w:rPr>
          <w:rStyle w:val="contentcontrolboundarysink"/>
          <w:rFonts w:eastAsiaTheme="majorEastAsia"/>
        </w:rPr>
        <w:t xml:space="preserve">version </w:t>
      </w:r>
      <w:r w:rsidR="0008496A" w:rsidRPr="0008496A">
        <w:rPr>
          <w:rStyle w:val="contentcontrolboundarysink"/>
          <w:rFonts w:eastAsiaTheme="majorEastAsia"/>
        </w:rPr>
        <w:t>2.4.4</w:t>
      </w:r>
      <w:r w:rsidR="0008496A" w:rsidRPr="0008496A">
        <w:rPr>
          <w:rStyle w:val="contentcontrolboundarysink"/>
          <w:rFonts w:eastAsiaTheme="majorEastAsia"/>
        </w:rPr>
        <w:t xml:space="preserve"> </w:t>
      </w:r>
      <w:sdt>
        <w:sdtPr>
          <w:rPr>
            <w:rStyle w:val="contentcontrolboundarysink"/>
            <w:rFonts w:eastAsiaTheme="majorEastAsia"/>
            <w:color w:val="000000"/>
          </w:rPr>
          <w:tag w:val="MENDELEY_CITATION_v3_eyJjaXRhdGlvbklEIjoiTUVOREVMRVlfQ0lUQVRJT05fYWZmOWE1MTUtZTYwNC00MTk5LWFjODYtOGI2MmQ2NDMxY2M4IiwicHJvcGVydGllcyI6eyJub3RlSW5kZXgiOjB9LCJpc0VkaXRlZCI6ZmFsc2UsIm1hbnVhbE92ZXJyaWRlIjp7ImlzTWFudWFsbHlPdmVycmlkZGVuIjpmYWxzZSwiY2l0ZXByb2NUZXh0IjoiKDEyMSkiLCJtYW51YWxPdmVycmlkZVRleHQiOiIifSwiY2l0YXRpb25JdGVtcyI6W3siaWQiOiIyYWE3YmM0My0yZjkxLTM1ODQtODVlOC05OWYzM2U3ZmNmY2YiLCJpdGVtRGF0YSI6eyJ0eXBlIjoiYXJ0aWNsZS1qb3VybmFsIiwiaWQiOiIyYWE3YmM0My0yZjkxLTM1ODQtODVlOC05OWYzM2U3ZmNmY2Y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0LD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
          <w:id w:val="-637809175"/>
          <w:placeholder>
            <w:docPart w:val="557AA5558A0A4742B7C64EDC51653AB1"/>
          </w:placeholder>
        </w:sdtPr>
        <w:sdtContent>
          <w:r w:rsidR="007E303A" w:rsidRPr="007E303A">
            <w:rPr>
              <w:color w:val="000000"/>
            </w:rPr>
            <w:t>(121)</w:t>
          </w:r>
        </w:sdtContent>
      </w:sdt>
      <w:r>
        <w:rPr>
          <w:rStyle w:val="normaltextrun"/>
          <w:rFonts w:eastAsiaTheme="majorEastAsia"/>
          <w:color w:val="000000"/>
        </w:rPr>
        <w:t xml:space="preserve"> for tabular data handling and analysis.</w:t>
      </w:r>
      <w:r>
        <w:rPr>
          <w:rStyle w:val="eop"/>
          <w:rFonts w:eastAsiaTheme="majorEastAsia"/>
          <w:color w:val="000000"/>
        </w:rPr>
        <w:t> </w:t>
      </w:r>
    </w:p>
    <w:p w14:paraId="3E479F1C" w14:textId="77777777" w:rsidR="00DE13E5" w:rsidRDefault="00DE13E5" w:rsidP="00DE13E5">
      <w:pPr>
        <w:spacing w:after="160"/>
      </w:pPr>
      <w:r>
        <w:rPr>
          <w:rStyle w:val="eop"/>
          <w:rFonts w:eastAsiaTheme="majorEastAsia"/>
          <w:color w:val="000000"/>
        </w:rPr>
        <w:t> </w:t>
      </w:r>
    </w:p>
    <w:p w14:paraId="5CAFCDE3" w14:textId="77777777" w:rsidR="00DE13E5" w:rsidRPr="004A796B"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color w:val="000000" w:themeColor="text1"/>
          <w:sz w:val="24"/>
          <w:szCs w:val="24"/>
        </w:rPr>
      </w:pPr>
      <w:r w:rsidRPr="004A796B">
        <w:rPr>
          <w:rStyle w:val="normaltextrun"/>
          <w:rFonts w:ascii="Times New Roman" w:hAnsi="Times New Roman" w:cs="Times New Roman"/>
          <w:b/>
          <w:bCs/>
          <w:color w:val="000000"/>
          <w:sz w:val="24"/>
          <w:szCs w:val="24"/>
        </w:rPr>
        <w:t>AI usage</w:t>
      </w:r>
      <w:r w:rsidRPr="004A796B">
        <w:rPr>
          <w:rStyle w:val="eop"/>
          <w:rFonts w:ascii="Times New Roman" w:hAnsi="Times New Roman" w:cs="Times New Roman"/>
          <w:color w:val="000000"/>
          <w:sz w:val="24"/>
          <w:szCs w:val="24"/>
        </w:rPr>
        <w:t> </w:t>
      </w:r>
    </w:p>
    <w:p w14:paraId="5F7A59B3" w14:textId="0800EA92" w:rsidR="00DE13E5" w:rsidRPr="00330AC4" w:rsidRDefault="00DE13E5" w:rsidP="00DE13E5">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Gemini PRO </w:t>
      </w:r>
      <w:sdt>
        <w:sdtPr>
          <w:rPr>
            <w:rStyle w:val="normaltextrun"/>
            <w:rFonts w:eastAsiaTheme="majorEastAsia"/>
            <w:color w:val="000000"/>
          </w:rPr>
          <w:tag w:val="MENDELEY_CITATION_v3_eyJjaXRhdGlvbklEIjoiTUVOREVMRVlfQ0lUQVRJT05fZGRmZDc1OGItOTdkMi00NjhmLThmZWMtNGEwMWRkNTkxZGU0IiwicHJvcGVydGllcyI6eyJub3RlSW5kZXgiOjB9LCJpc0VkaXRlZCI6ZmFsc2UsIm1hbnVhbE92ZXJyaWRlIjp7ImlzTWFudWFsbHlPdmVycmlkZGVuIjpmYWxzZSwiY2l0ZXByb2NUZXh0IjoiKDEyMi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
          <w:id w:val="-1297448079"/>
          <w:placeholder>
            <w:docPart w:val="C5E3EDE251520445A6EA7517B0038BE2"/>
          </w:placeholder>
        </w:sdtPr>
        <w:sdtContent>
          <w:r w:rsidR="007E303A" w:rsidRPr="007E303A">
            <w:rPr>
              <w:color w:val="000000"/>
            </w:rPr>
            <w:t>(122)</w:t>
          </w:r>
        </w:sdtContent>
      </w:sdt>
      <w:r w:rsidR="00A72B3D">
        <w:rPr>
          <w:rStyle w:val="normaltextrun"/>
          <w:rFonts w:eastAsiaTheme="majorEastAsia"/>
        </w:rPr>
        <w:t xml:space="preserve"> </w:t>
      </w:r>
      <w:r>
        <w:rPr>
          <w:rStyle w:val="normaltextrun"/>
          <w:rFonts w:eastAsiaTheme="majorEastAsia"/>
        </w:rPr>
        <w:t>was used for code refining</w:t>
      </w:r>
      <w:r w:rsidR="00A72B3D">
        <w:rPr>
          <w:rStyle w:val="normaltextrun"/>
          <w:rFonts w:eastAsiaTheme="majorEastAsia"/>
        </w:rPr>
        <w:t xml:space="preserve">, </w:t>
      </w:r>
      <w:r>
        <w:rPr>
          <w:rStyle w:val="normaltextrun"/>
          <w:rFonts w:eastAsiaTheme="majorEastAsia"/>
        </w:rPr>
        <w:t>assistance with literature search</w:t>
      </w:r>
      <w:r w:rsidR="00A72B3D">
        <w:rPr>
          <w:rStyle w:val="normaltextrun"/>
          <w:rFonts w:eastAsiaTheme="majorEastAsia"/>
        </w:rPr>
        <w:t xml:space="preserve"> and pre-classification of GO terms into large biological groups</w:t>
      </w:r>
      <w:r>
        <w:rPr>
          <w:rStyle w:val="normaltextrun"/>
          <w:rFonts w:eastAsiaTheme="majorEastAsia"/>
        </w:rPr>
        <w:t xml:space="preserve">. Chat GPT was used for grammar corrections of the manuscript </w:t>
      </w:r>
      <w:sdt>
        <w:sdtPr>
          <w:rPr>
            <w:rStyle w:val="normaltextrun"/>
            <w:rFonts w:eastAsiaTheme="majorEastAsia"/>
            <w:color w:val="000000"/>
          </w:rPr>
          <w:tag w:val="MENDELEY_CITATION_v3_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"/>
          <w:id w:val="-2120444755"/>
          <w:placeholder>
            <w:docPart w:val="557AA5558A0A4742B7C64EDC51653AB1"/>
          </w:placeholder>
        </w:sdtPr>
        <w:sdtContent>
          <w:r w:rsidR="007E303A" w:rsidRPr="007E303A">
            <w:rPr>
              <w:rStyle w:val="normaltextrun"/>
              <w:rFonts w:eastAsiaTheme="majorEastAsia"/>
              <w:color w:val="000000"/>
            </w:rPr>
            <w:t>(123)</w:t>
          </w:r>
        </w:sdtContent>
      </w:sdt>
      <w:r>
        <w:rPr>
          <w:rStyle w:val="normaltextrun"/>
          <w:rFonts w:eastAsiaTheme="majorEastAsia"/>
        </w:rPr>
        <w:t>.</w:t>
      </w:r>
      <w:r>
        <w:rPr>
          <w:rStyle w:val="eop"/>
          <w:rFonts w:eastAsiaTheme="majorEastAsia"/>
        </w:rPr>
        <w:t> </w:t>
      </w:r>
    </w:p>
    <w:p>
      <w:pPr>
        <w:rPr>
          <w:ins w:id="1149" w:author="Claude (G3 house style)" w:date="2026-08-04T12:00:00Z"/>
        </w:rPr>
      </w:pPr>
      <w:ins w:id="1150" w:author="Claude (G3 house style)" w:date="2026-08-04T12:00:00Z">
        <w:r>
          <w:t xml:space="preserve">Data and code availability. All code, intermediate tables and the permutation background are available as described in the Data availability statement.</w:t>
        </w:r>
      </w:ins>
    </w:p>
    <w:p w14:paraId="73D018DE"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del w:id="1031" w:author="Claude (G3 house style)" w:date="2026-08-04T12:00:00Z"/>
        </w:rPr>
      </w:pPr>
      <w:del w:id="1032" w:author="Claude (G3 house style)" w:date="2026-08-04T12:00:00Z">
        <w:r>
          <w:rPr>
            <w:rFonts w:ascii="Times New Roman" w:eastAsia="Times New Roman" w:hAnsi="Times New Roman" w:cs="Times New Roman"/>
            <w:b/>
            <w:bCs/>
            <w:color w:val="000000"/>
            <w:sz w:val="24"/>
            <w:szCs w:val="24"/>
          </w:rPr>
          <w:delText>ETHICAL STATEMENT</w:delText>
        </w:r>
      </w:del>
    </w:p>
    <w:p w14:paraId="1156EB9F" w14:textId="2EBE2A80" w:rsidR="00DE13E5" w:rsidRDefault="008249B5" w:rsidP="00DE13E5">
      <w:pPr>
        <w:spacing w:before="100" w:beforeAutospacing="1" w:after="100" w:afterAutospacing="1"/>
        <w:rPr>
          <w:del w:id="1033" w:author="Claude (G3 house style)" w:date="2026-08-04T12:00:00Z"/>
        </w:rPr>
      </w:pPr>
      <w:del w:id="1034" w:author="Claude (G3 house style)" w:date="2026-08-04T12:00:00Z">
        <w:r>
          <w:delText>This study represents a purely computational analysis based on publicly available genomic</w:delText>
        </w:r>
      </w:del>
      <w:del w:id="1035" w:author="Claude (G3 house style)" w:date="2026-08-04T12:00:00Z">
        <w:r w:rsidR="00825961">
          <w:delText xml:space="preserve"> </w:delText>
        </w:r>
      </w:del>
      <w:del w:id="1036" w:author="Claude (G3 house style)" w:date="2026-08-04T12:00:00Z">
        <w:r>
          <w:delText xml:space="preserve">datasets. All data analyzed were obtained from the T2T genome assembly and the </w:delText>
        </w:r>
      </w:del>
      <w:del w:id="1037" w:author="Claude (G3 house style)" w:date="2026-08-04T12:00:00Z">
        <w:r>
          <w:delText>RepeatMasker</w:delText>
        </w:r>
      </w:del>
      <w:del w:id="1038" w:author="Claude (G3 house style)" w:date="2026-08-04T12:00:00Z">
        <w:r>
          <w:delText xml:space="preserve"> track</w:delText>
        </w:r>
      </w:del>
      <w:del w:id="1039" w:author="Claude (G3 house style)" w:date="2026-08-04T12:00:00Z">
        <w:r w:rsidR="00193F11">
          <w:rPr>
            <w:rStyle w:val="citation-390"/>
          </w:rPr>
          <w:delText xml:space="preserve"> </w:delText>
        </w:r>
      </w:del>
      <w:sdt>
        <w:sdtPr>
          <w:rPr>
            <w:rStyle w:val="citation-390"/>
            <w:color w:val="000000"/>
          </w:rPr>
          <w:tag w:val="MENDELEY_CITATION_v3_eyJjaXRhdGlvbklEIjoiTUVOREVMRVlfQ0lUQVRJT05fM2M4ZTI1MzQtODhjNS00NmUwLThmMmUtMjYyMWQxOTMzNjA3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29udGFpbmVyLXRpdGxlLXNob3J0IjoiU2NpZW5jZSAoMTk3OSku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J9LCJpc1RlbXBvcmFyeSI6ZmFsc2V9XX0="/>
          <w:id w:val="-1199615382"/>
          <w:placeholder>
            <w:docPart w:val="DefaultPlaceholder_-1854013440"/>
          </w:placeholder>
        </w:sdtPr>
        <w:sdtContent>
          <w:del w:id="1042" w:author="Claude (G3 house style)" w:date="2026-08-04T12:00:00Z">
            <w:r w:rsidR="007E303A" w:rsidRPr="007E303A">
              <w:rPr>
                <w:color w:val="000000"/>
              </w:rPr>
              <w:delText>(2)</w:delText>
            </w:r>
          </w:del>
        </w:sdtContent>
      </w:sdt>
      <w:del w:id="1040" w:author="Claude (G3 house style)" w:date="2026-08-04T12:00:00Z">
        <w:r w:rsidR="00193F11">
          <w:rPr>
            <w:rStyle w:val="citation-390"/>
          </w:rPr>
          <w:delText xml:space="preserve"> </w:delText>
        </w:r>
      </w:del>
      <w:del w:id="1041" w:author="Claude (G3 house style)" w:date="2026-08-04T12:00:00Z">
        <w:r w:rsidR="00825961">
          <w:delText>accessible through public repositories. As no new biological material was collected and the study did not involve human participants, animal subjects, or experimental interventions, ethical approval and informed consent were not required. All data retrieval and analysis were conducted in accordance with established ethical standards for the use of secondary biological data.</w:delText>
        </w:r>
      </w:del>
    </w:p>
    <w:p w14:paraId="09AF0025"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13" w:author="Claude (G3 house style)" w:date="2026-08-04T12:00:00Z">
        <w:r>
          <w:rPr>
            <w:rFonts w:ascii="Times New Roman" w:eastAsia="Times New Roman" w:hAnsi="Times New Roman" w:cs="Times New Roman"/>
            <w:b/>
            <w:bCs/>
            <w:color w:val="000000"/>
            <w:sz w:val="24"/>
            <w:szCs w:val="24"/>
          </w:rPr>
          <w:delText xml:space="preserve">RESULTS</w:delText>
        </w:r>
      </w:del>
      <w:ins w:id="1014" w:author="Claude (G3 house style)" w:date="2026-08-04T12:00:00Z">
        <w:r>
          <w:rPr>
            <w:rFonts w:ascii="Times New Roman" w:eastAsia="Times New Roman" w:hAnsi="Times New Roman" w:cs="Times New Roman"/>
            <w:b/>
            <w:bCs/>
            <w:color w:val="000000"/>
            <w:sz w:val="24"/>
            <w:szCs w:val="24"/>
          </w:rPr>
          <w:t xml:space="preserve">Results</w:t>
        </w:r>
      </w:ins>
    </w:p>
    <w:p w14:paraId="19A53302" w14:textId="6D6FC2A2"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major classes</w:t>
      </w:r>
    </w:p>
    <w:p w14:paraId="71A2839A" w14:textId="3F01AD72" w:rsidR="00DE13E5" w:rsidRDefault="00DE13E5" w:rsidP="00DE13E5">
      <w:pPr>
        <w:rPr>
          <w:color w:val="000000"/>
        </w:rPr>
      </w:pPr>
      <w:r>
        <w:t xml:space="preserve">The TE coordinates (3,709,429 total entries) were mapped on gene TSS 10 kb neighborhoods (5 kb upstream and 5 kb downstream of each TSS) for 28,738 unique human genes, with 38,704 total unique TSS due to the possibility of multiple TSS per gene giving rise to isoform transcripts. TSS for isoforms were considered as distinct unique entities. The mapping showed that only 0.89% of unique TSS (343 ones) do not intersect with TEs at the proximity level of 10 kb and can be considered as free from TE-mediated regulatory impact at this level (Figure 1A). On average, each gene harbored 15.05 TEs in its TSS neighborhood (4.39 LINEs, 1.32 LTRs, 7.82 SINEs, 1.49 DNA elements, 0.03 SVA elements and 0.004 Helitrons, Figure 1B). The gene with maximum number of TEs was </w:t>
      </w:r>
      <w:del w:id="1201" w:author="Claude (G3 house style)" w:date="2026-08-04T12:00:00Z">
        <w:r>
          <w:delText xml:space="preserve">CIB3</w:delText>
        </w:r>
      </w:del>
      <w:ins w:id="1202" w:author="Claude (G3 house style)" w:date="2026-08-04T12:00:00Z">
        <w:r>
          <w:rPr>
            <w:i/>
          </w:rPr>
          <w:t xml:space="preserve">CIB3</w:t>
        </w:r>
      </w:ins>
      <w:r>
        <w:t xml:space="preserve"> (calcium and integrin binding protein 3), having 42 TEs of various classes (17 LINEs, 23 SINEs, 1 LTR and 1 DNA element, Figure 1C).  Lists of TEs mapped on each gene TSS, their divergence and classification, can be found in </w:t>
      </w:r>
      <w:del w:id="1125" w:author="Claude (G3 house style)" w:date="2026-08-04T12:00:00Z">
        <w:r>
          <w:delText xml:space="preserve">Supplementary File 1</w:delText>
        </w:r>
      </w:del>
      <w:ins w:id="1126" w:author="Claude (G3 house style)" w:date="2026-08-04T12:00:00Z">
        <w:r>
          <w:t xml:space="preserve">File S1</w:t>
        </w:r>
      </w:ins>
      <w:r>
        <w:t xml:space="preserve">. Most genes had in their TSS neighborhoods at least one TE for the four major classes: 96.9% of all TSS had SINEs, 95.1% of TSS harbored LINEs, 68.5% had DNA elements and 58.7% had LTRs (Figure 1B).</w:t>
      </w:r>
    </w:p>
    <w:p w14:paraId="029FADC6" w14:textId="77777777" w:rsidR="00DE13E5" w:rsidRDefault="00DE13E5" w:rsidP="00DE13E5">
      <w:pPr>
        <w:rPr>
          <w:color w:val="000000"/>
        </w:rPr>
      </w:pPr>
    </w:p>
    <w:p w14:paraId="42DA3DF3" w14:textId="4F0F8B4F" w:rsidR="00DE13E5" w:rsidRDefault="00DE13E5" w:rsidP="00DE13E5">
      <w:pPr>
        <w:rPr>
          <w:color w:val="000000"/>
        </w:rPr>
      </w:pPr>
      <w:r>
        <w:rPr>
          <w:b/>
          <w:bCs/>
          <w:color w:val="000000"/>
        </w:rPr>
        <w:t xml:space="preserve">Figure 1. Enrichment of TEs in the 10 kb vicinity of human TSS at the level of classes and families. (A) Distribution of TSS by TE count per TSS. (B) Distributions of TSS by TE count of individual classes. (C) UCSC Genome Browser visualization of </w:t>
      </w:r>
      <w:del w:id="1203" w:author="Claude (G3 house style)" w:date="2026-08-04T12:00:00Z">
        <w:r>
          <w:rPr>
            <w:b/>
            <w:bCs/>
            <w:color w:val="000000"/>
          </w:rPr>
          <w:delText xml:space="preserve">CIB3</w:delText>
        </w:r>
      </w:del>
      <w:ins w:id="1204" w:author="Claude (G3 house style)" w:date="2026-08-04T12:00:00Z">
        <w:r>
          <w:rPr>
            <w:b/>
            <w:bCs/>
            <w:color w:val="000000"/>
            <w:i/>
          </w:rPr>
          <w:t xml:space="preserve">CIB3</w:t>
        </w:r>
      </w:ins>
      <w:r>
        <w:rPr>
          <w:b/>
          <w:bCs/>
          <w:color w:val="000000"/>
        </w:rPr>
        <w:t xml:space="preserve">, a gene having the highest TE count in its 10 kb neighborhood. (D) TE families sorted by their degree of enrichment near genes TSS. The leftmost (first) vertical bar plot with bars colored by TE families shows Fisher exact test odds ratio (OR), faint grey bars depict the mean OR of 500 random shuffling iteration, error bars denoting their standard deviations. “ns” marks indicate those families whose empirical p-value (quantile of observed OR in the distribution of 500 random OR values) was higher than 0.05 in either direction after FDR correction for multiple hypothesis testing. The second vertical bar plot shows fold change of the observed OR to mean of the random Ors distribution. </w:t>
      </w:r>
      <w:del w:id="1171" w:author="Claude (G3 house style)" w:date="2026-08-04T12:00:00Z">
        <w:r>
          <w:rPr>
            <w:b/>
            <w:bCs/>
            <w:color w:val="000000"/>
          </w:rPr>
          <w:delText xml:space="preserve">The third vertical bar plot visualizes negative decimal logarithm of Fisher exact test p-value (FDR-corrected).</w:delText>
        </w:r>
      </w:del>
      <w:ins w:id="1172" w:author="Claude (G3 house style)" w:date="2026-08-04T12:00:00Z">
        <w:r>
          <w:rPr>
            <w:b/>
            <w:bCs/>
            <w:color w:val="000000"/>
          </w:rPr>
          <w:t xml:space="preserve">The third vertical bar plot visualizes the negative decimal logarithm of the FDR-corrected Fisher exact test p-value.</w:t>
        </w:r>
      </w:ins>
      <w:r>
        <w:rPr>
          <w:b/>
          <w:bCs/>
          <w:color w:val="000000"/>
        </w:rPr>
        <w:t xml:space="preserve"> The fourth and the fifth vertical bar plots show total TE number and average divergence (substitutions per 1000 base pairs) by family, respectively.</w:t>
      </w:r>
    </w:p>
    <w:p w14:paraId="12DEFDC0" w14:textId="77777777" w:rsidR="00923031" w:rsidRDefault="00923031" w:rsidP="00DE13E5">
      <w:pPr>
        <w:rPr>
          <w:color w:val="000000"/>
        </w:rPr>
      </w:pPr>
    </w:p>
    <w:p w14:paraId="11074E92" w14:textId="5E731394" w:rsidR="008B4E4C" w:rsidRPr="007C3F62" w:rsidRDefault="005D3A00" w:rsidP="00DE13E5">
      <w:pPr>
        <w:rPr>
          <w:color w:val="000000"/>
        </w:rPr>
      </w:pPr>
      <w:r w:rsidRPr="005D3A00">
        <w:rPr>
          <w:noProof/>
          <w:color w:val="000000"/>
        </w:rPr>
        <w:lastRenderedPageBreak/>
        <w:drawing>
          <wp:inline distT="0" distB="0" distL="0" distR="0" wp14:anchorId="7FC2F8DE" wp14:editId="75D25043">
            <wp:extent cx="5370830" cy="8229600"/>
            <wp:effectExtent l="0" t="0" r="1270" b="0"/>
            <wp:docPr id="8424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71677" name=""/>
                    <pic:cNvPicPr/>
                  </pic:nvPicPr>
                  <pic:blipFill>
                    <a:blip r:embed="rId6"/>
                    <a:stretch>
                      <a:fillRect/>
                    </a:stretch>
                  </pic:blipFill>
                  <pic:spPr>
                    <a:xfrm>
                      <a:off x="0" y="0"/>
                      <a:ext cx="5370830" cy="8229600"/>
                    </a:xfrm>
                    <a:prstGeom prst="rect">
                      <a:avLst/>
                    </a:prstGeom>
                  </pic:spPr>
                </pic:pic>
              </a:graphicData>
            </a:graphic>
          </wp:inline>
        </w:drawing>
      </w:r>
    </w:p>
    <w:p w14:paraId="498775E3" w14:textId="7EAC61E2" w:rsidR="00DE13E5" w:rsidRPr="00245137" w:rsidRDefault="00DE13E5" w:rsidP="00DE13E5">
      <w:pPr>
        <w:rPr>
          <w:color w:val="000000"/>
        </w:rPr>
      </w:pPr>
    </w:p>
    <w:p w14:paraId="6CC25171" w14:textId="1E0CC1A8" w:rsidR="00DE13E5" w:rsidRPr="00302CD8" w:rsidRDefault="00DE13E5" w:rsidP="00DE13E5">
      <w:pPr>
        <w:rPr>
          <w:color w:val="000000"/>
        </w:rPr>
      </w:pPr>
      <w:r>
        <w:rPr>
          <w:color w:val="000000"/>
        </w:rPr>
        <w:t xml:space="preserve">In order to test the significance of genes TSS neighborhoods by TEs of certain classes and families, we generated 500 random permutations of all human TEs from T2T RepeatMasker (1,706,485 SINEs, 1,005,214 LINEs, 531,410 LTRs, 458,177 DNA elements, 6,274 SVAs, and 1,869 Helitrons) and intersected them with the same set of gene TSS, counting number of TEs of a given group. Significance of enrichment or deficiency of any TE group (classes and families) was assessed at the two levels: firstly, by odds ratio (OR) according to Fisher exact test, and then the empirical p-value derived from the 500 random permutations to account for artificially higher probability of intersection for longer elements. </w:t>
      </w:r>
      <w:del w:id="1043" w:author="Claude (G3 revision)" w:date="2026-08-04T00:00:00Z">
        <w:r>
          <w:rPr>
            <w:color w:val="000000"/>
          </w:rPr>
          <w:delText xml:space="preserve">Table 1 shows assessment of TE enrichment in genes TSS 10 kb neighborhoods by class.</w:delText>
        </w:r>
      </w:del>
      <w:ins w:id="1044" w:author="Claude (G3 revision)" w:date="2026-08-04T00:00:00Z">
        <w:r>
          <w:rPr>
            <w:color w:val="000000"/>
          </w:rPr>
          <w:t xml:space="preserve">Tables 1 and 2 show the assessment of TE enrichment in gene TSS 10 kb neighbourhoods by class: Table 1 reports the counts and the odds ratios, Table 2 the statistical support for them.</w:t>
        </w:r>
      </w:ins>
      <w:r>
        <w:rPr>
          <w:color w:val="000000"/>
        </w:rPr>
        <w:t xml:space="preserve"> SINEs and SVA elements were enriched in the TSS proximity by a factor of 1.468 and 1.368, respectively, whereas LINEs, LTRs and DNA elements were depleted in the TSS neighborhoods by a factor of 0.877, 0.667 and 0.938, respectively. In general, the observed OR for all TEs was 1.94 (1.78 the random one), which was showing an enrichment by a factor of 1.097 (empirical p-value = 0.004).</w:t>
      </w:r>
    </w:p>
    <w:tbl>
      <w:tblPr>
        <w:tblW w:w="10345" w:type="dxa"/>
        <w:tblInd w:w="-1001" w:type="dxa"/>
        <w:tblCellMar>
          <w:left w:w="0" w:type="dxa"/>
          <w:right w:w="0" w:type="dxa"/>
        </w:tblCellMar>
        <w:tblLook w:val="04A0" w:firstRow="1" w:lastRow="0" w:firstColumn="1" w:lastColumn="0" w:noHBand="0" w:noVBand="1"/>
      </w:tblPr>
      <w:tblGrid>
        <w:gridCol w:w="1178"/>
        <w:gridCol w:w="778"/>
        <w:gridCol w:w="847"/>
        <w:gridCol w:w="647"/>
        <w:gridCol w:w="988"/>
        <w:gridCol w:w="1017"/>
        <w:gridCol w:w="783"/>
        <w:gridCol w:w="862"/>
        <w:gridCol w:w="1163"/>
        <w:gridCol w:w="1019"/>
        <w:gridCol w:w="1063"/>
      </w:tblGrid>
      <w:tr w:rsidR="00A821EB" w:rsidRPr="00436B99" w14:paraId="62F9AEFE" w14:textId="77777777" w:rsidTr="00E50A43">
        <w:trPr>
          <w:trHeight w:val="315"/>
          <w:del w:id="1205" w:author="Claude (G3 revision)" w:date="2026-08-04T00:00:00Z"/>
        </w:trPr>
        <w:tc>
          <w:tcPr>
            <w:tcW w:w="1178"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1D716B" w14:textId="77777777" w:rsidR="00DE13E5" w:rsidRPr="00436B99" w:rsidRDefault="00DE13E5" w:rsidP="00E50A43">
            <w:pPr>
              <w:jc w:val="right"/>
              <w:rPr>
                <w:b/>
                <w:bCs/>
                <w:sz w:val="20"/>
                <w:szCs w:val="20"/>
                <w:del w:id="1206" w:author="Claude (G3 revision)" w:date="2026-08-04T00:00:00Z"/>
              </w:rPr>
            </w:pPr>
            <w:del w:id="1207" w:author="Claude (G3 revision)" w:date="2026-08-04T00:00:00Z">
              <w:r>
                <w:rPr>
                  <w:b/>
                  <w:bCs/>
                  <w:sz w:val="20"/>
                  <w:szCs w:val="20"/>
                </w:rPr>
                <w:delText xml:space="preserve">Class name </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94F28F" w14:textId="77777777" w:rsidR="00DE13E5" w:rsidRPr="00436B99" w:rsidRDefault="00DE13E5" w:rsidP="00E50A43">
            <w:pPr>
              <w:jc w:val="right"/>
              <w:rPr>
                <w:b/>
                <w:bCs/>
                <w:sz w:val="20"/>
                <w:szCs w:val="20"/>
                <w:del w:id="1208" w:author="Claude (G3 revision)" w:date="2026-08-04T00:00:00Z"/>
              </w:rPr>
            </w:pPr>
            <w:del w:id="1209" w:author="Claude (G3 revision)" w:date="2026-08-04T00:00:00Z">
              <w:r>
                <w:rPr>
                  <w:b/>
                  <w:bCs/>
                  <w:sz w:val="20"/>
                  <w:szCs w:val="20"/>
                </w:rPr>
                <w:delText>TE count in TSS</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2A25E0" w14:textId="77777777" w:rsidR="00DE13E5" w:rsidRPr="00436B99" w:rsidRDefault="00DE13E5" w:rsidP="00E50A43">
            <w:pPr>
              <w:jc w:val="right"/>
              <w:rPr>
                <w:b/>
                <w:bCs/>
                <w:sz w:val="20"/>
                <w:szCs w:val="20"/>
                <w:del w:id="1210" w:author="Claude (G3 revision)" w:date="2026-08-04T00:00:00Z"/>
              </w:rPr>
            </w:pPr>
            <w:del w:id="1211" w:author="Claude (G3 revision)" w:date="2026-08-04T00:00:00Z">
              <w:r>
                <w:rPr>
                  <w:b/>
                  <w:bCs/>
                  <w:sz w:val="20"/>
                  <w:szCs w:val="20"/>
                </w:rPr>
                <w:delText>TE count total</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FFBD89D" w14:textId="7692DD6F" w:rsidR="00DE13E5" w:rsidRPr="00436B99" w:rsidRDefault="00DE13E5" w:rsidP="00E50A43">
            <w:pPr>
              <w:jc w:val="right"/>
              <w:rPr>
                <w:b/>
                <w:bCs/>
                <w:sz w:val="20"/>
                <w:szCs w:val="20"/>
                <w:del w:id="1212" w:author="Claude (G3 revision)" w:date="2026-08-04T00:00:00Z"/>
              </w:rPr>
            </w:pPr>
            <w:del w:id="1213" w:author="Claude (G3 revision)" w:date="2026-08-04T00:00:00Z">
              <w:r>
                <w:rPr>
                  <w:b/>
                  <w:bCs/>
                  <w:sz w:val="20"/>
                  <w:szCs w:val="20"/>
                </w:rPr>
                <w:delText>Odds ratio</w:delText>
              </w:r>
            </w:del>
            <w:del w:id="1214" w:author="Claude (G3 revision)" w:date="2026-08-04T00:00:00Z">
              <w:r w:rsidR="00A821EB">
                <w:rPr>
                  <w:b/>
                  <w:bCs/>
                  <w:sz w:val="20"/>
                  <w:szCs w:val="20"/>
                </w:rPr>
                <w:delText xml:space="preserve"> (OR)</w:delText>
              </w:r>
            </w:del>
          </w:p>
        </w:tc>
        <w:tc>
          <w:tcPr>
            <w:tcW w:w="98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B201DB" w14:textId="54B31FDE" w:rsidR="00DE13E5" w:rsidRPr="00436B99" w:rsidRDefault="004578AD" w:rsidP="00E50A43">
            <w:pPr>
              <w:jc w:val="right"/>
              <w:rPr>
                <w:b/>
                <w:bCs/>
                <w:sz w:val="20"/>
                <w:szCs w:val="20"/>
                <w:del w:id="1215" w:author="Claude (G3 revision)" w:date="2026-08-04T00:00:00Z"/>
              </w:rPr>
            </w:pPr>
            <w:del w:id="1216" w:author="Claude (G3 revision)" w:date="2026-08-04T00:00:00Z">
              <w:r>
                <w:rPr>
                  <w:b/>
                  <w:bCs/>
                  <w:sz w:val="20"/>
                  <w:szCs w:val="20"/>
                </w:rPr>
                <w:delText>Fisher p</w:delText>
              </w:r>
            </w:del>
            <w:del w:id="1217" w:author="Claude (G3 revision)" w:date="2026-08-04T00:00:00Z">
              <w:r w:rsidR="00DE13E5">
                <w:rPr>
                  <w:b/>
                  <w:bCs/>
                  <w:sz w:val="20"/>
                  <w:szCs w:val="20"/>
                </w:rPr>
                <w:delText>-value</w:delText>
              </w:r>
            </w:del>
          </w:p>
        </w:tc>
        <w:tc>
          <w:tcPr>
            <w:tcW w:w="101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FE344D" w14:textId="2DEE8AE6" w:rsidR="00DE13E5" w:rsidRPr="00436B99" w:rsidRDefault="00DE13E5" w:rsidP="00E50A43">
            <w:pPr>
              <w:jc w:val="right"/>
              <w:rPr>
                <w:b/>
                <w:bCs/>
                <w:sz w:val="20"/>
                <w:szCs w:val="20"/>
                <w:del w:id="1218" w:author="Claude (G3 revision)" w:date="2026-08-04T00:00:00Z"/>
              </w:rPr>
            </w:pPr>
            <w:del w:id="1219" w:author="Claude (G3 revision)" w:date="2026-08-04T00:00:00Z">
              <w:r>
                <w:rPr>
                  <w:b/>
                  <w:bCs/>
                  <w:sz w:val="20"/>
                  <w:szCs w:val="20"/>
                </w:rPr>
                <w:delText xml:space="preserve">Adjusted </w:delText>
              </w:r>
            </w:del>
            <w:del w:id="1220" w:author="Claude (G3 revision)" w:date="2026-08-04T00:00:00Z">
              <w:r w:rsidR="004578AD">
                <w:rPr>
                  <w:b/>
                  <w:bCs/>
                  <w:sz w:val="20"/>
                  <w:szCs w:val="20"/>
                </w:rPr>
                <w:delText>Fisher p</w:delText>
              </w:r>
            </w:del>
            <w:del w:id="1221" w:author="Claude (G3 revision)" w:date="2026-08-04T00:00:00Z">
              <w:r>
                <w:rPr>
                  <w:b/>
                  <w:bCs/>
                  <w:sz w:val="20"/>
                  <w:szCs w:val="20"/>
                </w:rPr>
                <w:delText>-value</w:delText>
              </w:r>
            </w:del>
          </w:p>
        </w:tc>
        <w:tc>
          <w:tcPr>
            <w:tcW w:w="783"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297705" w14:textId="238D46BD" w:rsidR="00DE13E5" w:rsidRPr="00436B99" w:rsidRDefault="00DE13E5" w:rsidP="00E50A43">
            <w:pPr>
              <w:jc w:val="right"/>
              <w:rPr>
                <w:b/>
                <w:bCs/>
                <w:sz w:val="20"/>
                <w:szCs w:val="20"/>
                <w:del w:id="1222" w:author="Claude (G3 revision)" w:date="2026-08-04T00:00:00Z"/>
              </w:rPr>
            </w:pPr>
            <w:del w:id="1223" w:author="Claude (G3 revision)" w:date="2026-08-04T00:00:00Z">
              <w:r>
                <w:rPr>
                  <w:b/>
                  <w:bCs/>
                  <w:sz w:val="20"/>
                  <w:szCs w:val="20"/>
                </w:rPr>
                <w:delText xml:space="preserve">Mean of random </w:delText>
              </w:r>
            </w:del>
            <w:del w:id="1224" w:author="Claude (G3 revision)" w:date="2026-08-04T00:00:00Z">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C7B6D5" w14:textId="771F93B6" w:rsidR="00DE13E5" w:rsidRPr="00436B99" w:rsidRDefault="00DE13E5" w:rsidP="00E50A43">
            <w:pPr>
              <w:jc w:val="right"/>
              <w:rPr>
                <w:b/>
                <w:bCs/>
                <w:sz w:val="20"/>
                <w:szCs w:val="20"/>
                <w:del w:id="1225" w:author="Claude (G3 revision)" w:date="2026-08-04T00:00:00Z"/>
              </w:rPr>
            </w:pPr>
            <w:del w:id="1226" w:author="Claude (G3 revision)" w:date="2026-08-04T00:00:00Z">
              <w:r>
                <w:rPr>
                  <w:b/>
                  <w:bCs/>
                  <w:sz w:val="20"/>
                  <w:szCs w:val="20"/>
                </w:rPr>
                <w:delText xml:space="preserve">SD of random </w:delText>
              </w:r>
            </w:del>
            <w:del w:id="1227" w:author="Claude (G3 revision)" w:date="2026-08-04T00:00:00Z">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BDF62D" w14:textId="4CA77E1E" w:rsidR="00DE13E5" w:rsidRPr="00436B99" w:rsidRDefault="00DE13E5" w:rsidP="00E50A43">
            <w:pPr>
              <w:jc w:val="right"/>
              <w:rPr>
                <w:b/>
                <w:bCs/>
                <w:sz w:val="20"/>
                <w:szCs w:val="20"/>
                <w:del w:id="1228" w:author="Claude (G3 revision)" w:date="2026-08-04T00:00:00Z"/>
              </w:rPr>
            </w:pPr>
            <w:del w:id="1229" w:author="Claude (G3 revision)" w:date="2026-08-04T00:00:00Z">
              <w:r>
                <w:rPr>
                  <w:b/>
                  <w:bCs/>
                  <w:sz w:val="20"/>
                  <w:szCs w:val="20"/>
                </w:rPr>
                <w:delText xml:space="preserve">Observed to random </w:delText>
              </w:r>
            </w:del>
            <w:del w:id="1230" w:author="Claude (G3 revision)" w:date="2026-08-04T00:00:00Z">
              <w:r w:rsidR="00A821EB">
                <w:rPr>
                  <w:b/>
                  <w:bCs/>
                  <w:sz w:val="20"/>
                  <w:szCs w:val="20"/>
                </w:rPr>
                <w:delText>OR</w:delText>
              </w:r>
            </w:del>
            <w:del w:id="1231" w:author="Claude (G3 revision)" w:date="2026-08-04T00:00:00Z">
              <w:r>
                <w:rPr>
                  <w:b/>
                  <w:bCs/>
                  <w:sz w:val="20"/>
                  <w:szCs w:val="20"/>
                </w:rPr>
                <w:delText xml:space="preserve"> fold change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899EC4B" w14:textId="1F264D6A" w:rsidR="00DE13E5" w:rsidRPr="00436B99" w:rsidRDefault="004578AD" w:rsidP="00E50A43">
            <w:pPr>
              <w:jc w:val="right"/>
              <w:rPr>
                <w:b/>
                <w:bCs/>
                <w:sz w:val="20"/>
                <w:szCs w:val="20"/>
                <w:del w:id="1232" w:author="Claude (G3 revision)" w:date="2026-08-04T00:00:00Z"/>
              </w:rPr>
            </w:pPr>
            <w:del w:id="1233" w:author="Claude (G3 revision)" w:date="2026-08-04T00:00:00Z">
              <w:r>
                <w:rPr>
                  <w:b/>
                  <w:bCs/>
                  <w:sz w:val="20"/>
                  <w:szCs w:val="20"/>
                </w:rPr>
                <w:delText>Empirical p</w:delText>
              </w:r>
            </w:del>
            <w:del w:id="1234" w:author="Claude (G3 revision)" w:date="2026-08-04T00:00:00Z">
              <w:r w:rsidR="00DE13E5">
                <w:rPr>
                  <w:b/>
                  <w:bCs/>
                  <w:sz w:val="20"/>
                  <w:szCs w:val="20"/>
                </w:rPr>
                <w:delText>-value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0AF22D" w14:textId="77777777" w:rsidR="00DE13E5" w:rsidRPr="00436B99" w:rsidRDefault="00DE13E5" w:rsidP="00E50A43">
            <w:pPr>
              <w:jc w:val="right"/>
              <w:rPr>
                <w:b/>
                <w:bCs/>
                <w:sz w:val="20"/>
                <w:szCs w:val="20"/>
                <w:del w:id="1235" w:author="Claude (G3 revision)" w:date="2026-08-04T00:00:00Z"/>
              </w:rPr>
            </w:pPr>
            <w:del w:id="1236" w:author="Claude (G3 revision)" w:date="2026-08-04T00:00:00Z">
              <w:r>
                <w:rPr>
                  <w:b/>
                  <w:bCs/>
                  <w:sz w:val="20"/>
                  <w:szCs w:val="20"/>
                </w:rPr>
                <w:delText>Adjusted empirical p-value</w:delText>
              </w:r>
            </w:del>
          </w:p>
        </w:tc>
      </w:tr>
      <w:tr w:rsidR="00A821EB" w:rsidRPr="00436B99" w14:paraId="7156D022" w14:textId="77777777" w:rsidTr="00E50A43">
        <w:trPr>
          <w:trHeight w:val="48"/>
          <w:del w:id="1237"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BB2FDA" w14:textId="77777777" w:rsidR="00DE13E5" w:rsidRPr="00436B99" w:rsidRDefault="00DE13E5" w:rsidP="00E50A43">
            <w:pPr>
              <w:jc w:val="right"/>
              <w:rPr>
                <w:b/>
                <w:bCs/>
                <w:sz w:val="20"/>
                <w:szCs w:val="20"/>
                <w:del w:id="1238" w:author="Claude (G3 revision)" w:date="2026-08-04T00:00:00Z"/>
              </w:rPr>
            </w:pPr>
            <w:del w:id="1239" w:author="Claude (G3 revision)" w:date="2026-08-04T00:00:00Z">
              <w:r w:rsidRPr="00436B99">
                <w:rPr>
                  <w:b/>
                  <w:bCs/>
                  <w:sz w:val="20"/>
                  <w:szCs w:val="20"/>
                </w:rPr>
                <w:delText>LINE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276F0C" w14:textId="77777777" w:rsidR="00DE13E5" w:rsidRPr="00436B99" w:rsidRDefault="00DE13E5" w:rsidP="00E50A43">
            <w:pPr>
              <w:jc w:val="right"/>
              <w:rPr>
                <w:sz w:val="20"/>
                <w:szCs w:val="20"/>
                <w:del w:id="1240" w:author="Claude (G3 revision)" w:date="2026-08-04T00:00:00Z"/>
              </w:rPr>
            </w:pPr>
            <w:del w:id="1241" w:author="Claude (G3 revision)" w:date="2026-08-04T00:00:00Z">
              <w:r w:rsidRPr="00436B99">
                <w:rPr>
                  <w:sz w:val="20"/>
                  <w:szCs w:val="20"/>
                </w:rPr>
                <w:delText>169930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DC09AE" w14:textId="77777777" w:rsidR="00DE13E5" w:rsidRPr="00436B99" w:rsidRDefault="00DE13E5" w:rsidP="00E50A43">
            <w:pPr>
              <w:jc w:val="right"/>
              <w:rPr>
                <w:sz w:val="20"/>
                <w:szCs w:val="20"/>
                <w:del w:id="1242" w:author="Claude (G3 revision)" w:date="2026-08-04T00:00:00Z"/>
              </w:rPr>
            </w:pPr>
            <w:del w:id="1243" w:author="Claude (G3 revision)" w:date="2026-08-04T00:00:00Z">
              <w:r w:rsidRPr="00436B99">
                <w:rPr>
                  <w:sz w:val="20"/>
                  <w:szCs w:val="20"/>
                </w:rPr>
                <w:delText>1005214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6C4ED3" w14:textId="77777777" w:rsidR="00DE13E5" w:rsidRPr="00436B99" w:rsidRDefault="00DE13E5" w:rsidP="00E50A43">
            <w:pPr>
              <w:jc w:val="right"/>
              <w:rPr>
                <w:sz w:val="20"/>
                <w:szCs w:val="20"/>
                <w:del w:id="1244" w:author="Claude (G3 revision)" w:date="2026-08-04T00:00:00Z"/>
              </w:rPr>
            </w:pPr>
            <w:del w:id="1245" w:author="Claude (G3 revision)" w:date="2026-08-04T00:00:00Z">
              <w:r w:rsidRPr="00436B99">
                <w:rPr>
                  <w:sz w:val="20"/>
                  <w:szCs w:val="20"/>
                </w:rPr>
                <w:delText>2</w:delText>
              </w:r>
            </w:del>
            <w:del w:id="1246" w:author="Claude (G3 revision)" w:date="2026-08-04T00:00:00Z">
              <w:r>
                <w:rPr>
                  <w:sz w:val="20"/>
                  <w:szCs w:val="20"/>
                </w:rPr>
                <w:delText>.</w:delText>
              </w:r>
            </w:del>
            <w:del w:id="1247" w:author="Claude (G3 revision)" w:date="2026-08-04T00:00:00Z">
              <w:r w:rsidRPr="00436B99">
                <w:rPr>
                  <w:sz w:val="20"/>
                  <w:szCs w:val="20"/>
                </w:rPr>
                <w:delText>13</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18BCBD" w14:textId="77777777" w:rsidR="00DE13E5" w:rsidRPr="00436B99" w:rsidRDefault="00DE13E5" w:rsidP="00E50A43">
            <w:pPr>
              <w:jc w:val="right"/>
              <w:rPr>
                <w:sz w:val="20"/>
                <w:szCs w:val="20"/>
                <w:vertAlign w:val="superscript"/>
                <w:del w:id="1248" w:author="Claude (G3 revision)" w:date="2026-08-04T00:00:00Z"/>
              </w:rPr>
            </w:pPr>
            <w:del w:id="1249" w:author="Claude (G3 revision)" w:date="2026-08-04T00:00:00Z">
              <w:r>
                <w:rPr>
                  <w:sz w:val="20"/>
                  <w:szCs w:val="20"/>
                </w:rPr>
                <w:delText>&lt;10</w:delText>
              </w:r>
            </w:del>
            <w:del w:id="1250" w:author="Claude (G3 revision)" w:date="2026-08-04T00:00:00Z">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0D4819" w14:textId="77777777" w:rsidR="00DE13E5" w:rsidRPr="00436B99" w:rsidRDefault="00DE13E5" w:rsidP="00E50A43">
            <w:pPr>
              <w:jc w:val="right"/>
              <w:rPr>
                <w:sz w:val="20"/>
                <w:szCs w:val="20"/>
                <w:del w:id="1251" w:author="Claude (G3 revision)" w:date="2026-08-04T00:00:00Z"/>
              </w:rPr>
            </w:pPr>
            <w:del w:id="1252" w:author="Claude (G3 revision)" w:date="2026-08-04T00:00:00Z">
              <w:r>
                <w:rPr>
                  <w:sz w:val="20"/>
                  <w:szCs w:val="20"/>
                </w:rPr>
                <w:delText>&lt;10</w:delText>
              </w:r>
            </w:del>
            <w:del w:id="1253" w:author="Claude (G3 revision)" w:date="2026-08-04T00:00:00Z">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93ABB8" w14:textId="77777777" w:rsidR="00DE13E5" w:rsidRPr="00436B99" w:rsidRDefault="00DE13E5" w:rsidP="00E50A43">
            <w:pPr>
              <w:jc w:val="right"/>
              <w:rPr>
                <w:sz w:val="20"/>
                <w:szCs w:val="20"/>
                <w:del w:id="1254" w:author="Claude (G3 revision)" w:date="2026-08-04T00:00:00Z"/>
              </w:rPr>
            </w:pPr>
            <w:del w:id="1255" w:author="Claude (G3 revision)" w:date="2026-08-04T00:00:00Z">
              <w:r w:rsidRPr="00436B99">
                <w:rPr>
                  <w:sz w:val="20"/>
                  <w:szCs w:val="20"/>
                </w:rPr>
                <w:delText>2</w:delText>
              </w:r>
            </w:del>
            <w:del w:id="1256" w:author="Claude (G3 revision)" w:date="2026-08-04T00:00:00Z">
              <w:r>
                <w:rPr>
                  <w:sz w:val="20"/>
                  <w:szCs w:val="20"/>
                </w:rPr>
                <w:delText>.</w:delText>
              </w:r>
            </w:del>
            <w:del w:id="1257" w:author="Claude (G3 revision)" w:date="2026-08-04T00:00:00Z">
              <w:r w:rsidRPr="00436B99">
                <w:rPr>
                  <w:sz w:val="20"/>
                  <w:szCs w:val="20"/>
                </w:rPr>
                <w:delText>43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2F7402" w14:textId="77777777" w:rsidR="00DE13E5" w:rsidRPr="00436B99" w:rsidRDefault="00DE13E5" w:rsidP="00E50A43">
            <w:pPr>
              <w:jc w:val="right"/>
              <w:rPr>
                <w:sz w:val="20"/>
                <w:szCs w:val="20"/>
                <w:del w:id="1258" w:author="Claude (G3 revision)" w:date="2026-08-04T00:00:00Z"/>
              </w:rPr>
            </w:pPr>
            <w:del w:id="1259" w:author="Claude (G3 revision)" w:date="2026-08-04T00:00:00Z">
              <w:r w:rsidRPr="00436B99">
                <w:rPr>
                  <w:sz w:val="20"/>
                  <w:szCs w:val="20"/>
                </w:rPr>
                <w:delText>0</w:delText>
              </w:r>
            </w:del>
            <w:del w:id="1260" w:author="Claude (G3 revision)" w:date="2026-08-04T00:00:00Z">
              <w:r>
                <w:rPr>
                  <w:sz w:val="20"/>
                  <w:szCs w:val="20"/>
                </w:rPr>
                <w:delText>.</w:delText>
              </w:r>
            </w:del>
            <w:del w:id="1261" w:author="Claude (G3 revision)" w:date="2026-08-04T00:00:00Z">
              <w:r w:rsidRPr="00436B99">
                <w:rPr>
                  <w:sz w:val="20"/>
                  <w:szCs w:val="20"/>
                </w:rPr>
                <w:delText>009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82331D" w14:textId="77777777" w:rsidR="00DE13E5" w:rsidRPr="00436B99" w:rsidRDefault="00DE13E5" w:rsidP="00E50A43">
            <w:pPr>
              <w:jc w:val="right"/>
              <w:rPr>
                <w:sz w:val="20"/>
                <w:szCs w:val="20"/>
                <w:del w:id="1262" w:author="Claude (G3 revision)" w:date="2026-08-04T00:00:00Z"/>
              </w:rPr>
            </w:pPr>
            <w:del w:id="1263" w:author="Claude (G3 revision)" w:date="2026-08-04T00:00:00Z">
              <w:r w:rsidRPr="00436B99">
                <w:rPr>
                  <w:sz w:val="20"/>
                  <w:szCs w:val="20"/>
                </w:rPr>
                <w:delText>0</w:delText>
              </w:r>
            </w:del>
            <w:del w:id="1264" w:author="Claude (G3 revision)" w:date="2026-08-04T00:00:00Z">
              <w:r>
                <w:rPr>
                  <w:sz w:val="20"/>
                  <w:szCs w:val="20"/>
                </w:rPr>
                <w:delText>.</w:delText>
              </w:r>
            </w:del>
            <w:del w:id="1265" w:author="Claude (G3 revision)" w:date="2026-08-04T00:00:00Z">
              <w:r w:rsidRPr="00436B99">
                <w:rPr>
                  <w:sz w:val="20"/>
                  <w:szCs w:val="20"/>
                </w:rPr>
                <w:delText>877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EFB6D5" w14:textId="2AB16E15" w:rsidR="00DE13E5" w:rsidRPr="00436B99" w:rsidRDefault="00DE13E5" w:rsidP="00E50A43">
            <w:pPr>
              <w:jc w:val="right"/>
              <w:rPr>
                <w:sz w:val="20"/>
                <w:szCs w:val="20"/>
                <w:del w:id="1266" w:author="Claude (G3 revision)" w:date="2026-08-04T00:00:00Z"/>
              </w:rPr>
            </w:pPr>
            <w:del w:id="1267" w:author="Claude (G3 revision)" w:date="2026-08-04T00:00:00Z">
              <w:r w:rsidRPr="00436B99">
                <w:rPr>
                  <w:sz w:val="20"/>
                  <w:szCs w:val="20"/>
                </w:rPr>
                <w:delText>0</w:delText>
              </w:r>
            </w:del>
            <w:del w:id="1268" w:author="Claude (G3 revision)" w:date="2026-08-04T00:00:00Z">
              <w:r>
                <w:rPr>
                  <w:sz w:val="20"/>
                  <w:szCs w:val="20"/>
                </w:rPr>
                <w:delText>.</w:delText>
              </w:r>
            </w:del>
            <w:del w:id="1269" w:author="Claude (G3 revision)" w:date="2026-08-04T00:00:00Z">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45BC55" w14:textId="77777777" w:rsidR="00DE13E5" w:rsidRPr="00436B99" w:rsidRDefault="00DE13E5" w:rsidP="00E50A43">
            <w:pPr>
              <w:jc w:val="right"/>
              <w:rPr>
                <w:sz w:val="20"/>
                <w:szCs w:val="20"/>
                <w:del w:id="1270" w:author="Claude (G3 revision)" w:date="2026-08-04T00:00:00Z"/>
              </w:rPr>
            </w:pPr>
            <w:del w:id="1271" w:author="Claude (G3 revision)" w:date="2026-08-04T00:00:00Z">
              <w:r w:rsidRPr="00436B99">
                <w:rPr>
                  <w:sz w:val="20"/>
                  <w:szCs w:val="20"/>
                </w:rPr>
                <w:delText>0</w:delText>
              </w:r>
            </w:del>
            <w:del w:id="1272" w:author="Claude (G3 revision)" w:date="2026-08-04T00:00:00Z">
              <w:r>
                <w:rPr>
                  <w:sz w:val="20"/>
                  <w:szCs w:val="20"/>
                </w:rPr>
                <w:delText>.</w:delText>
              </w:r>
            </w:del>
            <w:del w:id="1273" w:author="Claude (G3 revision)" w:date="2026-08-04T00:00:00Z">
              <w:r w:rsidRPr="00436B99">
                <w:rPr>
                  <w:sz w:val="20"/>
                  <w:szCs w:val="20"/>
                </w:rPr>
                <w:delText>004</w:delText>
              </w:r>
            </w:del>
          </w:p>
        </w:tc>
      </w:tr>
      <w:tr w:rsidR="00A821EB" w:rsidRPr="00436B99" w14:paraId="127788EE" w14:textId="77777777" w:rsidTr="00E50A43">
        <w:trPr>
          <w:trHeight w:val="150"/>
          <w:del w:id="1274"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7B9E97" w14:textId="77777777" w:rsidR="00DE13E5" w:rsidRPr="00436B99" w:rsidRDefault="00DE13E5" w:rsidP="00E50A43">
            <w:pPr>
              <w:jc w:val="right"/>
              <w:rPr>
                <w:b/>
                <w:bCs/>
                <w:sz w:val="20"/>
                <w:szCs w:val="20"/>
                <w:del w:id="1275" w:author="Claude (G3 revision)" w:date="2026-08-04T00:00:00Z"/>
              </w:rPr>
            </w:pPr>
            <w:del w:id="1276" w:author="Claude (G3 revision)" w:date="2026-08-04T00:00:00Z">
              <w:r w:rsidRPr="00436B99">
                <w:rPr>
                  <w:b/>
                  <w:bCs/>
                  <w:sz w:val="20"/>
                  <w:szCs w:val="20"/>
                </w:rPr>
                <w:delText>LTR</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7FD275" w14:textId="77777777" w:rsidR="00DE13E5" w:rsidRPr="00436B99" w:rsidRDefault="00DE13E5" w:rsidP="00E50A43">
            <w:pPr>
              <w:jc w:val="right"/>
              <w:rPr>
                <w:sz w:val="20"/>
                <w:szCs w:val="20"/>
                <w:del w:id="1277" w:author="Claude (G3 revision)" w:date="2026-08-04T00:00:00Z"/>
              </w:rPr>
            </w:pPr>
            <w:del w:id="1278" w:author="Claude (G3 revision)" w:date="2026-08-04T00:00:00Z">
              <w:r w:rsidRPr="00436B99">
                <w:rPr>
                  <w:sz w:val="20"/>
                  <w:szCs w:val="20"/>
                </w:rPr>
                <w:delText>51103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B9B6E9" w14:textId="77777777" w:rsidR="00DE13E5" w:rsidRPr="00436B99" w:rsidRDefault="00DE13E5" w:rsidP="00E50A43">
            <w:pPr>
              <w:jc w:val="right"/>
              <w:rPr>
                <w:sz w:val="20"/>
                <w:szCs w:val="20"/>
                <w:del w:id="1279" w:author="Claude (G3 revision)" w:date="2026-08-04T00:00:00Z"/>
              </w:rPr>
            </w:pPr>
            <w:del w:id="1280" w:author="Claude (G3 revision)" w:date="2026-08-04T00:00:00Z">
              <w:r w:rsidRPr="00436B99">
                <w:rPr>
                  <w:sz w:val="20"/>
                  <w:szCs w:val="20"/>
                </w:rPr>
                <w:delText>531410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AACB68" w14:textId="77777777" w:rsidR="00DE13E5" w:rsidRPr="00436B99" w:rsidRDefault="00DE13E5" w:rsidP="00E50A43">
            <w:pPr>
              <w:jc w:val="right"/>
              <w:rPr>
                <w:sz w:val="20"/>
                <w:szCs w:val="20"/>
                <w:del w:id="1281" w:author="Claude (G3 revision)" w:date="2026-08-04T00:00:00Z"/>
              </w:rPr>
            </w:pPr>
            <w:del w:id="1282" w:author="Claude (G3 revision)" w:date="2026-08-04T00:00:00Z">
              <w:r w:rsidRPr="00436B99">
                <w:rPr>
                  <w:sz w:val="20"/>
                  <w:szCs w:val="20"/>
                </w:rPr>
                <w:delText>1</w:delText>
              </w:r>
            </w:del>
            <w:del w:id="1283" w:author="Claude (G3 revision)" w:date="2026-08-04T00:00:00Z">
              <w:r>
                <w:rPr>
                  <w:sz w:val="20"/>
                  <w:szCs w:val="20"/>
                </w:rPr>
                <w:delText>.</w:delText>
              </w:r>
            </w:del>
            <w:del w:id="1284" w:author="Claude (G3 revision)" w:date="2026-08-04T00:00:00Z">
              <w:r w:rsidRPr="00436B99">
                <w:rPr>
                  <w:sz w:val="20"/>
                  <w:szCs w:val="20"/>
                </w:rPr>
                <w:delText>11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4A288D" w14:textId="77777777" w:rsidR="00DE13E5" w:rsidRPr="00436B99" w:rsidRDefault="00DE13E5" w:rsidP="00E50A43">
            <w:pPr>
              <w:jc w:val="right"/>
              <w:rPr>
                <w:sz w:val="20"/>
                <w:szCs w:val="20"/>
                <w:del w:id="1285" w:author="Claude (G3 revision)" w:date="2026-08-04T00:00:00Z"/>
              </w:rPr>
            </w:pPr>
            <w:del w:id="1286" w:author="Claude (G3 revision)" w:date="2026-08-04T00:00:00Z">
              <w:r w:rsidRPr="00436B99">
                <w:rPr>
                  <w:sz w:val="20"/>
                  <w:szCs w:val="20"/>
                </w:rPr>
                <w:delText>6</w:delText>
              </w:r>
            </w:del>
            <w:del w:id="1287" w:author="Claude (G3 revision)" w:date="2026-08-04T00:00:00Z">
              <w:r>
                <w:rPr>
                  <w:sz w:val="20"/>
                  <w:szCs w:val="20"/>
                </w:rPr>
                <w:delText>.</w:delText>
              </w:r>
            </w:del>
            <w:del w:id="1288" w:author="Claude (G3 revision)" w:date="2026-08-04T00:00:00Z">
              <w:r w:rsidRPr="00436B99">
                <w:rPr>
                  <w:sz w:val="20"/>
                  <w:szCs w:val="20"/>
                </w:rPr>
                <w:delText>3</w:delText>
              </w:r>
            </w:del>
            <w:del w:id="1289" w:author="Claude (G3 revision)" w:date="2026-08-04T00:00:00Z">
              <w:r>
                <w:rPr>
                  <w:sz w:val="20"/>
                  <w:szCs w:val="20"/>
                </w:rPr>
                <w:delText>*10</w:delText>
              </w:r>
            </w:del>
            <w:del w:id="1290" w:author="Claude (G3 revision)" w:date="2026-08-04T00:00:00Z">
              <w:r>
                <w:rPr>
                  <w:sz w:val="20"/>
                  <w:szCs w:val="20"/>
                  <w:vertAlign w:val="superscript"/>
                </w:rPr>
                <w:delText>-112</w:delText>
              </w:r>
            </w:del>
            <w:del w:id="1291" w:author="Claude (G3 revision)" w:date="2026-08-04T00:00:00Z">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0285EA" w14:textId="77777777" w:rsidR="00DE13E5" w:rsidRPr="00436B99" w:rsidRDefault="00DE13E5" w:rsidP="00E50A43">
            <w:pPr>
              <w:jc w:val="right"/>
              <w:rPr>
                <w:sz w:val="20"/>
                <w:szCs w:val="20"/>
                <w:del w:id="1292" w:author="Claude (G3 revision)" w:date="2026-08-04T00:00:00Z"/>
              </w:rPr>
            </w:pPr>
            <w:del w:id="1293" w:author="Claude (G3 revision)" w:date="2026-08-04T00:00:00Z">
              <w:r w:rsidRPr="00436B99">
                <w:rPr>
                  <w:sz w:val="20"/>
                  <w:szCs w:val="20"/>
                </w:rPr>
                <w:delText>7</w:delText>
              </w:r>
            </w:del>
            <w:del w:id="1294" w:author="Claude (G3 revision)" w:date="2026-08-04T00:00:00Z">
              <w:r>
                <w:rPr>
                  <w:sz w:val="20"/>
                  <w:szCs w:val="20"/>
                </w:rPr>
                <w:delText>.6*10</w:delText>
              </w:r>
            </w:del>
            <w:del w:id="1295" w:author="Claude (G3 revision)" w:date="2026-08-04T00:00:00Z">
              <w:r>
                <w:rPr>
                  <w:sz w:val="20"/>
                  <w:szCs w:val="20"/>
                  <w:vertAlign w:val="superscript"/>
                </w:rPr>
                <w:delText>-112</w:delText>
              </w:r>
            </w:del>
            <w:del w:id="1296" w:author="Claude (G3 revision)" w:date="2026-08-04T00:00:00Z">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D80993" w14:textId="77777777" w:rsidR="00DE13E5" w:rsidRPr="00436B99" w:rsidRDefault="00DE13E5" w:rsidP="00E50A43">
            <w:pPr>
              <w:jc w:val="right"/>
              <w:rPr>
                <w:sz w:val="20"/>
                <w:szCs w:val="20"/>
                <w:del w:id="1297" w:author="Claude (G3 revision)" w:date="2026-08-04T00:00:00Z"/>
              </w:rPr>
            </w:pPr>
            <w:del w:id="1298" w:author="Claude (G3 revision)" w:date="2026-08-04T00:00:00Z">
              <w:r w:rsidRPr="00436B99">
                <w:rPr>
                  <w:sz w:val="20"/>
                  <w:szCs w:val="20"/>
                </w:rPr>
                <w:delText>1</w:delText>
              </w:r>
            </w:del>
            <w:del w:id="1299" w:author="Claude (G3 revision)" w:date="2026-08-04T00:00:00Z">
              <w:r>
                <w:rPr>
                  <w:sz w:val="20"/>
                  <w:szCs w:val="20"/>
                </w:rPr>
                <w:delText>.</w:delText>
              </w:r>
            </w:del>
            <w:del w:id="1300" w:author="Claude (G3 revision)" w:date="2026-08-04T00:00:00Z">
              <w:r w:rsidRPr="00436B99">
                <w:rPr>
                  <w:sz w:val="20"/>
                  <w:szCs w:val="20"/>
                </w:rPr>
                <w:delText>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F3FC4A" w14:textId="77777777" w:rsidR="00DE13E5" w:rsidRPr="00436B99" w:rsidRDefault="00DE13E5" w:rsidP="00E50A43">
            <w:pPr>
              <w:jc w:val="right"/>
              <w:rPr>
                <w:sz w:val="20"/>
                <w:szCs w:val="20"/>
                <w:del w:id="1301" w:author="Claude (G3 revision)" w:date="2026-08-04T00:00:00Z"/>
              </w:rPr>
            </w:pPr>
            <w:del w:id="1302" w:author="Claude (G3 revision)" w:date="2026-08-04T00:00:00Z">
              <w:r w:rsidRPr="00436B99">
                <w:rPr>
                  <w:sz w:val="20"/>
                  <w:szCs w:val="20"/>
                </w:rPr>
                <w:delText>0</w:delText>
              </w:r>
            </w:del>
            <w:del w:id="1303" w:author="Claude (G3 revision)" w:date="2026-08-04T00:00:00Z">
              <w:r>
                <w:rPr>
                  <w:sz w:val="20"/>
                  <w:szCs w:val="20"/>
                </w:rPr>
                <w:delText>.</w:delText>
              </w:r>
            </w:del>
            <w:del w:id="1304" w:author="Claude (G3 revision)" w:date="2026-08-04T00:00:00Z">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2249A0" w14:textId="77777777" w:rsidR="00DE13E5" w:rsidRPr="00436B99" w:rsidRDefault="00DE13E5" w:rsidP="00E50A43">
            <w:pPr>
              <w:jc w:val="right"/>
              <w:rPr>
                <w:sz w:val="20"/>
                <w:szCs w:val="20"/>
                <w:del w:id="1305" w:author="Claude (G3 revision)" w:date="2026-08-04T00:00:00Z"/>
              </w:rPr>
            </w:pPr>
            <w:del w:id="1306" w:author="Claude (G3 revision)" w:date="2026-08-04T00:00:00Z">
              <w:r w:rsidRPr="00436B99">
                <w:rPr>
                  <w:sz w:val="20"/>
                  <w:szCs w:val="20"/>
                </w:rPr>
                <w:delText>0</w:delText>
              </w:r>
            </w:del>
            <w:del w:id="1307" w:author="Claude (G3 revision)" w:date="2026-08-04T00:00:00Z">
              <w:r>
                <w:rPr>
                  <w:sz w:val="20"/>
                  <w:szCs w:val="20"/>
                </w:rPr>
                <w:delText>.</w:delText>
              </w:r>
            </w:del>
            <w:del w:id="1308" w:author="Claude (G3 revision)" w:date="2026-08-04T00:00:00Z">
              <w:r w:rsidRPr="00436B99">
                <w:rPr>
                  <w:sz w:val="20"/>
                  <w:szCs w:val="20"/>
                </w:rPr>
                <w:delText>667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6F2F15" w14:textId="64A885B3" w:rsidR="00DE13E5" w:rsidRPr="00436B99" w:rsidRDefault="00DE13E5" w:rsidP="00E50A43">
            <w:pPr>
              <w:jc w:val="right"/>
              <w:rPr>
                <w:sz w:val="20"/>
                <w:szCs w:val="20"/>
                <w:del w:id="1309" w:author="Claude (G3 revision)" w:date="2026-08-04T00:00:00Z"/>
              </w:rPr>
            </w:pPr>
            <w:del w:id="1310" w:author="Claude (G3 revision)" w:date="2026-08-04T00:00:00Z">
              <w:r w:rsidRPr="00436B99">
                <w:rPr>
                  <w:sz w:val="20"/>
                  <w:szCs w:val="20"/>
                </w:rPr>
                <w:delText>0</w:delText>
              </w:r>
            </w:del>
            <w:del w:id="1311" w:author="Claude (G3 revision)" w:date="2026-08-04T00:00:00Z">
              <w:r>
                <w:rPr>
                  <w:sz w:val="20"/>
                  <w:szCs w:val="20"/>
                </w:rPr>
                <w:delText>.</w:delText>
              </w:r>
            </w:del>
            <w:del w:id="1312" w:author="Claude (G3 revision)" w:date="2026-08-04T00:00:00Z">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6DF5B3" w14:textId="77777777" w:rsidR="00DE13E5" w:rsidRPr="00436B99" w:rsidRDefault="00DE13E5" w:rsidP="00E50A43">
            <w:pPr>
              <w:jc w:val="right"/>
              <w:rPr>
                <w:sz w:val="20"/>
                <w:szCs w:val="20"/>
                <w:del w:id="1313" w:author="Claude (G3 revision)" w:date="2026-08-04T00:00:00Z"/>
              </w:rPr>
            </w:pPr>
            <w:del w:id="1314" w:author="Claude (G3 revision)" w:date="2026-08-04T00:00:00Z">
              <w:r w:rsidRPr="00436B99">
                <w:rPr>
                  <w:sz w:val="20"/>
                  <w:szCs w:val="20"/>
                </w:rPr>
                <w:delText>0</w:delText>
              </w:r>
            </w:del>
            <w:del w:id="1315" w:author="Claude (G3 revision)" w:date="2026-08-04T00:00:00Z">
              <w:r>
                <w:rPr>
                  <w:sz w:val="20"/>
                  <w:szCs w:val="20"/>
                </w:rPr>
                <w:delText>.</w:delText>
              </w:r>
            </w:del>
            <w:del w:id="1316" w:author="Claude (G3 revision)" w:date="2026-08-04T00:00:00Z">
              <w:r w:rsidRPr="00436B99">
                <w:rPr>
                  <w:sz w:val="20"/>
                  <w:szCs w:val="20"/>
                </w:rPr>
                <w:delText>004</w:delText>
              </w:r>
            </w:del>
          </w:p>
        </w:tc>
      </w:tr>
      <w:tr w:rsidR="00A821EB" w:rsidRPr="00436B99" w14:paraId="06E594EC" w14:textId="77777777" w:rsidTr="00E50A43">
        <w:trPr>
          <w:trHeight w:val="48"/>
          <w:del w:id="1317"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CCDA95" w14:textId="77777777" w:rsidR="00DE13E5" w:rsidRPr="00436B99" w:rsidRDefault="00DE13E5" w:rsidP="00E50A43">
            <w:pPr>
              <w:jc w:val="right"/>
              <w:rPr>
                <w:b/>
                <w:bCs/>
                <w:sz w:val="20"/>
                <w:szCs w:val="20"/>
                <w:del w:id="1318" w:author="Claude (G3 revision)" w:date="2026-08-04T00:00:00Z"/>
              </w:rPr>
            </w:pPr>
            <w:del w:id="1319" w:author="Claude (G3 revision)" w:date="2026-08-04T00:00:00Z">
              <w:r w:rsidRPr="00436B99">
                <w:rPr>
                  <w:b/>
                  <w:bCs/>
                  <w:sz w:val="20"/>
                  <w:szCs w:val="20"/>
                </w:rPr>
                <w:delText>SINE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EA463A" w14:textId="77777777" w:rsidR="00DE13E5" w:rsidRPr="00436B99" w:rsidRDefault="00DE13E5" w:rsidP="00E50A43">
            <w:pPr>
              <w:jc w:val="right"/>
              <w:rPr>
                <w:sz w:val="20"/>
                <w:szCs w:val="20"/>
                <w:del w:id="1320" w:author="Claude (G3 revision)" w:date="2026-08-04T00:00:00Z"/>
              </w:rPr>
            </w:pPr>
            <w:del w:id="1321" w:author="Claude (G3 revision)" w:date="2026-08-04T00:00:00Z">
              <w:r w:rsidRPr="00436B99">
                <w:rPr>
                  <w:sz w:val="20"/>
                  <w:szCs w:val="20"/>
                </w:rPr>
                <w:delText>302480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951B31" w14:textId="77777777" w:rsidR="00DE13E5" w:rsidRPr="00436B99" w:rsidRDefault="00DE13E5" w:rsidP="00E50A43">
            <w:pPr>
              <w:jc w:val="right"/>
              <w:rPr>
                <w:sz w:val="20"/>
                <w:szCs w:val="20"/>
                <w:del w:id="1322" w:author="Claude (G3 revision)" w:date="2026-08-04T00:00:00Z"/>
              </w:rPr>
            </w:pPr>
            <w:del w:id="1323" w:author="Claude (G3 revision)" w:date="2026-08-04T00:00:00Z">
              <w:r w:rsidRPr="00436B99">
                <w:rPr>
                  <w:sz w:val="20"/>
                  <w:szCs w:val="20"/>
                </w:rPr>
                <w:delText>1706485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40E930" w14:textId="77777777" w:rsidR="00DE13E5" w:rsidRPr="00436B99" w:rsidRDefault="00DE13E5" w:rsidP="00E50A43">
            <w:pPr>
              <w:jc w:val="right"/>
              <w:rPr>
                <w:sz w:val="20"/>
                <w:szCs w:val="20"/>
                <w:del w:id="1324" w:author="Claude (G3 revision)" w:date="2026-08-04T00:00:00Z"/>
              </w:rPr>
            </w:pPr>
            <w:del w:id="1325" w:author="Claude (G3 revision)" w:date="2026-08-04T00:00:00Z">
              <w:r w:rsidRPr="00436B99">
                <w:rPr>
                  <w:sz w:val="20"/>
                  <w:szCs w:val="20"/>
                </w:rPr>
                <w:delText>2</w:delText>
              </w:r>
            </w:del>
            <w:del w:id="1326" w:author="Claude (G3 revision)" w:date="2026-08-04T00:00:00Z">
              <w:r>
                <w:rPr>
                  <w:sz w:val="20"/>
                  <w:szCs w:val="20"/>
                </w:rPr>
                <w:delText>.</w:delText>
              </w:r>
            </w:del>
            <w:del w:id="1327" w:author="Claude (G3 revision)" w:date="2026-08-04T00:00:00Z">
              <w:r w:rsidRPr="00436B99">
                <w:rPr>
                  <w:sz w:val="20"/>
                  <w:szCs w:val="20"/>
                </w:rPr>
                <w:delText>25</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3EADBA" w14:textId="77777777" w:rsidR="00DE13E5" w:rsidRPr="00436B99" w:rsidRDefault="00DE13E5" w:rsidP="00E50A43">
            <w:pPr>
              <w:jc w:val="right"/>
              <w:rPr>
                <w:sz w:val="20"/>
                <w:szCs w:val="20"/>
                <w:del w:id="1328" w:author="Claude (G3 revision)" w:date="2026-08-04T00:00:00Z"/>
              </w:rPr>
            </w:pPr>
            <w:del w:id="1329" w:author="Claude (G3 revision)" w:date="2026-08-04T00:00:00Z">
              <w:r>
                <w:rPr>
                  <w:sz w:val="20"/>
                  <w:szCs w:val="20"/>
                </w:rPr>
                <w:delText>&lt;10</w:delText>
              </w:r>
            </w:del>
            <w:del w:id="1330" w:author="Claude (G3 revision)" w:date="2026-08-04T00:00:00Z">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9BA9DE" w14:textId="77777777" w:rsidR="00DE13E5" w:rsidRPr="00436B99" w:rsidRDefault="00DE13E5" w:rsidP="00E50A43">
            <w:pPr>
              <w:jc w:val="right"/>
              <w:rPr>
                <w:sz w:val="20"/>
                <w:szCs w:val="20"/>
                <w:del w:id="1331" w:author="Claude (G3 revision)" w:date="2026-08-04T00:00:00Z"/>
              </w:rPr>
            </w:pPr>
            <w:del w:id="1332" w:author="Claude (G3 revision)" w:date="2026-08-04T00:00:00Z">
              <w:r>
                <w:rPr>
                  <w:sz w:val="20"/>
                  <w:szCs w:val="20"/>
                </w:rPr>
                <w:delText>&lt;10</w:delText>
              </w:r>
            </w:del>
            <w:del w:id="1333" w:author="Claude (G3 revision)" w:date="2026-08-04T00:00:00Z">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D04F56" w14:textId="77777777" w:rsidR="00DE13E5" w:rsidRPr="00436B99" w:rsidRDefault="00DE13E5" w:rsidP="00E50A43">
            <w:pPr>
              <w:jc w:val="right"/>
              <w:rPr>
                <w:sz w:val="20"/>
                <w:szCs w:val="20"/>
                <w:del w:id="1334" w:author="Claude (G3 revision)" w:date="2026-08-04T00:00:00Z"/>
              </w:rPr>
            </w:pPr>
            <w:del w:id="1335" w:author="Claude (G3 revision)" w:date="2026-08-04T00:00:00Z">
              <w:r w:rsidRPr="00436B99">
                <w:rPr>
                  <w:sz w:val="20"/>
                  <w:szCs w:val="20"/>
                </w:rPr>
                <w:delText>1</w:delText>
              </w:r>
            </w:del>
            <w:del w:id="1336" w:author="Claude (G3 revision)" w:date="2026-08-04T00:00:00Z">
              <w:r>
                <w:rPr>
                  <w:sz w:val="20"/>
                  <w:szCs w:val="20"/>
                </w:rPr>
                <w:delText>.</w:delText>
              </w:r>
            </w:del>
            <w:del w:id="1337" w:author="Claude (G3 revision)" w:date="2026-08-04T00:00:00Z">
              <w:r w:rsidRPr="00436B99">
                <w:rPr>
                  <w:sz w:val="20"/>
                  <w:szCs w:val="20"/>
                </w:rPr>
                <w:delText>53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807E18" w14:textId="77777777" w:rsidR="00DE13E5" w:rsidRPr="00436B99" w:rsidRDefault="00DE13E5" w:rsidP="00E50A43">
            <w:pPr>
              <w:jc w:val="right"/>
              <w:rPr>
                <w:sz w:val="20"/>
                <w:szCs w:val="20"/>
                <w:del w:id="1338" w:author="Claude (G3 revision)" w:date="2026-08-04T00:00:00Z"/>
              </w:rPr>
            </w:pPr>
            <w:del w:id="1339" w:author="Claude (G3 revision)" w:date="2026-08-04T00:00:00Z">
              <w:r w:rsidRPr="00436B99">
                <w:rPr>
                  <w:sz w:val="20"/>
                  <w:szCs w:val="20"/>
                </w:rPr>
                <w:delText>0</w:delText>
              </w:r>
            </w:del>
            <w:del w:id="1340" w:author="Claude (G3 revision)" w:date="2026-08-04T00:00:00Z">
              <w:r>
                <w:rPr>
                  <w:sz w:val="20"/>
                  <w:szCs w:val="20"/>
                </w:rPr>
                <w:delText>.</w:delText>
              </w:r>
            </w:del>
            <w:del w:id="1341" w:author="Claude (G3 revision)" w:date="2026-08-04T00:00:00Z">
              <w:r w:rsidRPr="00436B99">
                <w:rPr>
                  <w:sz w:val="20"/>
                  <w:szCs w:val="20"/>
                </w:rPr>
                <w:delText>005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722F1E" w14:textId="77777777" w:rsidR="00DE13E5" w:rsidRPr="00436B99" w:rsidRDefault="00DE13E5" w:rsidP="00E50A43">
            <w:pPr>
              <w:jc w:val="right"/>
              <w:rPr>
                <w:sz w:val="20"/>
                <w:szCs w:val="20"/>
                <w:del w:id="1342" w:author="Claude (G3 revision)" w:date="2026-08-04T00:00:00Z"/>
              </w:rPr>
            </w:pPr>
            <w:del w:id="1343" w:author="Claude (G3 revision)" w:date="2026-08-04T00:00:00Z">
              <w:r w:rsidRPr="00436B99">
                <w:rPr>
                  <w:sz w:val="20"/>
                  <w:szCs w:val="20"/>
                </w:rPr>
                <w:delText>1</w:delText>
              </w:r>
            </w:del>
            <w:del w:id="1344" w:author="Claude (G3 revision)" w:date="2026-08-04T00:00:00Z">
              <w:r>
                <w:rPr>
                  <w:sz w:val="20"/>
                  <w:szCs w:val="20"/>
                </w:rPr>
                <w:delText>.</w:delText>
              </w:r>
            </w:del>
            <w:del w:id="1345" w:author="Claude (G3 revision)" w:date="2026-08-04T00:00:00Z">
              <w:r w:rsidRPr="00436B99">
                <w:rPr>
                  <w:sz w:val="20"/>
                  <w:szCs w:val="20"/>
                </w:rPr>
                <w:delText>468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8667EA" w14:textId="77777777" w:rsidR="00DE13E5" w:rsidRPr="00436B99" w:rsidRDefault="00DE13E5" w:rsidP="00E50A43">
            <w:pPr>
              <w:jc w:val="right"/>
              <w:rPr>
                <w:sz w:val="20"/>
                <w:szCs w:val="20"/>
                <w:del w:id="1346" w:author="Claude (G3 revision)" w:date="2026-08-04T00:00:00Z"/>
              </w:rPr>
            </w:pPr>
            <w:del w:id="1347" w:author="Claude (G3 revision)" w:date="2026-08-04T00:00:00Z">
              <w:r w:rsidRPr="00436B99">
                <w:rPr>
                  <w:sz w:val="20"/>
                  <w:szCs w:val="20"/>
                </w:rPr>
                <w:delText>0</w:delText>
              </w:r>
            </w:del>
            <w:del w:id="1348" w:author="Claude (G3 revision)" w:date="2026-08-04T00:00:00Z">
              <w:r>
                <w:rPr>
                  <w:sz w:val="20"/>
                  <w:szCs w:val="20"/>
                </w:rPr>
                <w:delText>.</w:delText>
              </w:r>
            </w:del>
            <w:del w:id="1349" w:author="Claude (G3 revision)" w:date="2026-08-04T00:00:00Z">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4D69ED" w14:textId="77777777" w:rsidR="00DE13E5" w:rsidRPr="00436B99" w:rsidRDefault="00DE13E5" w:rsidP="00E50A43">
            <w:pPr>
              <w:jc w:val="right"/>
              <w:rPr>
                <w:sz w:val="20"/>
                <w:szCs w:val="20"/>
                <w:del w:id="1350" w:author="Claude (G3 revision)" w:date="2026-08-04T00:00:00Z"/>
              </w:rPr>
            </w:pPr>
            <w:del w:id="1351" w:author="Claude (G3 revision)" w:date="2026-08-04T00:00:00Z">
              <w:r w:rsidRPr="00436B99">
                <w:rPr>
                  <w:sz w:val="20"/>
                  <w:szCs w:val="20"/>
                </w:rPr>
                <w:delText>0</w:delText>
              </w:r>
            </w:del>
            <w:del w:id="1352" w:author="Claude (G3 revision)" w:date="2026-08-04T00:00:00Z">
              <w:r>
                <w:rPr>
                  <w:sz w:val="20"/>
                  <w:szCs w:val="20"/>
                </w:rPr>
                <w:delText>.</w:delText>
              </w:r>
            </w:del>
            <w:del w:id="1353" w:author="Claude (G3 revision)" w:date="2026-08-04T00:00:00Z">
              <w:r w:rsidRPr="00436B99">
                <w:rPr>
                  <w:sz w:val="20"/>
                  <w:szCs w:val="20"/>
                </w:rPr>
                <w:delText>004</w:delText>
              </w:r>
            </w:del>
          </w:p>
        </w:tc>
      </w:tr>
      <w:tr w:rsidR="00A821EB" w:rsidRPr="00436B99" w14:paraId="713B1B10" w14:textId="77777777" w:rsidTr="00E50A43">
        <w:trPr>
          <w:trHeight w:val="90"/>
          <w:del w:id="1354"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8EE3E6" w14:textId="77777777" w:rsidR="00DE13E5" w:rsidRPr="00436B99" w:rsidRDefault="00DE13E5" w:rsidP="00E50A43">
            <w:pPr>
              <w:jc w:val="right"/>
              <w:rPr>
                <w:b/>
                <w:bCs/>
                <w:sz w:val="20"/>
                <w:szCs w:val="20"/>
                <w:del w:id="1355" w:author="Claude (G3 revision)" w:date="2026-08-04T00:00:00Z"/>
              </w:rPr>
            </w:pPr>
            <w:del w:id="1356" w:author="Claude (G3 revision)" w:date="2026-08-04T00:00:00Z">
              <w:r w:rsidRPr="00436B99">
                <w:rPr>
                  <w:b/>
                  <w:bCs/>
                  <w:sz w:val="20"/>
                  <w:szCs w:val="20"/>
                </w:rPr>
                <w:delText>DNA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C9B0F0" w14:textId="77777777" w:rsidR="00DE13E5" w:rsidRPr="00436B99" w:rsidRDefault="00DE13E5" w:rsidP="00E50A43">
            <w:pPr>
              <w:jc w:val="right"/>
              <w:rPr>
                <w:sz w:val="20"/>
                <w:szCs w:val="20"/>
                <w:del w:id="1357" w:author="Claude (G3 revision)" w:date="2026-08-04T00:00:00Z"/>
              </w:rPr>
            </w:pPr>
            <w:del w:id="1358" w:author="Claude (G3 revision)" w:date="2026-08-04T00:00:00Z">
              <w:r w:rsidRPr="00436B99">
                <w:rPr>
                  <w:sz w:val="20"/>
                  <w:szCs w:val="20"/>
                </w:rPr>
                <w:delText>57684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95E4D7" w14:textId="77777777" w:rsidR="00DE13E5" w:rsidRPr="00436B99" w:rsidRDefault="00DE13E5" w:rsidP="00E50A43">
            <w:pPr>
              <w:jc w:val="right"/>
              <w:rPr>
                <w:sz w:val="20"/>
                <w:szCs w:val="20"/>
                <w:del w:id="1359" w:author="Claude (G3 revision)" w:date="2026-08-04T00:00:00Z"/>
              </w:rPr>
            </w:pPr>
            <w:del w:id="1360" w:author="Claude (G3 revision)" w:date="2026-08-04T00:00:00Z">
              <w:r w:rsidRPr="00436B99">
                <w:rPr>
                  <w:sz w:val="20"/>
                  <w:szCs w:val="20"/>
                </w:rPr>
                <w:delText>458177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78FD79" w14:textId="77777777" w:rsidR="00DE13E5" w:rsidRPr="00436B99" w:rsidRDefault="00DE13E5" w:rsidP="00E50A43">
            <w:pPr>
              <w:jc w:val="right"/>
              <w:rPr>
                <w:sz w:val="20"/>
                <w:szCs w:val="20"/>
                <w:del w:id="1361" w:author="Claude (G3 revision)" w:date="2026-08-04T00:00:00Z"/>
              </w:rPr>
            </w:pPr>
            <w:del w:id="1362" w:author="Claude (G3 revision)" w:date="2026-08-04T00:00:00Z">
              <w:r w:rsidRPr="00436B99">
                <w:rPr>
                  <w:sz w:val="20"/>
                  <w:szCs w:val="20"/>
                </w:rPr>
                <w:delText>1</w:delText>
              </w:r>
            </w:del>
            <w:del w:id="1363" w:author="Claude (G3 revision)" w:date="2026-08-04T00:00:00Z">
              <w:r>
                <w:rPr>
                  <w:sz w:val="20"/>
                  <w:szCs w:val="20"/>
                </w:rPr>
                <w:delText>.</w:delText>
              </w:r>
            </w:del>
            <w:del w:id="1364" w:author="Claude (G3 revision)" w:date="2026-08-04T00:00:00Z">
              <w:r w:rsidRPr="00436B99">
                <w:rPr>
                  <w:sz w:val="20"/>
                  <w:szCs w:val="20"/>
                </w:rPr>
                <w:delText>51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A0DE0E" w14:textId="77777777" w:rsidR="00DE13E5" w:rsidRPr="00436B99" w:rsidRDefault="00DE13E5" w:rsidP="00E50A43">
            <w:pPr>
              <w:jc w:val="right"/>
              <w:rPr>
                <w:sz w:val="20"/>
                <w:szCs w:val="20"/>
                <w:del w:id="1365" w:author="Claude (G3 revision)" w:date="2026-08-04T00:00:00Z"/>
              </w:rPr>
            </w:pPr>
            <w:del w:id="1366" w:author="Claude (G3 revision)" w:date="2026-08-04T00:00:00Z">
              <w:r>
                <w:rPr>
                  <w:sz w:val="20"/>
                  <w:szCs w:val="20"/>
                </w:rPr>
                <w:delText>&lt;10</w:delText>
              </w:r>
            </w:del>
            <w:del w:id="1367" w:author="Claude (G3 revision)" w:date="2026-08-04T00:00:00Z">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73836C" w14:textId="77777777" w:rsidR="00DE13E5" w:rsidRPr="00436B99" w:rsidRDefault="00DE13E5" w:rsidP="00E50A43">
            <w:pPr>
              <w:jc w:val="right"/>
              <w:rPr>
                <w:sz w:val="20"/>
                <w:szCs w:val="20"/>
                <w:del w:id="1368" w:author="Claude (G3 revision)" w:date="2026-08-04T00:00:00Z"/>
              </w:rPr>
            </w:pPr>
            <w:del w:id="1369" w:author="Claude (G3 revision)" w:date="2026-08-04T00:00:00Z">
              <w:r>
                <w:rPr>
                  <w:sz w:val="20"/>
                  <w:szCs w:val="20"/>
                </w:rPr>
                <w:delText>&lt;10</w:delText>
              </w:r>
            </w:del>
            <w:del w:id="1370" w:author="Claude (G3 revision)" w:date="2026-08-04T00:00:00Z">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8592E2" w14:textId="77777777" w:rsidR="00DE13E5" w:rsidRPr="00436B99" w:rsidRDefault="00DE13E5" w:rsidP="00E50A43">
            <w:pPr>
              <w:jc w:val="right"/>
              <w:rPr>
                <w:sz w:val="20"/>
                <w:szCs w:val="20"/>
                <w:del w:id="1371" w:author="Claude (G3 revision)" w:date="2026-08-04T00:00:00Z"/>
              </w:rPr>
            </w:pPr>
            <w:del w:id="1372" w:author="Claude (G3 revision)" w:date="2026-08-04T00:00:00Z">
              <w:r w:rsidRPr="00436B99">
                <w:rPr>
                  <w:sz w:val="20"/>
                  <w:szCs w:val="20"/>
                </w:rPr>
                <w:delText>1</w:delText>
              </w:r>
            </w:del>
            <w:del w:id="1373" w:author="Claude (G3 revision)" w:date="2026-08-04T00:00:00Z">
              <w:r>
                <w:rPr>
                  <w:sz w:val="20"/>
                  <w:szCs w:val="20"/>
                </w:rPr>
                <w:delText>.</w:delText>
              </w:r>
            </w:del>
            <w:del w:id="1374" w:author="Claude (G3 revision)" w:date="2026-08-04T00:00:00Z">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60E156" w14:textId="77777777" w:rsidR="00DE13E5" w:rsidRPr="00436B99" w:rsidRDefault="00DE13E5" w:rsidP="00E50A43">
            <w:pPr>
              <w:jc w:val="right"/>
              <w:rPr>
                <w:sz w:val="20"/>
                <w:szCs w:val="20"/>
                <w:del w:id="1375" w:author="Claude (G3 revision)" w:date="2026-08-04T00:00:00Z"/>
              </w:rPr>
            </w:pPr>
            <w:del w:id="1376" w:author="Claude (G3 revision)" w:date="2026-08-04T00:00:00Z">
              <w:r w:rsidRPr="00436B99">
                <w:rPr>
                  <w:sz w:val="20"/>
                  <w:szCs w:val="20"/>
                </w:rPr>
                <w:delText>0</w:delText>
              </w:r>
            </w:del>
            <w:del w:id="1377" w:author="Claude (G3 revision)" w:date="2026-08-04T00:00:00Z">
              <w:r>
                <w:rPr>
                  <w:sz w:val="20"/>
                  <w:szCs w:val="20"/>
                </w:rPr>
                <w:delText>.</w:delText>
              </w:r>
            </w:del>
            <w:del w:id="1378" w:author="Claude (G3 revision)" w:date="2026-08-04T00:00:00Z">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B1760A" w14:textId="77777777" w:rsidR="00DE13E5" w:rsidRPr="00436B99" w:rsidRDefault="00DE13E5" w:rsidP="00E50A43">
            <w:pPr>
              <w:jc w:val="right"/>
              <w:rPr>
                <w:sz w:val="20"/>
                <w:szCs w:val="20"/>
                <w:del w:id="1379" w:author="Claude (G3 revision)" w:date="2026-08-04T00:00:00Z"/>
              </w:rPr>
            </w:pPr>
            <w:del w:id="1380" w:author="Claude (G3 revision)" w:date="2026-08-04T00:00:00Z">
              <w:r w:rsidRPr="00436B99">
                <w:rPr>
                  <w:sz w:val="20"/>
                  <w:szCs w:val="20"/>
                </w:rPr>
                <w:delText>0</w:delText>
              </w:r>
            </w:del>
            <w:del w:id="1381" w:author="Claude (G3 revision)" w:date="2026-08-04T00:00:00Z">
              <w:r>
                <w:rPr>
                  <w:sz w:val="20"/>
                  <w:szCs w:val="20"/>
                </w:rPr>
                <w:delText>.</w:delText>
              </w:r>
            </w:del>
            <w:del w:id="1382" w:author="Claude (G3 revision)" w:date="2026-08-04T00:00:00Z">
              <w:r w:rsidRPr="00436B99">
                <w:rPr>
                  <w:sz w:val="20"/>
                  <w:szCs w:val="20"/>
                </w:rPr>
                <w:delText>938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0A104A" w14:textId="77777777" w:rsidR="00DE13E5" w:rsidRPr="00436B99" w:rsidRDefault="00DE13E5" w:rsidP="00E50A43">
            <w:pPr>
              <w:jc w:val="right"/>
              <w:rPr>
                <w:sz w:val="20"/>
                <w:szCs w:val="20"/>
                <w:del w:id="1383" w:author="Claude (G3 revision)" w:date="2026-08-04T00:00:00Z"/>
              </w:rPr>
            </w:pPr>
            <w:del w:id="1384" w:author="Claude (G3 revision)" w:date="2026-08-04T00:00:00Z">
              <w:r w:rsidRPr="00436B99">
                <w:rPr>
                  <w:sz w:val="20"/>
                  <w:szCs w:val="20"/>
                </w:rPr>
                <w:delText>0</w:delText>
              </w:r>
            </w:del>
            <w:del w:id="1385" w:author="Claude (G3 revision)" w:date="2026-08-04T00:00:00Z">
              <w:r>
                <w:rPr>
                  <w:sz w:val="20"/>
                  <w:szCs w:val="20"/>
                </w:rPr>
                <w:delText>.</w:delText>
              </w:r>
            </w:del>
            <w:del w:id="1386" w:author="Claude (G3 revision)" w:date="2026-08-04T00:00:00Z">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1F9244" w14:textId="77777777" w:rsidR="00DE13E5" w:rsidRPr="00436B99" w:rsidRDefault="00DE13E5" w:rsidP="00E50A43">
            <w:pPr>
              <w:jc w:val="right"/>
              <w:rPr>
                <w:sz w:val="20"/>
                <w:szCs w:val="20"/>
                <w:del w:id="1387" w:author="Claude (G3 revision)" w:date="2026-08-04T00:00:00Z"/>
              </w:rPr>
            </w:pPr>
            <w:del w:id="1388" w:author="Claude (G3 revision)" w:date="2026-08-04T00:00:00Z">
              <w:r w:rsidRPr="00436B99">
                <w:rPr>
                  <w:sz w:val="20"/>
                  <w:szCs w:val="20"/>
                </w:rPr>
                <w:delText>0</w:delText>
              </w:r>
            </w:del>
            <w:del w:id="1389" w:author="Claude (G3 revision)" w:date="2026-08-04T00:00:00Z">
              <w:r>
                <w:rPr>
                  <w:sz w:val="20"/>
                  <w:szCs w:val="20"/>
                </w:rPr>
                <w:delText>.</w:delText>
              </w:r>
            </w:del>
            <w:del w:id="1390" w:author="Claude (G3 revision)" w:date="2026-08-04T00:00:00Z">
              <w:r w:rsidRPr="00436B99">
                <w:rPr>
                  <w:sz w:val="20"/>
                  <w:szCs w:val="20"/>
                </w:rPr>
                <w:delText>004</w:delText>
              </w:r>
            </w:del>
          </w:p>
        </w:tc>
      </w:tr>
      <w:tr w:rsidR="00A821EB" w:rsidRPr="00436B99" w14:paraId="0AACF644" w14:textId="77777777" w:rsidTr="00E50A43">
        <w:trPr>
          <w:trHeight w:val="48"/>
          <w:del w:id="1391"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8A15EC" w14:textId="77777777" w:rsidR="00DE13E5" w:rsidRPr="00436B99" w:rsidRDefault="00DE13E5" w:rsidP="00E50A43">
            <w:pPr>
              <w:jc w:val="right"/>
              <w:rPr>
                <w:b/>
                <w:bCs/>
                <w:sz w:val="20"/>
                <w:szCs w:val="20"/>
                <w:del w:id="1392" w:author="Claude (G3 revision)" w:date="2026-08-04T00:00:00Z"/>
              </w:rPr>
            </w:pPr>
            <w:del w:id="1393" w:author="Claude (G3 revision)" w:date="2026-08-04T00:00:00Z">
              <w:r>
                <w:rPr>
                  <w:b/>
                  <w:bCs/>
                  <w:sz w:val="20"/>
                  <w:szCs w:val="20"/>
                </w:rPr>
                <w:delText>SVA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77C1CB" w14:textId="77777777" w:rsidR="00DE13E5" w:rsidRPr="00436B99" w:rsidRDefault="00DE13E5" w:rsidP="00E50A43">
            <w:pPr>
              <w:jc w:val="right"/>
              <w:rPr>
                <w:sz w:val="20"/>
                <w:szCs w:val="20"/>
                <w:del w:id="1394" w:author="Claude (G3 revision)" w:date="2026-08-04T00:00:00Z"/>
              </w:rPr>
            </w:pPr>
            <w:del w:id="1395" w:author="Claude (G3 revision)" w:date="2026-08-04T00:00:00Z">
              <w:r w:rsidRPr="00436B99">
                <w:rPr>
                  <w:sz w:val="20"/>
                  <w:szCs w:val="20"/>
                </w:rPr>
                <w:delText>1170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527865" w14:textId="77777777" w:rsidR="00DE13E5" w:rsidRPr="00436B99" w:rsidRDefault="00DE13E5" w:rsidP="00E50A43">
            <w:pPr>
              <w:jc w:val="right"/>
              <w:rPr>
                <w:sz w:val="20"/>
                <w:szCs w:val="20"/>
                <w:del w:id="1396" w:author="Claude (G3 revision)" w:date="2026-08-04T00:00:00Z"/>
              </w:rPr>
            </w:pPr>
            <w:del w:id="1397" w:author="Claude (G3 revision)" w:date="2026-08-04T00:00:00Z">
              <w:r w:rsidRPr="00436B99">
                <w:rPr>
                  <w:sz w:val="20"/>
                  <w:szCs w:val="20"/>
                </w:rPr>
                <w:delText>6274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E16087" w14:textId="77777777" w:rsidR="00DE13E5" w:rsidRPr="00436B99" w:rsidRDefault="00DE13E5" w:rsidP="00E50A43">
            <w:pPr>
              <w:jc w:val="right"/>
              <w:rPr>
                <w:sz w:val="20"/>
                <w:szCs w:val="20"/>
                <w:del w:id="1398" w:author="Claude (G3 revision)" w:date="2026-08-04T00:00:00Z"/>
              </w:rPr>
            </w:pPr>
            <w:del w:id="1399" w:author="Claude (G3 revision)" w:date="2026-08-04T00:00:00Z">
              <w:r w:rsidRPr="00436B99">
                <w:rPr>
                  <w:sz w:val="20"/>
                  <w:szCs w:val="20"/>
                </w:rPr>
                <w:delText>2</w:delText>
              </w:r>
            </w:del>
            <w:del w:id="1400" w:author="Claude (G3 revision)" w:date="2026-08-04T00:00:00Z">
              <w:r>
                <w:rPr>
                  <w:sz w:val="20"/>
                  <w:szCs w:val="20"/>
                </w:rPr>
                <w:delText>.</w:delText>
              </w:r>
            </w:del>
            <w:del w:id="1401" w:author="Claude (G3 revision)" w:date="2026-08-04T00:00:00Z">
              <w:r w:rsidRPr="00436B99">
                <w:rPr>
                  <w:sz w:val="20"/>
                  <w:szCs w:val="20"/>
                </w:rPr>
                <w:delText>40</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4110D4" w14:textId="77777777" w:rsidR="00DE13E5" w:rsidRPr="00436B99" w:rsidRDefault="00DE13E5" w:rsidP="00E50A43">
            <w:pPr>
              <w:jc w:val="right"/>
              <w:rPr>
                <w:sz w:val="20"/>
                <w:szCs w:val="20"/>
                <w:del w:id="1402" w:author="Claude (G3 revision)" w:date="2026-08-04T00:00:00Z"/>
              </w:rPr>
            </w:pPr>
            <w:del w:id="1403" w:author="Claude (G3 revision)" w:date="2026-08-04T00:00:00Z">
              <w:r>
                <w:rPr>
                  <w:sz w:val="20"/>
                  <w:szCs w:val="20"/>
                </w:rPr>
                <w:delText>9.</w:delText>
              </w:r>
            </w:del>
            <w:del w:id="1404" w:author="Claude (G3 revision)" w:date="2026-08-04T00:00:00Z">
              <w:r w:rsidRPr="00436B99">
                <w:rPr>
                  <w:sz w:val="20"/>
                  <w:szCs w:val="20"/>
                </w:rPr>
                <w:delText>3</w:delText>
              </w:r>
            </w:del>
            <w:del w:id="1405" w:author="Claude (G3 revision)" w:date="2026-08-04T00:00:00Z">
              <w:r>
                <w:rPr>
                  <w:sz w:val="20"/>
                  <w:szCs w:val="20"/>
                </w:rPr>
                <w:delText>*10</w:delText>
              </w:r>
            </w:del>
            <w:del w:id="1406" w:author="Claude (G3 revision)" w:date="2026-08-04T00:00:00Z">
              <w:r>
                <w:rPr>
                  <w:sz w:val="20"/>
                  <w:szCs w:val="20"/>
                  <w:vertAlign w:val="superscript"/>
                </w:rPr>
                <w:delText>-133</w:delText>
              </w:r>
            </w:del>
            <w:del w:id="1407" w:author="Claude (G3 revision)" w:date="2026-08-04T00:00:00Z">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2F8389" w14:textId="77777777" w:rsidR="00DE13E5" w:rsidRPr="00436B99" w:rsidRDefault="00DE13E5" w:rsidP="00E50A43">
            <w:pPr>
              <w:jc w:val="right"/>
              <w:rPr>
                <w:sz w:val="20"/>
                <w:szCs w:val="20"/>
                <w:del w:id="1408" w:author="Claude (G3 revision)" w:date="2026-08-04T00:00:00Z"/>
              </w:rPr>
            </w:pPr>
            <w:del w:id="1409" w:author="Claude (G3 revision)" w:date="2026-08-04T00:00:00Z">
              <w:r>
                <w:rPr>
                  <w:sz w:val="20"/>
                  <w:szCs w:val="20"/>
                </w:rPr>
                <w:delText>1.4*10</w:delText>
              </w:r>
            </w:del>
            <w:del w:id="1410" w:author="Claude (G3 revision)" w:date="2026-08-04T00:00:00Z">
              <w:r>
                <w:rPr>
                  <w:sz w:val="20"/>
                  <w:szCs w:val="20"/>
                  <w:vertAlign w:val="superscript"/>
                </w:rPr>
                <w:delText>-132</w:delText>
              </w:r>
            </w:del>
            <w:del w:id="1411" w:author="Claude (G3 revision)" w:date="2026-08-04T00:00:00Z">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D5F58A" w14:textId="77777777" w:rsidR="00DE13E5" w:rsidRPr="00436B99" w:rsidRDefault="00DE13E5" w:rsidP="00E50A43">
            <w:pPr>
              <w:jc w:val="right"/>
              <w:rPr>
                <w:sz w:val="20"/>
                <w:szCs w:val="20"/>
                <w:del w:id="1412" w:author="Claude (G3 revision)" w:date="2026-08-04T00:00:00Z"/>
              </w:rPr>
            </w:pPr>
            <w:del w:id="1413" w:author="Claude (G3 revision)" w:date="2026-08-04T00:00:00Z">
              <w:r w:rsidRPr="00436B99">
                <w:rPr>
                  <w:sz w:val="20"/>
                  <w:szCs w:val="20"/>
                </w:rPr>
                <w:delText>1</w:delText>
              </w:r>
            </w:del>
            <w:del w:id="1414" w:author="Claude (G3 revision)" w:date="2026-08-04T00:00:00Z">
              <w:r>
                <w:rPr>
                  <w:sz w:val="20"/>
                  <w:szCs w:val="20"/>
                </w:rPr>
                <w:delText>.</w:delText>
              </w:r>
            </w:del>
            <w:del w:id="1415" w:author="Claude (G3 revision)" w:date="2026-08-04T00:00:00Z">
              <w:r w:rsidRPr="00436B99">
                <w:rPr>
                  <w:sz w:val="20"/>
                  <w:szCs w:val="20"/>
                </w:rPr>
                <w:delText>75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396FA5" w14:textId="77777777" w:rsidR="00DE13E5" w:rsidRPr="00436B99" w:rsidRDefault="00DE13E5" w:rsidP="00E50A43">
            <w:pPr>
              <w:jc w:val="right"/>
              <w:rPr>
                <w:sz w:val="20"/>
                <w:szCs w:val="20"/>
                <w:del w:id="1416" w:author="Claude (G3 revision)" w:date="2026-08-04T00:00:00Z"/>
              </w:rPr>
            </w:pPr>
            <w:del w:id="1417" w:author="Claude (G3 revision)" w:date="2026-08-04T00:00:00Z">
              <w:r w:rsidRPr="00436B99">
                <w:rPr>
                  <w:sz w:val="20"/>
                  <w:szCs w:val="20"/>
                </w:rPr>
                <w:delText>0</w:delText>
              </w:r>
            </w:del>
            <w:del w:id="1418" w:author="Claude (G3 revision)" w:date="2026-08-04T00:00:00Z">
              <w:r>
                <w:rPr>
                  <w:sz w:val="20"/>
                  <w:szCs w:val="20"/>
                </w:rPr>
                <w:delText>.</w:delText>
              </w:r>
            </w:del>
            <w:del w:id="1419" w:author="Claude (G3 revision)" w:date="2026-08-04T00:00:00Z">
              <w:r w:rsidRPr="00436B99">
                <w:rPr>
                  <w:sz w:val="20"/>
                  <w:szCs w:val="20"/>
                </w:rPr>
                <w:delText>094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7CF5D8" w14:textId="77777777" w:rsidR="00DE13E5" w:rsidRPr="00436B99" w:rsidRDefault="00DE13E5" w:rsidP="00E50A43">
            <w:pPr>
              <w:jc w:val="right"/>
              <w:rPr>
                <w:sz w:val="20"/>
                <w:szCs w:val="20"/>
                <w:del w:id="1420" w:author="Claude (G3 revision)" w:date="2026-08-04T00:00:00Z"/>
              </w:rPr>
            </w:pPr>
            <w:del w:id="1421" w:author="Claude (G3 revision)" w:date="2026-08-04T00:00:00Z">
              <w:r w:rsidRPr="00436B99">
                <w:rPr>
                  <w:sz w:val="20"/>
                  <w:szCs w:val="20"/>
                </w:rPr>
                <w:delText>1</w:delText>
              </w:r>
            </w:del>
            <w:del w:id="1422" w:author="Claude (G3 revision)" w:date="2026-08-04T00:00:00Z">
              <w:r>
                <w:rPr>
                  <w:sz w:val="20"/>
                  <w:szCs w:val="20"/>
                </w:rPr>
                <w:delText>.</w:delText>
              </w:r>
            </w:del>
            <w:del w:id="1423" w:author="Claude (G3 revision)" w:date="2026-08-04T00:00:00Z">
              <w:r w:rsidRPr="00436B99">
                <w:rPr>
                  <w:sz w:val="20"/>
                  <w:szCs w:val="20"/>
                </w:rPr>
                <w:delText>368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F01E55" w14:textId="77777777" w:rsidR="00DE13E5" w:rsidRPr="00436B99" w:rsidRDefault="00DE13E5" w:rsidP="00E50A43">
            <w:pPr>
              <w:jc w:val="right"/>
              <w:rPr>
                <w:sz w:val="20"/>
                <w:szCs w:val="20"/>
                <w:del w:id="1424" w:author="Claude (G3 revision)" w:date="2026-08-04T00:00:00Z"/>
              </w:rPr>
            </w:pPr>
            <w:del w:id="1425" w:author="Claude (G3 revision)" w:date="2026-08-04T00:00:00Z">
              <w:r w:rsidRPr="00436B99">
                <w:rPr>
                  <w:sz w:val="20"/>
                  <w:szCs w:val="20"/>
                </w:rPr>
                <w:delText>0</w:delText>
              </w:r>
            </w:del>
            <w:del w:id="1426" w:author="Claude (G3 revision)" w:date="2026-08-04T00:00:00Z">
              <w:r>
                <w:rPr>
                  <w:sz w:val="20"/>
                  <w:szCs w:val="20"/>
                </w:rPr>
                <w:delText>.</w:delText>
              </w:r>
            </w:del>
            <w:del w:id="1427" w:author="Claude (G3 revision)" w:date="2026-08-04T00:00:00Z">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C88BEE" w14:textId="77777777" w:rsidR="00DE13E5" w:rsidRPr="00436B99" w:rsidRDefault="00DE13E5" w:rsidP="00E50A43">
            <w:pPr>
              <w:jc w:val="right"/>
              <w:rPr>
                <w:sz w:val="20"/>
                <w:szCs w:val="20"/>
                <w:del w:id="1428" w:author="Claude (G3 revision)" w:date="2026-08-04T00:00:00Z"/>
              </w:rPr>
            </w:pPr>
            <w:del w:id="1429" w:author="Claude (G3 revision)" w:date="2026-08-04T00:00:00Z">
              <w:r w:rsidRPr="00436B99">
                <w:rPr>
                  <w:sz w:val="20"/>
                  <w:szCs w:val="20"/>
                </w:rPr>
                <w:delText>0</w:delText>
              </w:r>
            </w:del>
            <w:del w:id="1430" w:author="Claude (G3 revision)" w:date="2026-08-04T00:00:00Z">
              <w:r>
                <w:rPr>
                  <w:sz w:val="20"/>
                  <w:szCs w:val="20"/>
                </w:rPr>
                <w:delText>.</w:delText>
              </w:r>
            </w:del>
            <w:del w:id="1431" w:author="Claude (G3 revision)" w:date="2026-08-04T00:00:00Z">
              <w:r w:rsidRPr="00436B99">
                <w:rPr>
                  <w:sz w:val="20"/>
                  <w:szCs w:val="20"/>
                </w:rPr>
                <w:delText>004</w:delText>
              </w:r>
            </w:del>
          </w:p>
        </w:tc>
      </w:tr>
      <w:tr w:rsidR="00A821EB" w:rsidRPr="00436B99" w14:paraId="3CF4CF82" w14:textId="77777777" w:rsidTr="00E50A43">
        <w:trPr>
          <w:trHeight w:val="48"/>
          <w:del w:id="1432"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704926" w14:textId="77777777" w:rsidR="00DE13E5" w:rsidRPr="00436B99" w:rsidRDefault="00DE13E5" w:rsidP="00E50A43">
            <w:pPr>
              <w:jc w:val="right"/>
              <w:rPr>
                <w:b/>
                <w:bCs/>
                <w:sz w:val="20"/>
                <w:szCs w:val="20"/>
                <w:del w:id="1433" w:author="Claude (G3 revision)" w:date="2026-08-04T00:00:00Z"/>
              </w:rPr>
            </w:pPr>
            <w:del w:id="1434" w:author="Claude (G3 revision)" w:date="2026-08-04T00:00:00Z">
              <w:r>
                <w:rPr>
                  <w:b/>
                  <w:bCs/>
                  <w:sz w:val="20"/>
                  <w:szCs w:val="20"/>
                </w:rPr>
                <w:delText>Helitrons</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B3045A" w14:textId="77777777" w:rsidR="00DE13E5" w:rsidRPr="00436B99" w:rsidRDefault="00DE13E5" w:rsidP="00E50A43">
            <w:pPr>
              <w:jc w:val="right"/>
              <w:rPr>
                <w:sz w:val="20"/>
                <w:szCs w:val="20"/>
                <w:del w:id="1435" w:author="Claude (G3 revision)" w:date="2026-08-04T00:00:00Z"/>
              </w:rPr>
            </w:pPr>
            <w:del w:id="1436" w:author="Claude (G3 revision)" w:date="2026-08-04T00:00:00Z">
              <w:r w:rsidRPr="00436B99">
                <w:rPr>
                  <w:sz w:val="20"/>
                  <w:szCs w:val="20"/>
                </w:rPr>
                <w:delText>173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BAF0D2" w14:textId="77777777" w:rsidR="00DE13E5" w:rsidRPr="00436B99" w:rsidRDefault="00DE13E5" w:rsidP="00E50A43">
            <w:pPr>
              <w:jc w:val="right"/>
              <w:rPr>
                <w:sz w:val="20"/>
                <w:szCs w:val="20"/>
                <w:del w:id="1437" w:author="Claude (G3 revision)" w:date="2026-08-04T00:00:00Z"/>
              </w:rPr>
            </w:pPr>
            <w:del w:id="1438" w:author="Claude (G3 revision)" w:date="2026-08-04T00:00:00Z">
              <w:r w:rsidRPr="00436B99">
                <w:rPr>
                  <w:sz w:val="20"/>
                  <w:szCs w:val="20"/>
                </w:rPr>
                <w:delText>1869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B5995B" w14:textId="77777777" w:rsidR="00DE13E5" w:rsidRPr="00436B99" w:rsidRDefault="00DE13E5" w:rsidP="00E50A43">
            <w:pPr>
              <w:jc w:val="right"/>
              <w:rPr>
                <w:sz w:val="20"/>
                <w:szCs w:val="20"/>
                <w:del w:id="1439" w:author="Claude (G3 revision)" w:date="2026-08-04T00:00:00Z"/>
              </w:rPr>
            </w:pPr>
            <w:del w:id="1440" w:author="Claude (G3 revision)" w:date="2026-08-04T00:00:00Z">
              <w:r w:rsidRPr="00436B99">
                <w:rPr>
                  <w:sz w:val="20"/>
                  <w:szCs w:val="20"/>
                </w:rPr>
                <w:delText>1</w:delText>
              </w:r>
            </w:del>
            <w:del w:id="1441" w:author="Claude (G3 revision)" w:date="2026-08-04T00:00:00Z">
              <w:r>
                <w:rPr>
                  <w:sz w:val="20"/>
                  <w:szCs w:val="20"/>
                </w:rPr>
                <w:delText>.</w:delText>
              </w:r>
            </w:del>
            <w:del w:id="1442" w:author="Claude (G3 revision)" w:date="2026-08-04T00:00:00Z">
              <w:r w:rsidRPr="00436B99">
                <w:rPr>
                  <w:sz w:val="20"/>
                  <w:szCs w:val="20"/>
                </w:rPr>
                <w:delText>07</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91591" w14:textId="77777777" w:rsidR="00DE13E5" w:rsidRPr="00436B99" w:rsidRDefault="00DE13E5" w:rsidP="00E50A43">
            <w:pPr>
              <w:jc w:val="right"/>
              <w:rPr>
                <w:sz w:val="20"/>
                <w:szCs w:val="20"/>
                <w:del w:id="1443" w:author="Claude (G3 revision)" w:date="2026-08-04T00:00:00Z"/>
              </w:rPr>
            </w:pPr>
            <w:del w:id="1444" w:author="Claude (G3 revision)" w:date="2026-08-04T00:00:00Z">
              <w:r>
                <w:rPr>
                  <w:sz w:val="20"/>
                  <w:szCs w:val="20"/>
                </w:rPr>
                <w:delText>0.41</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4D4FE4" w14:textId="77777777" w:rsidR="00DE13E5" w:rsidRPr="00436B99" w:rsidRDefault="00DE13E5" w:rsidP="00E50A43">
            <w:pPr>
              <w:jc w:val="right"/>
              <w:rPr>
                <w:sz w:val="20"/>
                <w:szCs w:val="20"/>
                <w:del w:id="1445" w:author="Claude (G3 revision)" w:date="2026-08-04T00:00:00Z"/>
              </w:rPr>
            </w:pPr>
            <w:del w:id="1446" w:author="Claude (G3 revision)" w:date="2026-08-04T00:00:00Z">
              <w:r>
                <w:rPr>
                  <w:sz w:val="20"/>
                  <w:szCs w:val="20"/>
                </w:rPr>
                <w:delText>0.41</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FEAD1B" w14:textId="77777777" w:rsidR="00DE13E5" w:rsidRPr="00436B99" w:rsidRDefault="00DE13E5" w:rsidP="00E50A43">
            <w:pPr>
              <w:jc w:val="right"/>
              <w:rPr>
                <w:sz w:val="20"/>
                <w:szCs w:val="20"/>
                <w:del w:id="1447" w:author="Claude (G3 revision)" w:date="2026-08-04T00:00:00Z"/>
              </w:rPr>
            </w:pPr>
            <w:del w:id="1448" w:author="Claude (G3 revision)" w:date="2026-08-04T00:00:00Z">
              <w:r w:rsidRPr="00436B99">
                <w:rPr>
                  <w:sz w:val="20"/>
                  <w:szCs w:val="20"/>
                </w:rPr>
                <w:delText>1</w:delText>
              </w:r>
            </w:del>
            <w:del w:id="1449" w:author="Claude (G3 revision)" w:date="2026-08-04T00:00:00Z">
              <w:r>
                <w:rPr>
                  <w:sz w:val="20"/>
                  <w:szCs w:val="20"/>
                </w:rPr>
                <w:delText>.</w:delText>
              </w:r>
            </w:del>
            <w:del w:id="1450" w:author="Claude (G3 revision)" w:date="2026-08-04T00:00:00Z">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439F08" w14:textId="77777777" w:rsidR="00DE13E5" w:rsidRPr="00436B99" w:rsidRDefault="00DE13E5" w:rsidP="00E50A43">
            <w:pPr>
              <w:jc w:val="right"/>
              <w:rPr>
                <w:sz w:val="20"/>
                <w:szCs w:val="20"/>
                <w:del w:id="1451" w:author="Claude (G3 revision)" w:date="2026-08-04T00:00:00Z"/>
              </w:rPr>
            </w:pPr>
            <w:del w:id="1452" w:author="Claude (G3 revision)" w:date="2026-08-04T00:00:00Z">
              <w:r w:rsidRPr="00436B99">
                <w:rPr>
                  <w:sz w:val="20"/>
                  <w:szCs w:val="20"/>
                </w:rPr>
                <w:delText>0</w:delText>
              </w:r>
            </w:del>
            <w:del w:id="1453" w:author="Claude (G3 revision)" w:date="2026-08-04T00:00:00Z">
              <w:r>
                <w:rPr>
                  <w:sz w:val="20"/>
                  <w:szCs w:val="20"/>
                </w:rPr>
                <w:delText>.</w:delText>
              </w:r>
            </w:del>
            <w:del w:id="1454" w:author="Claude (G3 revision)" w:date="2026-08-04T00:00:00Z">
              <w:r w:rsidRPr="00436B99">
                <w:rPr>
                  <w:sz w:val="20"/>
                  <w:szCs w:val="20"/>
                </w:rPr>
                <w:delText>163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38AE8E" w14:textId="77777777" w:rsidR="00DE13E5" w:rsidRPr="00436B99" w:rsidRDefault="00DE13E5" w:rsidP="00E50A43">
            <w:pPr>
              <w:jc w:val="right"/>
              <w:rPr>
                <w:sz w:val="20"/>
                <w:szCs w:val="20"/>
                <w:del w:id="1455" w:author="Claude (G3 revision)" w:date="2026-08-04T00:00:00Z"/>
              </w:rPr>
            </w:pPr>
            <w:del w:id="1456" w:author="Claude (G3 revision)" w:date="2026-08-04T00:00:00Z">
              <w:r w:rsidRPr="00436B99">
                <w:rPr>
                  <w:sz w:val="20"/>
                  <w:szCs w:val="20"/>
                </w:rPr>
                <w:delText>0</w:delText>
              </w:r>
            </w:del>
            <w:del w:id="1457" w:author="Claude (G3 revision)" w:date="2026-08-04T00:00:00Z">
              <w:r>
                <w:rPr>
                  <w:sz w:val="20"/>
                  <w:szCs w:val="20"/>
                </w:rPr>
                <w:delText>.</w:delText>
              </w:r>
            </w:del>
            <w:del w:id="1458" w:author="Claude (G3 revision)" w:date="2026-08-04T00:00:00Z">
              <w:r w:rsidRPr="00436B99">
                <w:rPr>
                  <w:sz w:val="20"/>
                  <w:szCs w:val="20"/>
                </w:rPr>
                <w:delText>661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8D3D59" w14:textId="77777777" w:rsidR="00DE13E5" w:rsidRPr="00436B99" w:rsidRDefault="00DE13E5" w:rsidP="00E50A43">
            <w:pPr>
              <w:jc w:val="right"/>
              <w:rPr>
                <w:sz w:val="20"/>
                <w:szCs w:val="20"/>
                <w:del w:id="1459" w:author="Claude (G3 revision)" w:date="2026-08-04T00:00:00Z"/>
              </w:rPr>
            </w:pPr>
            <w:del w:id="1460" w:author="Claude (G3 revision)" w:date="2026-08-04T00:00:00Z">
              <w:r w:rsidRPr="00436B99">
                <w:rPr>
                  <w:sz w:val="20"/>
                  <w:szCs w:val="20"/>
                </w:rPr>
                <w:delText>0</w:delText>
              </w:r>
            </w:del>
            <w:del w:id="1461" w:author="Claude (G3 revision)" w:date="2026-08-04T00:00:00Z">
              <w:r>
                <w:rPr>
                  <w:sz w:val="20"/>
                  <w:szCs w:val="20"/>
                </w:rPr>
                <w:delText>.</w:delText>
              </w:r>
            </w:del>
            <w:del w:id="1462" w:author="Claude (G3 revision)" w:date="2026-08-04T00:00:00Z">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776F46" w14:textId="77777777" w:rsidR="00DE13E5" w:rsidRPr="00436B99" w:rsidRDefault="00DE13E5" w:rsidP="00E50A43">
            <w:pPr>
              <w:jc w:val="right"/>
              <w:rPr>
                <w:sz w:val="20"/>
                <w:szCs w:val="20"/>
                <w:del w:id="1463" w:author="Claude (G3 revision)" w:date="2026-08-04T00:00:00Z"/>
              </w:rPr>
            </w:pPr>
            <w:del w:id="1464" w:author="Claude (G3 revision)" w:date="2026-08-04T00:00:00Z">
              <w:r w:rsidRPr="00436B99">
                <w:rPr>
                  <w:sz w:val="20"/>
                  <w:szCs w:val="20"/>
                </w:rPr>
                <w:delText>0</w:delText>
              </w:r>
            </w:del>
            <w:del w:id="1465" w:author="Claude (G3 revision)" w:date="2026-08-04T00:00:00Z">
              <w:r>
                <w:rPr>
                  <w:sz w:val="20"/>
                  <w:szCs w:val="20"/>
                </w:rPr>
                <w:delText>.</w:delText>
              </w:r>
            </w:del>
            <w:del w:id="1466" w:author="Claude (G3 revision)" w:date="2026-08-04T00:00:00Z">
              <w:r w:rsidRPr="00436B99">
                <w:rPr>
                  <w:sz w:val="20"/>
                  <w:szCs w:val="20"/>
                </w:rPr>
                <w:delText>004</w:delText>
              </w:r>
            </w:del>
          </w:p>
        </w:tc>
      </w:tr>
    </w:tbl>
    <w:p>
      <w:pPr>
        <w:rPr>
          <w:ins w:id="1203" w:author="Claude (G3 revision)" w:date="2026-08-04T00:00:00Z"/>
        </w:rPr>
      </w:pPr>
      <w:ins w:id="1204" w:author="Claude (G3 revision)" w:date="2026-08-04T00:00:00Z">
        <w:r>
          <w:rPr>
            <w:b/>
            <w:i/>
            <w:color w:val="C00000"/>
          </w:rPr>
          <w:t xml:space="preserve">[EDITOR NOTE] </w:t>
        </w:r>
        <w:r>
          <w:rPr>
            <w:i/>
            <w:color w:val="C00000"/>
          </w:rPr>
          <w:t xml:space="preserve">Tables 1 and 2 replace the original 11-column Table 1 (reviewer minor comment 4). The values are unchanged; the unadjusted Fisher p-values moved to TableS_class_enrichment_full.csv in the supplementary material. Apply the journal's table style to both when formatting.</w:t>
        </w:r>
      </w:ins>
    </w:p>
    <w:p w14:paraId="16C98A77" w14:textId="39CF3DFA" w:rsidR="00DE13E5" w:rsidRPr="00FF49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families</w:t>
      </w:r>
    </w:p>
    <w:p w14:paraId="4CD1C1B5" w14:textId="2C806B90" w:rsidR="00DE13E5" w:rsidRDefault="00DE13E5" w:rsidP="00DE13E5">
      <w:r>
        <w:t xml:space="preserve">At the level of families, a more complicated picture was observed: DNA families were mainly depleted in the vicinity of genes TSS (compared to the random OR), whereas LINEs and LTRs were less depleted or even enriched near TSS (Figure 1D, </w:t>
      </w:r>
      <w:del w:id="1131" w:author="Claude (G3 house style)" w:date="2026-08-04T12:00:00Z">
        <w:r>
          <w:delText xml:space="preserve">Supplementary File 2</w:delText>
        </w:r>
      </w:del>
      <w:ins w:id="1132" w:author="Claude (G3 house style)" w:date="2026-08-04T12:00:00Z">
        <w:r>
          <w:t xml:space="preserve">File S2</w:t>
        </w:r>
      </w:ins>
      <w:r>
        <w:t xml:space="preserve">). Only 7 out of 44 TE families were significantly enriched according to both tests (the Fisher exact and the permutation-based one): hAT-Charlie (DNA, 1.041 enrichment measured fold change of the observed to random OR), MIR (SINE, 1.377), CR1 (LINE, 1.051), Alu (SINE, 1.513), SVA elements (1.368), TcMar-Tc1 (DNA, 1.548) and L2 (LINE, 1.230). In contrast, 9 families were significantly depleted in the vicinity of TSS: PIF-Harbinger (DNA, 0.262 fold change of the observed to random OR), Merlin (DNA, 0.301), ERVL-MaLR (LTR, 0.587), TcMar-Mariner (DNA, 0.725), TcMar-Tigger (DNA, 0.786), TcMar-Tc2 (0.819), ERV1 (LTR, 0.902), L1 (LINE, 0.684), RTE-X (LINE, 0.765).</w:t>
      </w:r>
    </w:p>
    <w:p w14:paraId="26012BBA" w14:textId="77777777" w:rsidR="00DE13E5" w:rsidRPr="00A34B95" w:rsidRDefault="00DE13E5" w:rsidP="00DE13E5"/>
    <w:p w14:paraId="15F7326C" w14:textId="627C076E" w:rsidR="00DE13E5" w:rsidRDefault="00DE13E5" w:rsidP="00DE13E5">
      <w:r>
        <w:t xml:space="preserve">Families with lower number of members were tending to have lower fold change of the observed to random </w:t>
      </w:r>
      <w:r w:rsidR="00A821EB">
        <w:t>OR</w:t>
      </w:r>
      <w:r>
        <w:t xml:space="preserve"> (Figure 2A), whereas there was no apparent relationship between the fold change (level of enrichment) and average divergence within a family (Figure 2B). Average divergence in all TEs by families was strongly correlated with average divergence in those TEs that are intersecting with TSS neighborhoods (Figure 2C), with a single exception of a DNA family </w:t>
      </w:r>
      <w:r w:rsidRPr="00420ED7">
        <w:lastRenderedPageBreak/>
        <w:t>hAT-hAT19</w:t>
      </w:r>
      <w:r>
        <w:t xml:space="preserve"> which had 18 members in total, one of them appearing in the vicinity of gene TSS, and this single element had divergence 1.39 higher than the average all elements in a family. </w:t>
      </w:r>
    </w:p>
    <w:p w14:paraId="47562762" w14:textId="77777777" w:rsidR="00DE13E5" w:rsidRDefault="00DE13E5" w:rsidP="00DE13E5"/>
    <w:p w14:paraId="4F31C5C0" w14:textId="765DE13A" w:rsidR="00DE13E5" w:rsidRDefault="00DE13E5" w:rsidP="00DE13E5">
      <w:r>
        <w:t xml:space="preserve">Additionally, DNA elements were significantly depleted within the TSS neighborhoods compared to SINEs (Figure 2D, all the rest pairwise comparisons were non-significant after the FDR correction). The observed </w:t>
      </w:r>
      <w:r w:rsidR="00A821EB">
        <w:t>OR</w:t>
      </w:r>
      <w:r>
        <w:t xml:space="preserve"> itself (without correction for random permutations) was significantly lower for DNA elements compared to both LINEs and SINEs (Figure 2E), whereas the highest number of significant differences was found by the random background </w:t>
      </w:r>
      <w:r w:rsidR="00A821EB">
        <w:t>OR</w:t>
      </w:r>
      <w:r>
        <w:t xml:space="preserve">: between DNA elements and LINEs, between LINEs and SINEs and between LTRs and SINEs (Figure </w:t>
      </w:r>
      <w:r w:rsidRPr="00D972F9">
        <w:t>2</w:t>
      </w:r>
      <w:r>
        <w:t>F). These differences reflect the variable length of TEs by classes and highlight the importance of permutation-based random correction instead of the conventional Fisher exact test-based approaches. An integrative map of TEs that have been mapped to the TSS proximal regions and the distal ones at the level of classes and families is shown in Figure 2G.</w:t>
      </w:r>
    </w:p>
    <w:p w14:paraId="437C26D9" w14:textId="77777777" w:rsidR="00DE13E5" w:rsidRDefault="00DE13E5" w:rsidP="00DE13E5"/>
    <w:p w14:paraId="0CEB3358" w14:textId="6FC911B4" w:rsidR="00DE13E5" w:rsidRPr="00E94E79" w:rsidRDefault="00DE13E5" w:rsidP="00DE13E5">
      <w:r w:rsidRPr="00112893">
        <w:rPr>
          <w:b/>
          <w:bCs/>
        </w:rPr>
        <w:t>Figure 2</w:t>
      </w:r>
      <w:r>
        <w:t>. Further investigation of TE enrichment in the vicinity of TSS at the level of families. (A) Scatter plot of observed to random OR by total number of TEs in a family. (B) Scatter plot of observed to random OR by average divergence in a TE family. (C) Scatter plot of average divergen</w:t>
      </w:r>
      <w:r w:rsidR="00C70EB1">
        <w:t>ce</w:t>
      </w:r>
      <w:r>
        <w:t xml:space="preserve"> of TSS neighborhood intersecting TEs by average divergence of all TEs in a family. (D) Box plot of observed to random OR by TE families between TE classes. (E) Box plot of observed OR by TE families between TE classes. (F) Box plot of random OR by TE families between TE classes. (G) Circular plot showing numbers of TE classes and families mapped in TSS proximal and distal regions.</w:t>
      </w:r>
    </w:p>
    <w:p w14:paraId="361D68A6" w14:textId="77777777" w:rsidR="00DE13E5" w:rsidRPr="00EA6ABB" w:rsidRDefault="00DE13E5" w:rsidP="00DE13E5">
      <w:pPr>
        <w:rPr>
          <w:noProof/>
          <w14:ligatures w14:val="standardContextual"/>
        </w:rPr>
      </w:pPr>
      <w:r w:rsidRPr="00EA6ABB">
        <w:rPr>
          <w:noProof/>
          <w14:ligatures w14:val="standardContextual"/>
        </w:rPr>
        <w:t>For all group comparisons, significance is assessed by the Mann–Whitney test</w:t>
      </w:r>
      <w:r>
        <w:rPr>
          <w:noProof/>
          <w14:ligatures w14:val="standardContextual"/>
        </w:rPr>
        <w:t xml:space="preserve"> and FDR-corrected</w:t>
      </w:r>
      <w:r w:rsidRPr="00EA6ABB">
        <w:rPr>
          <w:noProof/>
          <w14:ligatures w14:val="standardContextual"/>
        </w:rPr>
        <w:t>: ns, p &gt; 0.05; *, 0.01 &lt; p &lt; 0.05; **, 0.001 &lt; p &lt; 0.01; ***, 0.0001 &lt; p &lt; 0.001; ****, p &lt; 0.0001.</w:t>
      </w:r>
    </w:p>
    <w:p w14:paraId="21446C31" w14:textId="4C764E3F" w:rsidR="00DE13E5" w:rsidRPr="00226BF7" w:rsidRDefault="00DE13E5" w:rsidP="00DE13E5"/>
    <w:p w14:paraId="58F75D01" w14:textId="7D166D63" w:rsidR="00DE13E5" w:rsidRPr="001561C1" w:rsidRDefault="00DE13E5" w:rsidP="00DE13E5">
      <w:r>
        <w:lastRenderedPageBreak/>
        <w:t xml:space="preserve"> </w:t>
      </w:r>
      <w:r w:rsidR="000F5855" w:rsidRPr="000F5855">
        <w:rPr>
          <w:noProof/>
        </w:rPr>
        <w:drawing>
          <wp:inline distT="0" distB="0" distL="0" distR="0" wp14:anchorId="606F5970" wp14:editId="772C8050">
            <wp:extent cx="5943600" cy="6728460"/>
            <wp:effectExtent l="0" t="0" r="0" b="2540"/>
            <wp:docPr id="142054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49827" name=""/>
                    <pic:cNvPicPr/>
                  </pic:nvPicPr>
                  <pic:blipFill>
                    <a:blip r:embed="rId7"/>
                    <a:stretch>
                      <a:fillRect/>
                    </a:stretch>
                  </pic:blipFill>
                  <pic:spPr>
                    <a:xfrm>
                      <a:off x="0" y="0"/>
                      <a:ext cx="5943600" cy="6728460"/>
                    </a:xfrm>
                    <a:prstGeom prst="rect">
                      <a:avLst/>
                    </a:prstGeom>
                  </pic:spPr>
                </pic:pic>
              </a:graphicData>
            </a:graphic>
          </wp:inline>
        </w:drawing>
      </w:r>
    </w:p>
    <w:p w14:paraId="24B7DAF6" w14:textId="77777777" w:rsidR="00DE13E5" w:rsidRPr="00CC469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Evolutionary age and length of TSS-proximal and distal TEs</w:t>
      </w:r>
    </w:p>
    <w:p w14:paraId="3C57E2EA" w14:textId="6E406F25" w:rsidR="00DE13E5" w:rsidRDefault="00DE13E5" w:rsidP="00DE13E5">
      <w:r>
        <w:t xml:space="preserve">To further understand evolutionary dynamics of TEs insertions near host genes, we compared distributions of divergence between all TEs and those that mapped on the TSS neighborhoods (Figure 3A). The two distributions for all TEs were visually indistinguishable with characteristic bimodal shape observed earlier, although statistically significant differences were highlighted by Kolmogorov-Smirnov test. The same pattern was observed for individual TE classes (Figure 3B), </w:t>
      </w:r>
      <w:r>
        <w:lastRenderedPageBreak/>
        <w:t>with two peaks found in SINEs and SVA elements. Conversely, divergence of TEs that were intersecting with gene TSS neighborhoods, averaged over all TEs at the level of individual genes, followed a unimodal pattern both for all classes and for individual classes (Figure 3C, 3D, respectively). For all classes, the peak divergence averaged among genes was 200-210 (Figure 3C), whereas individual TEs without averaging over genes showed two peaks 110-120 and 270-280, regardless of intersecting with gene TSS (Figure 3A). The same averaging effect was observed for SINEs: two peaks of 90-100 and 290-300 (Figure 3B) converged to the single peak of 150 (Figure 3D), indicating that there was no preference of integrating near any group of genes for SINE elements of different evolutionary age. For SVA elements the bimodal pattern was observed in the case of TSS averaging (Figure 3D) due to the low number of TSS with SVA elements in their vicinity (1,140 genes, 2.9%).</w:t>
      </w:r>
    </w:p>
    <w:p w14:paraId="12A8F2CB" w14:textId="77777777" w:rsidR="00DE13E5" w:rsidRDefault="00DE13E5" w:rsidP="00DE13E5">
      <w:r>
        <w:t xml:space="preserve">Comparison of TE length distributions between all TEs and those that mapped on TSS neighborhoods resulted in the similar absence of difference between the two TE groups, either for all TEs or for their individual classes (</w:t>
      </w:r>
      <w:del w:id="1091" w:author="Claude (G3 house style)" w:date="2026-08-04T12:00:00Z">
        <w:r>
          <w:delText xml:space="preserve">Supplementary Figure 1A</w:delText>
        </w:r>
      </w:del>
      <w:ins w:id="1092" w:author="Claude (G3 house style)" w:date="2026-08-04T12:00:00Z">
        <w:r>
          <w:t xml:space="preserve">Figure S1A</w:t>
        </w:r>
      </w:ins>
      <w:r>
        <w:t xml:space="preserve">, 1B). </w:t>
      </w:r>
    </w:p>
    <w:p w14:paraId="767709AB" w14:textId="77777777" w:rsidR="00DE13E5" w:rsidRDefault="00DE13E5" w:rsidP="00DE13E5"/>
    <w:p w14:paraId="4FBAE09A" w14:textId="581BFBF3" w:rsidR="00DE13E5" w:rsidRDefault="00DE13E5" w:rsidP="00DE13E5">
      <w:r>
        <w:t xml:space="preserve">We also compared divergence distributions between all and TSS-proximal TEs by individual families (</w:t>
      </w:r>
      <w:del w:id="1117" w:author="Claude (G3 house style)" w:date="2026-08-04T12:00:00Z">
        <w:r>
          <w:delText xml:space="preserve">Supplementary Figure 2</w:delText>
        </w:r>
      </w:del>
      <w:ins w:id="1118" w:author="Claude (G3 house style)" w:date="2026-08-04T12:00:00Z">
        <w:r>
          <w:t xml:space="preserve">Figure S2</w:t>
        </w:r>
      </w:ins>
      <w:r>
        <w:t xml:space="preserve">). Applying Mann-Whitney test with FDR correction resulted in 21 out of 44 families showing significant difference, albeit only 4 families showed magnitude of absolute difference above 10%: TcMar-Tc1, ERVK and tRNA SINEs demonstrated more than 10% higher average divergence for all insertions compared to the TSS-proximal ones (10.3%, 10.1%, 10.1% respectively), and SVA elements had 10.6% higher divergence in insertions that overlapped with 10 kb TSS neighborhoods.</w:t>
      </w:r>
    </w:p>
    <w:p w14:paraId="4F475AF9" w14:textId="77777777" w:rsidR="00DE13E5" w:rsidRDefault="00DE13E5" w:rsidP="00DE13E5">
      <w:r>
        <w:t xml:space="preserve">The analogous comparison by length resulted in 13 significantly different cases out of 44 TE families (</w:t>
      </w:r>
      <w:del w:id="1119" w:author="Claude (G3 house style)" w:date="2026-08-04T12:00:00Z">
        <w:r>
          <w:delText xml:space="preserve">Supplementary Figure 3</w:delText>
        </w:r>
      </w:del>
      <w:ins w:id="1120" w:author="Claude (G3 house style)" w:date="2026-08-04T12:00:00Z">
        <w:r>
          <w:t xml:space="preserve">Figure S3</w:t>
        </w:r>
      </w:ins>
      <w:r>
        <w:t xml:space="preserve">), with 4 families showing higher than 10% increase of average length near genes (hAT-Charlie with 10.7%, ERV1 with 17.6%, ERVL with 19.8%, TcMar with 53.0%), and a single family, hAT, showing 11.9% decrease of average length for TSS-proximal insertions. The TcMar family had 223 total and 16 TSS-proximal members in the T2T genome, reflecting likely random nature of such a high difference.</w:t>
      </w:r>
    </w:p>
    <w:p w14:paraId="7F79D2ED" w14:textId="77777777" w:rsidR="00DE13E5" w:rsidRPr="007F6067" w:rsidRDefault="00DE13E5" w:rsidP="00DE13E5"/>
    <w:p w14:paraId="7F9DD172" w14:textId="77777777" w:rsidR="00DE13E5" w:rsidRPr="00A031B9" w:rsidRDefault="00DE13E5" w:rsidP="00DE13E5">
      <w:r>
        <w:rPr>
          <w:b/>
          <w:bCs/>
        </w:rPr>
        <w:t xml:space="preserve">Figure 3. Evolutionary age comparison of all and TSS-proximal TEs in general and by classes. (A) Ridge plot of all and TSS-proximal TEs by divergence score. (B) Ridge plots of all and TSS-proximal TEs by divergence score at the level of individual classes. (C) Average divergence score distribution of TSS-proximal TEs, averaged by TSS. </w:t>
      </w:r>
      <w:del w:id="1151" w:author="Claude (G3 house style)" w:date="2026-08-04T12:00:00Z">
        <w:r>
          <w:rPr>
            <w:b/>
            <w:bCs/>
          </w:rPr>
          <w:delText xml:space="preserve">(D) Average divergence score distribution of TSS-proximal TEs at the level of individual classes.</w:delText>
        </w:r>
      </w:del>
      <w:ins w:id="1152" w:author="Claude (G3 house style)" w:date="2026-08-04T12:00:00Z">
        <w:r>
          <w:rPr>
            <w:b/>
            <w:bCs/>
          </w:rPr>
          <w:t xml:space="preserve">(D) Average divergence score distribution of TSS-proximal TEs at the level of individual classes. Distributions in (A) and (B) were compared by two-sample Kolmogorov-Smirnov test; the p-values shown are raw, as each panel is a single test.</w:t>
        </w:r>
      </w:ins>
    </w:p>
    <w:p w14:paraId="6478EC49" w14:textId="5CA9EEC6" w:rsidR="00DE13E5" w:rsidRDefault="00DE13E5" w:rsidP="00DE13E5"/>
    <w:p w14:paraId="0E0D9FB0" w14:textId="55B4656F" w:rsidR="00DE13E5" w:rsidRPr="00D972F9" w:rsidRDefault="000F5855" w:rsidP="00DE13E5">
      <w:r w:rsidRPr="000F5855">
        <w:rPr>
          <w:noProof/>
        </w:rPr>
        <w:lastRenderedPageBreak/>
        <w:drawing>
          <wp:inline distT="0" distB="0" distL="0" distR="0" wp14:anchorId="04A43A81" wp14:editId="6E2B223B">
            <wp:extent cx="5943600" cy="4554855"/>
            <wp:effectExtent l="0" t="0" r="0" b="4445"/>
            <wp:docPr id="195910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9776" name=""/>
                    <pic:cNvPicPr/>
                  </pic:nvPicPr>
                  <pic:blipFill>
                    <a:blip r:embed="rId8"/>
                    <a:stretch>
                      <a:fillRect/>
                    </a:stretch>
                  </pic:blipFill>
                  <pic:spPr>
                    <a:xfrm>
                      <a:off x="0" y="0"/>
                      <a:ext cx="5943600" cy="4554855"/>
                    </a:xfrm>
                    <a:prstGeom prst="rect">
                      <a:avLst/>
                    </a:prstGeom>
                  </pic:spPr>
                </pic:pic>
              </a:graphicData>
            </a:graphic>
          </wp:inline>
        </w:drawing>
      </w:r>
    </w:p>
    <w:p w14:paraId="3BB3DD62" w14:textId="77777777" w:rsidR="00DE13E5" w:rsidRPr="00E11CE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count</w:t>
      </w:r>
    </w:p>
    <w:p w14:paraId="7E40C626" w14:textId="68198EC6" w:rsidR="00DE13E5" w:rsidRDefault="00DE13E5" w:rsidP="00DE13E5">
      <w:r>
        <w:t xml:space="preserve">To study whether TEs of different classes are nonrandomly accumulating near genes of certain functions, for each TE class we selected 5% of human genes whose TSS 10 kb neighborhoods contained highest number of TE elements of a given class. There were 1436 genes for each of the major classes (LTR, LINE, SINE, DNA elements, </w:t>
      </w:r>
      <w:del w:id="1093" w:author="Claude (G3 house style)" w:date="2026-08-04T12:00:00Z">
        <w:r>
          <w:delText xml:space="preserve">Supplementary Figure 4A</w:delText>
        </w:r>
      </w:del>
      <w:ins w:id="1094" w:author="Claude (G3 house style)" w:date="2026-08-04T12:00:00Z">
        <w:r>
          <w:t xml:space="preserve">Figure S4A</w:t>
        </w:r>
      </w:ins>
      <w:r>
        <w:t xml:space="preserve">, </w:t>
      </w:r>
      <w:del w:id="1133" w:author="Claude (G3 house style)" w:date="2026-08-04T12:00:00Z">
        <w:r>
          <w:delText xml:space="preserve">Supplementary File 3</w:delText>
        </w:r>
      </w:del>
      <w:ins w:id="1134" w:author="Claude (G3 house style)" w:date="2026-08-04T12:00:00Z">
        <w:r>
          <w:t xml:space="preserve">File S3</w:t>
        </w:r>
      </w:ins>
      <w:r>
        <w:t xml:space="preserve">), genes having at least 5, 10, 18 and 5 elements of these classes have been taken, respectively (</w:t>
      </w:r>
      <w:del w:id="1099" w:author="Claude (G3 house style)" w:date="2026-08-04T12:00:00Z">
        <w:r>
          <w:delText xml:space="preserve">Supplementary Figure 5A</w:delText>
        </w:r>
      </w:del>
      <w:ins w:id="1100" w:author="Claude (G3 house style)" w:date="2026-08-04T12:00:00Z">
        <w:r>
          <w:t xml:space="preserve">Figure S5A</w:t>
        </w:r>
      </w:ins>
      <w:r>
        <w:t xml:space="preserve">). Also, we extracted 962 genes with SVA elements and 130 genes with Helitrons (all genes with SVA elements and Helitrons were taken). Finally, we added 1436 genes with highest (starting with 27 till 42 elements per TSS) and the lowest (starting with 4 till 0 elements per TSS) TEs count of all classes per TSS (</w:t>
      </w:r>
      <w:del w:id="1101" w:author="Claude (G3 house style)" w:date="2026-08-04T12:00:00Z">
        <w:r>
          <w:delText xml:space="preserve">Supplementary Figure 5A</w:delText>
        </w:r>
      </w:del>
      <w:ins w:id="1102" w:author="Claude (G3 house style)" w:date="2026-08-04T12:00:00Z">
        <w:r>
          <w:t xml:space="preserve">Figure S5A</w:t>
        </w:r>
      </w:ins>
      <w:r>
        <w:t xml:space="preserve">). Because 28,738 unique genes had 38,704 TSS coordinates, and TE counts were measured on TSS whereas GO analysis is possible with unique gene names only, genes with maximum TE count could have TSS with lower TE count than the minimal thresholds, as indicated in </w:t>
      </w:r>
      <w:del w:id="1103" w:author="Claude (G3 house style)" w:date="2026-08-04T12:00:00Z">
        <w:r>
          <w:delText xml:space="preserve">Supplementary Figure 5A</w:delText>
        </w:r>
      </w:del>
      <w:ins w:id="1104" w:author="Claude (G3 house style)" w:date="2026-08-04T12:00:00Z">
        <w:r>
          <w:t xml:space="preserve">Figure S5A</w:t>
        </w:r>
      </w:ins>
      <w:r>
        <w:t xml:space="preserve">. Since SINEs are the most numerous and enriched near genes TE class, they had the highest number of top genes which are shared with the top genes by all TEs (</w:t>
      </w:r>
      <w:del w:id="1095" w:author="Claude (G3 house style)" w:date="2026-08-04T12:00:00Z">
        <w:r>
          <w:delText xml:space="preserve">Supplementary Figure 4A</w:delText>
        </w:r>
      </w:del>
      <w:ins w:id="1096" w:author="Claude (G3 house style)" w:date="2026-08-04T12:00:00Z">
        <w:r>
          <w:t xml:space="preserve">Figure S4A</w:t>
        </w:r>
      </w:ins>
      <w:r>
        <w:t xml:space="preserve">), and lowest number of top genes that are unique to SINEs (612 compared to 1074 for DNA elements, 1133 for LTRs and 1031 for LINEs).</w:t>
      </w:r>
    </w:p>
    <w:p w14:paraId="15FE9FEF" w14:textId="0B84D759" w:rsidR="00DE13E5" w:rsidRDefault="00DE13E5" w:rsidP="00DE13E5">
      <w:r>
        <w:rPr>
          <w:b/>
          <w:bCs/>
        </w:rPr>
        <w:t xml:space="preserve">Figure 4. Functional analysis of genes whose TSS are enriched or depleted with TEs of different classes. (A) Connection map of GO terms extracted for top 5% of TSS enriched with LINEs, SINEs, LTRs in their proximity and all TSS with SVA elements, as well as top 5% of TSS enriched or depleted with TEs of any class. Connection line width is proportional to fraction of shared genes, color of each node denotes a GO term enrichment p-value (FDR-corrected), node size shows number of genes in a GO term. </w:t>
      </w:r>
      <w:del w:id="1153" w:author="Claude (G3 house style)" w:date="2026-08-04T12:00:00Z">
        <w:r>
          <w:rPr>
            <w:b/>
            <w:bCs/>
          </w:rPr>
          <w:delText xml:space="preserve">Top 30 terms by enrichment p-value were selected for each group, having FDR corrected p-value below 0.1.</w:delText>
        </w:r>
      </w:del>
      <w:ins w:id="1154" w:author="Claude (G3 house style)" w:date="2026-08-04T12:00:00Z">
        <w:r>
          <w:rPr>
            <w:b/>
            <w:bCs/>
          </w:rPr>
          <w:t xml:space="preserve">Up to 10 terms by enrichment p-value were selected for each group, all with an FDR-corrected p-value below 0.05; the full network is Figure S9.</w:t>
        </w:r>
      </w:ins>
      <w:r>
        <w:rPr>
          <w:b/>
          <w:bCs/>
        </w:rPr>
        <w:t xml:space="preserve"> </w:t>
      </w:r>
      <w:del w:id="1155" w:author="Claude (G3 house style)" w:date="2026-08-04T12:00:00Z">
        <w:r>
          <w:rPr>
            <w:b/>
            <w:bCs/>
          </w:rPr>
          <w:delText xml:space="preserve">GO terms with more than 1000 genes were excluded to avoid too general terms.</w:delText>
        </w:r>
      </w:del>
      <w:ins w:id="1156" w:author="Claude (G3 house style)" w:date="2026-08-04T12:00:00Z">
        <w:r>
          <w:rPr>
            <w:b/>
            <w:bCs/>
          </w:rPr>
          <w:t xml:space="preserve">GO terms with more than 500 genes were excluded to avoid overly general terms, and edges require a Jaccard index of at least 0.2 and at least 5 shared genes.</w:t>
        </w:r>
      </w:ins>
      <w:r>
        <w:rPr>
          <w:b/>
          <w:bCs/>
        </w:rPr>
        <w:t xml:space="preserve"> (B) Heatmap showing GO terms number by functional group and gene enrichment group (TE top, TE bottom and TE classes). </w:t>
      </w:r>
      <w:del w:id="1157" w:author="Claude (G3 house style)" w:date="2026-08-04T12:00:00Z">
        <w:r>
          <w:rPr>
            <w:b/>
            <w:bCs/>
          </w:rPr>
          <w:delText xml:space="preserve">Stars indicate FDR-corrected Fisher enrichment p-value of a given functional group in each gene enrichment group compared to other enrichment groups.</w:delText>
        </w:r>
      </w:del>
      <w:ins w:id="1158" w:author="Claude (G3 house style)" w:date="2026-08-04T12:00:00Z">
        <w:r>
          <w:rPr>
            <w:b/>
            <w:bCs/>
          </w:rPr>
          <w:t xml:space="preserve">Stars indicate the FDR-corrected Fisher exact enrichment p-value of a given functional group in each gene enrichment group compared with the other enrichment groups; GO terms are counted at FDR &lt; 0.05.</w:t>
        </w:r>
      </w:ins>
    </w:p>
    <w:p w14:paraId="644A5E87" w14:textId="0991B5D4" w:rsidR="00DE13E5" w:rsidRDefault="00C450C3" w:rsidP="00DE13E5">
      <w:r w:rsidRPr="00C450C3">
        <w:rPr>
          <w:noProof/>
        </w:rPr>
        <w:lastRenderedPageBreak/>
        <w:drawing>
          <wp:inline distT="0" distB="0" distL="0" distR="0" wp14:anchorId="35F9494D" wp14:editId="3AD89A98">
            <wp:extent cx="5907419" cy="8134062"/>
            <wp:effectExtent l="0" t="0" r="0" b="0"/>
            <wp:docPr id="74144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1758" name=""/>
                    <pic:cNvPicPr/>
                  </pic:nvPicPr>
                  <pic:blipFill>
                    <a:blip r:embed="rId9"/>
                    <a:stretch>
                      <a:fillRect/>
                    </a:stretch>
                  </pic:blipFill>
                  <pic:spPr>
                    <a:xfrm>
                      <a:off x="0" y="0"/>
                      <a:ext cx="5940804" cy="8180030"/>
                    </a:xfrm>
                    <a:prstGeom prst="rect">
                      <a:avLst/>
                    </a:prstGeom>
                  </pic:spPr>
                </pic:pic>
              </a:graphicData>
            </a:graphic>
          </wp:inline>
        </w:drawing>
      </w:r>
    </w:p>
    <w:p w14:paraId="14193E8E" w14:textId="77777777" w:rsidR="00DE13E5" w:rsidRDefault="00DE13E5" w:rsidP="00DE13E5"/>
    <w:p w14:paraId="27819B70" w14:textId="7D70E8BA" w:rsidR="00DE13E5" w:rsidRDefault="00DE13E5" w:rsidP="00DE13E5">
      <w:r>
        <w:t xml:space="preserve">Each gene set was tested against the canonical Gene Ontology (GO) Biological Process, Molecular Function and Cellular Component databases and significant terms were extracted </w:t>
      </w:r>
      <w:del w:id="1467" w:author="Claude (G3 revision)" w:date="2026-08-04T00:00:00Z">
        <w:r>
          <w:delText xml:space="preserve">(FDR threshold of 0.1 was applied, Supplementary File 4)</w:delText>
        </w:r>
      </w:del>
      <w:ins w:id="1468" w:author="Claude (G3 revision)" w:date="2026-08-04T00:00:00Z">
        <w:r>
          <w:t xml:space="preserve">(FDR threshold of 0.05 was applied, File S4)</w:t>
        </w:r>
      </w:ins>
      <w:r>
        <w:t xml:space="preserve">. No significant enrichments were found for DNA elements and Helitrons. The integrative network visualization of top 30 the most significant terms per each of the remaining group (Figure 4A) showed that embryogenesis processes were the major ones among the 5% genes depleted with TEs of any class (with transcription being the second major category), whereas RNA splicing, DNA repair, telomere, apoptosis, IL-34 and ERBB signaling were among top 5% genes with highest TE count. </w:t>
      </w:r>
      <w:del w:id="1469" w:author="Claude (G3 revision)" w:date="2026-08-04T00:00:00Z">
        <w:r>
          <w:delText xml:space="preserve">Moreover, the three all TEs depleted terms with the lowest FDR-corrected p-values in the entire set (p-values in the range 10-40 – 10-80) related to transcriptional activators.</w:delText>
        </w:r>
      </w:del>
      <w:ins w:id="1470" w:author="Claude (G3 revision)" w:date="2026-08-04T00:00:00Z">
        <w:r>
          <w:t xml:space="preserve">Moreover, the three TE-depleted terms with the lowest FDR-corrected p-values in the entire set (chromatin, 2.3 × 10⁻⁹¹; DNA-binding transcription factor activity, RNA polymerase II-specific, 3.3 × 10⁻⁸³; and sequence-specific double-stranded DNA binding, 2.7 × 10⁻⁸¹) all relate to transcriptional regulators.</w:t>
        </w:r>
      </w:ins>
      <w:r>
        <w:t xml:space="preserve"> SINE-specific processes were the closest to the top TE count processes by the overlapping genes, sharing splicing and DNA repair as SINEs constitute the majority of TEs mapping in the vicinity of TSS (Figure 2G). </w:t>
      </w:r>
      <w:del w:id="1471" w:author="Claude (G3 revision)" w:date="2026-08-04T00:00:00Z">
        <w:r>
          <w:delText xml:space="preserve">The rest classes with significant GO terms based on genes with highest TE count led to olfactory receptor activity, flavone metabolism and regulation of fatty acids metabolism (LINEs), glutaminergic synapse, lipopolysaccharide mediated signaling and ion transport (LTRs) and RNA polymerase II termination (SVA elements).</w:delText>
        </w:r>
      </w:del>
      <w:ins w:id="1472" w:author="Claude (G3 revision)" w:date="2026-08-04T00:00:00Z">
        <w:r>
          <w:t xml:space="preserve">The rest of the classes with significant GO terms based on genes with the highest TE count led to olfactory receptor activity and negative regulation of fatty acid metabolism (LINEs), ion transport, ion transmembrane transport and synapse (LTRs), and termination of RNA polymerase II transcription (SVA elements). At the tightened threshold the LINE class loses flavone metabolic process (FDR = 0.088) and the LTR class loses glutamatergic synapse and positive regulation of lipopolysaccharide-mediated signalling (both FDR = 0.086).</w:t>
        </w:r>
      </w:ins>
    </w:p>
    <w:p w14:paraId="3234E6F6" w14:textId="77777777" w:rsidR="00DE13E5" w:rsidRDefault="00DE13E5" w:rsidP="00DE13E5"/>
    <w:p w14:paraId="328D4BF3" w14:textId="1B37556B" w:rsidR="00DE13E5" w:rsidRPr="00333A56" w:rsidRDefault="00DE13E5" w:rsidP="00DE13E5">
      <w:pPr>
        <w:rPr>
          <w:i/>
          <w:iCs/>
        </w:rPr>
      </w:pPr>
      <w:r>
        <w:t xml:space="preserve">The latter term genes that had SVA elements in their vicinity were </w:t>
      </w:r>
      <w:del w:id="1191" w:author="Claude (G3 house style)" w:date="2026-08-04T12:00:00Z">
        <w:r>
          <w:delText xml:space="preserve">POLR2A</w:delText>
        </w:r>
      </w:del>
      <w:ins w:id="1192" w:author="Claude (G3 house style)" w:date="2026-08-04T12:00:00Z">
        <w:r>
          <w:rPr>
            <w:i/>
          </w:rPr>
          <w:t xml:space="preserve">POLR2A</w:t>
        </w:r>
      </w:ins>
      <w:r>
        <w:t xml:space="preserve"> (core catalytic subunit of RNA polymerase II) and genes </w:t>
      </w:r>
      <w:del w:id="1173" w:author="Claude (G3 house style)" w:date="2026-08-04T12:00:00Z">
        <w:r>
          <w:delText xml:space="preserve">SSU72L1</w:delText>
        </w:r>
      </w:del>
      <w:ins w:id="1174" w:author="Claude (G3 house style)" w:date="2026-08-04T12:00:00Z">
        <w:r>
          <w:rPr>
            <w:i/>
          </w:rPr>
          <w:t xml:space="preserve">SSU72L1</w:t>
        </w:r>
      </w:ins>
      <w:r>
        <w:t xml:space="preserve">, </w:t>
      </w:r>
      <w:del w:id="1175" w:author="Claude (G3 house style)" w:date="2026-08-04T12:00:00Z">
        <w:r>
          <w:delText xml:space="preserve">SSU72L2</w:delText>
        </w:r>
      </w:del>
      <w:ins w:id="1176" w:author="Claude (G3 house style)" w:date="2026-08-04T12:00:00Z">
        <w:r>
          <w:rPr>
            <w:i/>
          </w:rPr>
          <w:t xml:space="preserve">SSU72L2</w:t>
        </w:r>
      </w:ins>
      <w:r>
        <w:t xml:space="preserve">, </w:t>
      </w:r>
      <w:del w:id="1177" w:author="Claude (G3 house style)" w:date="2026-08-04T12:00:00Z">
        <w:r>
          <w:delText xml:space="preserve">SSU72L3</w:delText>
        </w:r>
      </w:del>
      <w:ins w:id="1178" w:author="Claude (G3 house style)" w:date="2026-08-04T12:00:00Z">
        <w:r>
          <w:rPr>
            <w:i/>
          </w:rPr>
          <w:t xml:space="preserve">SSU72L3</w:t>
        </w:r>
      </w:ins>
      <w:r>
        <w:t xml:space="preserve">, </w:t>
      </w:r>
      <w:del w:id="1179" w:author="Claude (G3 house style)" w:date="2026-08-04T12:00:00Z">
        <w:r>
          <w:delText xml:space="preserve">SSU72L4</w:delText>
        </w:r>
      </w:del>
      <w:ins w:id="1180" w:author="Claude (G3 house style)" w:date="2026-08-04T12:00:00Z">
        <w:r>
          <w:rPr>
            <w:i/>
          </w:rPr>
          <w:t xml:space="preserve">SSU72L4</w:t>
        </w:r>
      </w:ins>
      <w:r>
        <w:t xml:space="preserve"> and </w:t>
      </w:r>
      <w:del w:id="1181" w:author="Claude (G3 house style)" w:date="2026-08-04T12:00:00Z">
        <w:r>
          <w:delText xml:space="preserve">SSU72L5</w:delText>
        </w:r>
      </w:del>
      <w:ins w:id="1182" w:author="Claude (G3 house style)" w:date="2026-08-04T12:00:00Z">
        <w:r>
          <w:rPr>
            <w:i/>
          </w:rPr>
          <w:t xml:space="preserve">SSU72L5</w:t>
        </w:r>
      </w:ins>
      <w:r>
        <w:t xml:space="preserve"> – protein phosphatases acting on RNA polymerase II C-terminal domain, whose 10 kb TSS neighborhoods are located in a 116 kb region of chromosome 11 (4293265 - 4409432) and have 3 copies of SVA B subfamily.</w:t>
      </w:r>
    </w:p>
    <w:p w14:paraId="71A78849" w14:textId="77777777" w:rsidR="00DE13E5" w:rsidRDefault="00DE13E5" w:rsidP="00DE13E5"/>
    <w:p w14:paraId="43243EA6" w14:textId="3E8D2E71" w:rsidR="00DE13E5" w:rsidRDefault="00DE13E5" w:rsidP="00DE13E5">
      <w:r>
        <w:t xml:space="preserve">The GO terms were manually (with Gemini pro assistance) classified </w:t>
      </w:r>
      <w:del w:id="1473" w:author="Claude (G3 revision)" w:date="2026-08-04T00:00:00Z">
        <w:r>
          <w:delText xml:space="preserve">into 25 major groups</w:delText>
        </w:r>
      </w:del>
      <w:ins w:id="1474" w:author="Claude (G3 revision)" w:date="2026-08-04T00:00:00Z">
        <w:r>
          <w:t xml:space="preserve">into 25 major groups, 22 of which are populated at this threshold,</w:t>
        </w:r>
      </w:ins>
      <w:r>
        <w:t xml:space="preserve"> according to the previous studies </w:t>
      </w:r>
      <w:sdt>
        <w:sdtPr>
          <w:rPr>
            <w:color w:val="000000"/>
          </w:rPr>
          <w:tag w:val="MENDELEY_CITATION_v3_eyJjaXRhdGlvbklEIjoiTUVOREVMRVlfQ0lUQVRJT05fMGMwMTIzNzQtNzFkZC00M2ZjLTljYmUtZTU2NWMwZGMyYjgzIiwicHJvcGVydGllcyI6eyJub3RlSW5kZXgiOjB9LCJpc0VkaXRlZCI6ZmFsc2UsIm1hbnVhbE92ZXJyaWRlIjp7ImlzTWFudWFsbHlPdmVycmlkZGVuIjpmYWxzZSwiY2l0ZXByb2NUZXh0IjoiKDUsMTIsMTM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
          <w:id w:val="1378818176"/>
          <w:placeholder>
            <w:docPart w:val="557AA5558A0A4742B7C64EDC51653AB1"/>
          </w:placeholder>
        </w:sdtPr>
        <w:sdtContent>
          <w:r w:rsidR="006027D8" w:rsidRPr="006027D8">
            <w:rPr>
              <w:color w:val="000000"/>
            </w:rPr>
            <w:t>(5,12,13)</w:t>
          </w:r>
        </w:sdtContent>
      </w:sdt>
      <w:r>
        <w:t xml:space="preserve"> and compared using Fisher exact test (Figure 4B), testing enrichment of a given molecular process in a given TE group (classes, TE top and TE bottom) versus the same molecular process in the rest TE groups. </w:t>
      </w:r>
      <w:del w:id="1475" w:author="Claude (G3 revision)" w:date="2026-08-04T00:00:00Z">
        <w:r>
          <w:delText xml:space="preserve">While there was no systematic co-clustering of molecular processes metagroups, RNA splicing and processing processes were specifically enriched in SINEs adjacent genes, metals metabolism was associated with LTRs, DNA replication and recombination related to all TEs, lipid metabolism was enriched in LINEs adjacent genes.</w:delText>
        </w:r>
      </w:del>
      <w:ins w:id="1476" w:author="Claude (G3 revision)" w:date="2026-08-04T00:00:00Z">
        <w:r>
          <w:t xml:space="preserve">While there was no systematic co-clustering of molecular process metagroups, RNA splicing and processing was specifically enriched in SINE-adjacent genes (FDR = 0.001) and metals metabolism was associated with LTRs (FDR = 0.010). Two associations that were significant at the previous threshold do not survive at 0.05 and are no longer claimed: lipid metabolism in LINE-adjacent genes (FDR = 0.021 at 0.1) and DNA replication and recombination in the all-TE top group (FDR = 0.036 at 0.1).</w:t>
        </w:r>
      </w:ins>
      <w:r>
        <w:t xml:space="preserve"> Embryogenesis and nervous system processes genes were preferentially depleted with TE inserts of any class in their vicinity.</w:t>
      </w:r>
    </w:p>
    <w:p w14:paraId="60842FF5" w14:textId="77777777" w:rsidR="00DE13E5" w:rsidRPr="00F26249"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TE evolutionary age</w:t>
      </w:r>
    </w:p>
    <w:p w14:paraId="4A30B90C" w14:textId="2885AAA7" w:rsidR="00DE13E5" w:rsidRPr="00FF6674" w:rsidRDefault="00DE13E5" w:rsidP="00DE13E5">
      <w:r>
        <w:t xml:space="preserve">The next part of the analysis was dedicated to study associations of evolutionary young and the most ancient TEs by classes with the host genes. For each of the major TE families (LTR, LINE, SINE, DNA) and all TEs we calculated average divergence score of all TEs mapped in the 10 kb vicinity of each TSS (Figures 3C, 3D). Then we selected top and bottom 5% of TSS with highest and lowest divergence, considering all TSS with TEs of a given group mapped. We extracted 1425 genes of top and bottom divergence for all TEs, 1396 genes for SINEs, 1372 for LINEs, 1015 for DNA elements and 905 for LTR elements (</w:t>
      </w:r>
      <w:del w:id="1097" w:author="Claude (G3 house style)" w:date="2026-08-04T12:00:00Z">
        <w:r>
          <w:delText xml:space="preserve">Supplementary Figure 4B</w:delText>
        </w:r>
      </w:del>
      <w:ins w:id="1098" w:author="Claude (G3 house style)" w:date="2026-08-04T12:00:00Z">
        <w:r>
          <w:t xml:space="preserve">Figure S4B</w:t>
        </w:r>
      </w:ins>
      <w:r>
        <w:t xml:space="preserve">, </w:t>
      </w:r>
      <w:del w:id="1135" w:author="Claude (G3 house style)" w:date="2026-08-04T12:00:00Z">
        <w:r>
          <w:delText xml:space="preserve">Supplementary File 5</w:delText>
        </w:r>
      </w:del>
      <w:ins w:id="1136" w:author="Claude (G3 house style)" w:date="2026-08-04T12:00:00Z">
        <w:r>
          <w:t xml:space="preserve">File S5</w:t>
        </w:r>
      </w:ins>
      <w:r>
        <w:t xml:space="preserve">). The upper limits for lowest divergence were at the level of 10-17% depending on the TE class, and the lower limits for highest divergence were at the level of 28-31% (</w:t>
      </w:r>
      <w:del w:id="1105" w:author="Claude (G3 house style)" w:date="2026-08-04T12:00:00Z">
        <w:r>
          <w:delText xml:space="preserve">Supplementary Figure 5B</w:delText>
        </w:r>
      </w:del>
      <w:ins w:id="1106" w:author="Claude (G3 house style)" w:date="2026-08-04T12:00:00Z">
        <w:r>
          <w:t xml:space="preserve">Figure S5B</w:t>
        </w:r>
      </w:ins>
      <w:r>
        <w:t xml:space="preserve">). </w:t>
      </w:r>
    </w:p>
    <w:p w14:paraId="4A37E28B" w14:textId="77777777" w:rsidR="00DE13E5" w:rsidRPr="00FF6674" w:rsidRDefault="00DE13E5" w:rsidP="00DE13E5"/>
    <w:p w14:paraId="5CFAB886" w14:textId="6C4C6A42" w:rsidR="00DE13E5" w:rsidRPr="000F46F7" w:rsidRDefault="00DE13E5" w:rsidP="00DE13E5">
      <w:r>
        <w:t xml:space="preserve">We visualized top 30 GO terms of each TE-divergence groups (</w:t>
      </w:r>
      <w:del w:id="1137" w:author="Claude (G3 house style)" w:date="2026-08-04T12:00:00Z">
        <w:r>
          <w:delText xml:space="preserve">Supplementary File 6</w:delText>
        </w:r>
      </w:del>
      <w:ins w:id="1138" w:author="Claude (G3 house style)" w:date="2026-08-04T12:00:00Z">
        <w:r>
          <w:t xml:space="preserve">File S6</w:t>
        </w:r>
      </w:ins>
      <w:r>
        <w:t xml:space="preserve">), filtered by no more than 1000 genes per term to avoid too general classification (Figure 5A). The group of all TEs with low divergence was isolated from all other groups, returning terms about rRNA binding, spermatogenesis, mitotic spindle localization, subcortical maternal complex and fatty acids catabolism. </w:t>
      </w:r>
      <w:del w:id="1479" w:author="Claude (G3 revision)" w:date="2026-08-04T00:00:00Z">
        <w:r>
          <w:delText xml:space="preserve">LTR elements of lowest divergence demonstrated a single term of flavin-based oxidoreductases.</w:delText>
        </w:r>
      </w:del>
      <w:ins w:id="1480" w:author="Claude (G3 revision)" w:date="2026-08-04T00:00:00Z">
        <w:r>
          <w:t xml:space="preserve">LTR elements of lowest divergence demonstrated a single term of flavin-dependent oxidoreductase activity (FDR = 0.039).</w:t>
        </w:r>
      </w:ins>
      <w:r>
        <w:t xml:space="preserve"> Groups of high divergence (all TEs, LINEs, SINEs and LTRs) we co-clustered, with all TEs and LTRs of high divergence sharing olfactory receptors with LINEs of lowest divergence. LINEs of highest divergence were inserted near genes of voltage-gated potassium channel complex, cell adhesion, differentiation and proliferation, as well as genes of very-low-density lipoprotein components. SINEs and all TEs of highest divergence shared dozens of GO terms connected with nervous system, especially ion channels and synapses, with smaller number of embryogenesis and transcription GO terms, specific for all TEs of highest divergence. Top 3 GO terms with the most significant enrichment were nervous system development, postsynaptic membrane and synaptic chemical transition (FDR corrected p-value 10-16 – 10-11), all three connected with all TEs of highest divergence and SINEs of highest divergence. LTR elements of highest divergence had also a specific term of calcium-dependent cell adhesion. LINE elements of lowest divergence demonstrated T, B and NK cell activation and type I interferon receptor binding, as well as terpenoid metabolism. These immune system GO terms have been sharing the same core interferon gene set, namely </w:t>
      </w:r>
      <w:del w:id="1183" w:author="Claude (G3 house style)" w:date="2026-08-04T12:00:00Z">
        <w:r>
          <w:delText xml:space="preserve">IFNA10</w:delText>
        </w:r>
      </w:del>
      <w:ins w:id="1184" w:author="Claude (G3 house style)" w:date="2026-08-04T12:00:00Z">
        <w:r>
          <w:rPr>
            <w:i/>
          </w:rPr>
          <w:t xml:space="preserve">IFNA10</w:t>
        </w:r>
      </w:ins>
      <w:r>
        <w:t xml:space="preserve">, </w:t>
      </w:r>
      <w:del w:id="1185" w:author="Claude (G3 house style)" w:date="2026-08-04T12:00:00Z">
        <w:r>
          <w:delText xml:space="preserve">IFNA16</w:delText>
        </w:r>
      </w:del>
      <w:ins w:id="1186" w:author="Claude (G3 house style)" w:date="2026-08-04T12:00:00Z">
        <w:r>
          <w:rPr>
            <w:i/>
          </w:rPr>
          <w:t xml:space="preserve">IFNA16</w:t>
        </w:r>
      </w:ins>
      <w:r>
        <w:t xml:space="preserve">, </w:t>
      </w:r>
      <w:del w:id="1187" w:author="Claude (G3 house style)" w:date="2026-08-04T12:00:00Z">
        <w:r>
          <w:delText xml:space="preserve">IFNA17</w:delText>
        </w:r>
      </w:del>
      <w:ins w:id="1188" w:author="Claude (G3 house style)" w:date="2026-08-04T12:00:00Z">
        <w:r>
          <w:rPr>
            <w:i/>
          </w:rPr>
          <w:t xml:space="preserve">IFNA17</w:t>
        </w:r>
      </w:ins>
      <w:r>
        <w:t xml:space="preserve">, </w:t>
      </w:r>
      <w:del w:id="1189" w:author="Claude (G3 house style)" w:date="2026-08-04T12:00:00Z">
        <w:r>
          <w:delText xml:space="preserve">IFNA21</w:delText>
        </w:r>
      </w:del>
      <w:ins w:id="1190" w:author="Claude (G3 house style)" w:date="2026-08-04T12:00:00Z">
        <w:r>
          <w:rPr>
            <w:i/>
          </w:rPr>
          <w:t xml:space="preserve">IFNA21</w:t>
        </w:r>
      </w:ins>
      <w:r>
        <w:t xml:space="preserve">, </w:t>
      </w:r>
      <w:del w:id="1193" w:author="Claude (G3 house style)" w:date="2026-08-04T12:00:00Z">
        <w:r>
          <w:delText xml:space="preserve">IFNA4</w:delText>
        </w:r>
      </w:del>
      <w:ins w:id="1194" w:author="Claude (G3 house style)" w:date="2026-08-04T12:00:00Z">
        <w:r>
          <w:rPr>
            <w:i/>
          </w:rPr>
          <w:t xml:space="preserve">IFNA4</w:t>
        </w:r>
      </w:ins>
      <w:r>
        <w:t xml:space="preserve">, </w:t>
      </w:r>
      <w:del w:id="1195" w:author="Claude (G3 house style)" w:date="2026-08-04T12:00:00Z">
        <w:r>
          <w:delText xml:space="preserve">IFNA6</w:delText>
        </w:r>
      </w:del>
      <w:ins w:id="1196" w:author="Claude (G3 house style)" w:date="2026-08-04T12:00:00Z">
        <w:r>
          <w:rPr>
            <w:i/>
          </w:rPr>
          <w:t xml:space="preserve">IFNA6</w:t>
        </w:r>
      </w:ins>
      <w:r>
        <w:t xml:space="preserve">, </w:t>
      </w:r>
      <w:del w:id="1197" w:author="Claude (G3 house style)" w:date="2026-08-04T12:00:00Z">
        <w:r>
          <w:delText xml:space="preserve">IFNA7</w:delText>
        </w:r>
      </w:del>
      <w:ins w:id="1198" w:author="Claude (G3 house style)" w:date="2026-08-04T12:00:00Z">
        <w:r>
          <w:rPr>
            <w:i/>
          </w:rPr>
          <w:t xml:space="preserve">IFNA7</w:t>
        </w:r>
      </w:ins>
      <w:r>
        <w:t xml:space="preserve">, </w:t>
      </w:r>
      <w:del w:id="1199" w:author="Claude (G3 house style)" w:date="2026-08-04T12:00:00Z">
        <w:r>
          <w:delText xml:space="preserve">IFNW1</w:delText>
        </w:r>
      </w:del>
      <w:ins w:id="1200" w:author="Claude (G3 house style)" w:date="2026-08-04T12:00:00Z">
        <w:r>
          <w:rPr>
            <w:i/>
          </w:rPr>
          <w:t xml:space="preserve">IFNW1</w:t>
        </w:r>
      </w:ins>
      <w:r>
        <w:t xml:space="preserve">, whose TSS neighborhoods located in the interferon alpha domain of chromosome 9 (coordinates 21150692 to 21370055, 220 kb region) and </w:t>
      </w:r>
      <w:del w:id="1477" w:author="Claude (G3 revision)" w:date="2026-08-04T00:00:00Z">
        <w:r>
          <w:delText xml:space="preserve">having average divergence of intersecting LINE elements at the level of 95 – 161.7</w:delText>
        </w:r>
      </w:del>
      <w:ins w:id="1478" w:author="Claude (G3 revision)" w:date="2026-08-04T00:00:00Z">
        <w:r>
          <w:t xml:space="preserve">having per-gene average divergence of the intersecting LINE elements between 95.0 and 161.7, while the mean divergence of the individual L1 elements across the whole domain is 135.7 against a genome-wide L1 mean of 188.2</w:t>
        </w:r>
      </w:ins>
      <w:r>
        <w:t xml:space="preserve"> (</w:t>
      </w:r>
      <w:del w:id="1127" w:author="Claude (G3 house style)" w:date="2026-08-04T12:00:00Z">
        <w:r>
          <w:delText xml:space="preserve">Supplementary File 1</w:delText>
        </w:r>
      </w:del>
      <w:ins w:id="1128" w:author="Claude (G3 house style)" w:date="2026-08-04T12:00:00Z">
        <w:r>
          <w:t xml:space="preserve">File S1</w:t>
        </w:r>
      </w:ins>
      <w:r>
        <w:t xml:space="preserve">, </w:t>
      </w:r>
      <w:del w:id="1121" w:author="Claude (G3 house style)" w:date="2026-08-04T12:00:00Z">
        <w:r>
          <w:delText xml:space="preserve">Supplementary Figure 6</w:delText>
        </w:r>
      </w:del>
      <w:ins w:id="1122" w:author="Claude (G3 house style)" w:date="2026-08-04T12:00:00Z">
        <w:r>
          <w:t xml:space="preserve">Figure S6</w:t>
        </w:r>
      </w:ins>
      <w:r>
        <w:t xml:space="preserve">). </w:t>
      </w:r>
    </w:p>
    <w:p w14:paraId="1985D834" w14:textId="77777777" w:rsidR="00DE13E5" w:rsidRDefault="00DE13E5" w:rsidP="00DE13E5"/>
    <w:p w14:paraId="3EC40F78" w14:textId="77777777" w:rsidR="00DE13E5" w:rsidRDefault="00DE13E5" w:rsidP="00DE13E5">
      <w:r>
        <w:t xml:space="preserve">Finally, DNA elements of highest and lowest divergence, and SINEs of lowest divergence, revealed no significant GO enrichments reflecting potential absence of any functional preference of insertions, preferential mutational decay or negative possible selection, which is expected for DNA elements but surprising for young SINEs. </w:t>
      </w:r>
    </w:p>
    <w:p>
      <w:pPr>
        <w:rPr>
          <w:ins w:id="1503" w:author="Claude (G3 revision)" w:date="2026-08-04T00:00:00Z"/>
        </w:rPr>
      </w:pPr>
      <w:ins w:id="1504" w:author="Claude (G3 revision)" w:date="2026-08-04T00:00:00Z">
        <w:r>
          <w:t xml:space="preserve">The interferon alpha domain in detail. Because this locus carries the clearest signal of recent L1 activity in the analysis, we characterised it directly rather than only through the gene sets. The 219,363 bp domain (chr9:21,150,692-21,370,055) contains 175 annotated TEs, of which 77 (44%) are L1 elements; the remainder are Alu (33), L2 (15), MIR (13), hAT-Charlie (11), ERV1 (10), ERVL-MaLR (6) and ten elements of eight further families. The L1 density in the domain is 351 elements per Mb against 181.4 per Mb genome-wide (565,459 L1 copies over 3.1 Gb), a 1.94-fold excess. The mean divergence of these L1 elements is 135.7 against a genome-wide L1 mean of 188.2 (median 197). The two quantities are different measurements and should not be confused: the 95.0-161.7 range quoted above is the per-gene average divergence of the LINE elements around each interferon TSS, whereas 135.7 is the mean over the individual L1 elements in the domain.</w:t>
        </w:r>
      </w:ins>
    </w:p>
    <w:p>
      <w:pPr>
        <w:rPr>
          <w:ins w:id="1505" w:author="Claude (G3 revision)" w:date="2026-08-04T00:00:00Z"/>
        </w:rPr>
      </w:pPr>
      <w:ins w:id="1506" w:author="Claude (G3 revision)" w:date="2026-08-04T00:00:00Z">
        <w:r>
          <w:t xml:space="preserve">The signal is not carried by a handful of outliers. The 77 L1 elements span 36 distinct subfamilies, including the young primate-specific L1PA2-L1PA8, L1PA10, L1PA14, L1PA15, L1P1, L1P3, L1P4e, L1P5, L1PB and L1PREC2 alongside older mammalian L1M clades. Excluding the single element annotated with divergence 0 - implausible for its L1P3 clade and possibly a RepeatMasker artefact - raises the mean only to 137.5, and removing the five youngest elements altogether still leaves it at 143.8, far below the genome-wide mean.</w:t>
        </w:r>
      </w:ins>
    </w:p>
    <w:p>
      <w:pPr>
        <w:rPr>
          <w:ins w:id="1507" w:author="Claude (G3 revision)" w:date="2026-08-04T00:00:00Z"/>
        </w:rPr>
      </w:pPr>
      <w:ins w:id="1508" w:author="Claude (G3 revision)" w:date="2026-08-04T00:00:00Z">
        <w:r>
          <w:t xml:space="preserve">Formal testing against matched random windows confirms the deficit. Compared with 10,000 random 220 kb autosomal windows containing at least one L1, the domain's mean L1 divergence is -2.28 standard deviations below the null mean of 189.4 (two-sided empirical p = 0.022, raw). Restricting the null to windows with at least 40 L1 elements, which controls for the possibility that the result is a by-product of high local L1 density, strengthens it (10,000 windows, z = -3.07, p = 0.006); so does restricting it to gene-dense windows with at least 10 annotated genes and at least one L1 (3,582 windows, z = -3.01, p = 0.0017), where only one null window out of 3,582 is as extreme as the observation. Finally, the domain is enriched for young primate-specific L1 copies relative to the rest of the genome: 38 of its 77 L1 elements belong to L1HS or L1P* clades against 133,450 of 545,659 genome-wide (Fisher exact odds ratio 3.01, raw p = 3.2e-06). The null distributions and the subfamily composition are shown in Figure 8.</w:t>
        </w:r>
      </w:ins>
    </w:p>
    <w:p w14:paraId="02923A80" w14:textId="77777777" w:rsidR="00DE13E5" w:rsidRDefault="00DE13E5" w:rsidP="00DE13E5"/>
    <w:p w14:paraId="3EDAF40D" w14:textId="77777777" w:rsidR="00DE13E5" w:rsidRDefault="00DE13E5" w:rsidP="00DE13E5">
      <w:r>
        <w:t>We then compared enrichment of different functional groups of GO terms in low or high divergence TEs of different classes (Figure 5B). While SINEs and all TE elements showed high similarity between their processes (because SINEs are quantitatively predominant and enriched near genes), only immune processes were enriched for LINEs of lowest divergence groups, indicating possible molecular or evolutionary mechanism behind this pattern. No biologically reasonable co-clustering of TE groups or functional metagroups was found.</w:t>
      </w:r>
    </w:p>
    <w:p w14:paraId="70D16F5D" w14:textId="77777777" w:rsidR="00DE13E5" w:rsidRPr="00A5487D" w:rsidRDefault="00DE13E5" w:rsidP="00DE13E5"/>
    <w:p w14:paraId="2DAA2F0F" w14:textId="3742111B" w:rsidR="00DE13E5" w:rsidRDefault="00DE13E5" w:rsidP="00DE13E5">
      <w:r>
        <w:rPr>
          <w:b/>
          <w:bCs/>
        </w:rPr>
        <w:t xml:space="preserve">Figure 5. Functional analysis of genes whose TSS are enriched with TEs of different classes with highest and lowest divergence as an estimator of evolutionary age. (A) Connection map of GO terms extracted for 5% of TSS with highest and lowest average divergence of LINEs, SINEs, LTRs, DNA elements and all TEs. Connection line width is proportional to fraction of shared genes, color of each node denotes a GO term enrichment p-value (FDR-corrected), node size shows number of genes in a GO term. </w:t>
      </w:r>
      <w:del w:id="1159" w:author="Claude (G3 house style)" w:date="2026-08-04T12:00:00Z">
        <w:r>
          <w:rPr>
            <w:b/>
            <w:bCs/>
          </w:rPr>
          <w:delText xml:space="preserve">Top 30 terms by enrichment p-value were selected for each group, having FDR corrected p-value below 0.1.</w:delText>
        </w:r>
      </w:del>
      <w:ins w:id="1160" w:author="Claude (G3 house style)" w:date="2026-08-04T12:00:00Z">
        <w:r>
          <w:rPr>
            <w:b/>
            <w:bCs/>
          </w:rPr>
          <w:t xml:space="preserve">Up to 10 terms by enrichment p-value were selected for each group, all with an FDR-corrected p-value below 0.05; the full network is Figure S10.</w:t>
        </w:r>
      </w:ins>
      <w:r>
        <w:rPr>
          <w:b/>
          <w:bCs/>
        </w:rPr>
        <w:t xml:space="preserve"> </w:t>
      </w:r>
      <w:del w:id="1161" w:author="Claude (G3 house style)" w:date="2026-08-04T12:00:00Z">
        <w:r>
          <w:rPr>
            <w:b/>
            <w:bCs/>
          </w:rPr>
          <w:delText xml:space="preserve">GO terms with more than 1000 genes were excluded to avoid too general terms.</w:delText>
        </w:r>
      </w:del>
      <w:ins w:id="1162" w:author="Claude (G3 house style)" w:date="2026-08-04T12:00:00Z">
        <w:r>
          <w:rPr>
            <w:b/>
            <w:bCs/>
          </w:rPr>
          <w:t xml:space="preserve">GO terms with more than 500 genes were excluded to avoid overly general terms.</w:t>
        </w:r>
      </w:ins>
      <w:r>
        <w:rPr>
          <w:b/>
          <w:bCs/>
        </w:rPr>
        <w:t xml:space="preserve"> (B) Heatmap showing GO terms number by functional group and gene enrichment group: highest and lowest divergence of LINEs, SINEs, LTRs, DNA elements and all TEs. </w:t>
      </w:r>
      <w:del w:id="1163" w:author="Claude (G3 house style)" w:date="2026-08-04T12:00:00Z">
        <w:r>
          <w:rPr>
            <w:b/>
            <w:bCs/>
          </w:rPr>
          <w:delText xml:space="preserve">Stars indicate FDR-corrected Fisher enrichment p-value of a given functional group in each gene enrichment group compared to other enrichment groups.</w:delText>
        </w:r>
      </w:del>
      <w:ins w:id="1164" w:author="Claude (G3 house style)" w:date="2026-08-04T12:00:00Z">
        <w:r>
          <w:rPr>
            <w:b/>
            <w:bCs/>
          </w:rPr>
          <w:t xml:space="preserve">Stars indicate the FDR-corrected Fisher exact enrichment p-value of a given functional group in each gene enrichment group compared with the other enrichment groups; GO terms are counted at FDR &lt; 0.05.</w:t>
        </w:r>
      </w:ins>
    </w:p>
    <w:p w14:paraId="2D3C9541" w14:textId="7AC6CD16" w:rsidR="00AF413F" w:rsidRPr="006A60F2" w:rsidRDefault="00AF413F" w:rsidP="00DE13E5">
      <w:pPr>
        <w:rPr>
          <w:b/>
          <w:bCs/>
        </w:rPr>
      </w:pPr>
      <w:r w:rsidRPr="00AF413F">
        <w:rPr>
          <w:b/>
          <w:bCs/>
          <w:noProof/>
        </w:rPr>
        <w:drawing>
          <wp:inline distT="0" distB="0" distL="0" distR="0" wp14:anchorId="37B6C51F" wp14:editId="6AD338B6">
            <wp:extent cx="5432783" cy="7775689"/>
            <wp:effectExtent l="0" t="0" r="3175" b="0"/>
            <wp:docPr id="16357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50582" name=""/>
                    <pic:cNvPicPr/>
                  </pic:nvPicPr>
                  <pic:blipFill>
                    <a:blip r:embed="rId10"/>
                    <a:stretch>
                      <a:fillRect/>
                    </a:stretch>
                  </pic:blipFill>
                  <pic:spPr>
                    <a:xfrm>
                      <a:off x="0" y="0"/>
                      <a:ext cx="5440202" cy="7786308"/>
                    </a:xfrm>
                    <a:prstGeom prst="rect">
                      <a:avLst/>
                    </a:prstGeom>
                  </pic:spPr>
                </pic:pic>
              </a:graphicData>
            </a:graphic>
          </wp:inline>
        </w:drawing>
      </w:r>
    </w:p>
    <w:p w14:paraId="74DC180E" w14:textId="5565FDD8" w:rsidR="00DE13E5" w:rsidRDefault="00DE13E5" w:rsidP="00DE13E5"/>
    <w:p w14:paraId="3A93C779" w14:textId="77777777" w:rsidR="00DE13E5" w:rsidRDefault="00DE13E5" w:rsidP="00DE13E5"/>
    <w:p w14:paraId="5258467F" w14:textId="77777777" w:rsidR="00DE13E5" w:rsidRPr="00E11CE2"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families by count</w:t>
      </w:r>
    </w:p>
    <w:p w14:paraId="1F95524D" w14:textId="5F3BD2F1" w:rsidR="00DE13E5" w:rsidRDefault="00DE13E5" w:rsidP="00DE13E5">
      <w:r>
        <w:t xml:space="preserve">To analyze an enrichment of individual TE families near functional gene, we ordered TE families by number of TSS having at least one TE of a given family and then visualized the TE count distributions in the TSS vicinity (</w:t>
      </w:r>
      <w:del w:id="1123" w:author="Claude (G3 house style)" w:date="2026-08-04T12:00:00Z">
        <w:r>
          <w:delText xml:space="preserve">Supplementary Figure 7</w:delText>
        </w:r>
      </w:del>
      <w:ins w:id="1124" w:author="Claude (G3 house style)" w:date="2026-08-04T12:00:00Z">
        <w:r>
          <w:t xml:space="preserve">Figure S7</w:t>
        </w:r>
      </w:ins>
      <w:r>
        <w:t xml:space="preserve">). 34977 (90.4%) of all TSS had at least one Alu copy in their 10 kb neighborhood (up to 29 copies per TSS), 30695 (79.3%, up to 19 copies) had MIR elements, 30184 (78.0%, again up to 19 copies) had L1 elements, 30376 (78.5%, again up to 17 copies) had L2 elements and 18731 (48.4%, again up to 19 copies) had hAT-Charlie elements in their vicinity, whereas all the rest families were occupying less proximal regions.</w:t>
      </w:r>
    </w:p>
    <w:p w14:paraId="3E83177C" w14:textId="77777777" w:rsidR="00DE13E5" w:rsidRDefault="00DE13E5" w:rsidP="00DE13E5"/>
    <w:p w14:paraId="4628BCC6" w14:textId="3E1B9616" w:rsidR="00DE13E5" w:rsidRDefault="00DE13E5" w:rsidP="00DE13E5">
      <w:r>
        <w:t xml:space="preserve">For TE families that had more than 5% of all unique genes in their vicinity (1436 and more) we selected 1436 genes having highest count of elements of a given family in their vicinity, whereas for the less numerous and/or enriched families we took all the potentially affected genes (</w:t>
      </w:r>
      <w:del w:id="1139" w:author="Claude (G3 house style)" w:date="2026-08-04T12:00:00Z">
        <w:r>
          <w:delText xml:space="preserve">Supplementary File 7</w:delText>
        </w:r>
      </w:del>
      <w:ins w:id="1140" w:author="Claude (G3 house style)" w:date="2026-08-04T12:00:00Z">
        <w:r>
          <w:t xml:space="preserve">File S7</w:t>
        </w:r>
      </w:ins>
      <w:r>
        <w:t xml:space="preserve">). Network of these gene sets, and their overlapping’s is shown in </w:t>
      </w:r>
      <w:del w:id="1111" w:author="Claude (G3 house style)" w:date="2026-08-04T12:00:00Z">
        <w:r>
          <w:delText xml:space="preserve">Supplementary Figure 8A</w:delText>
        </w:r>
      </w:del>
      <w:ins w:id="1112" w:author="Claude (G3 house style)" w:date="2026-08-04T12:00:00Z">
        <w:r>
          <w:t xml:space="preserve">Figure S8A</w:t>
        </w:r>
      </w:ins>
      <w:r>
        <w:t xml:space="preserve"> (no filtering of the graph edges by Jaccard index). Overlapping’s were very weak as it can be expected for families with random and independent insertions, with highest Jaccard index of genes with two families being 8% (</w:t>
      </w:r>
      <w:del w:id="1113" w:author="Claude (G3 house style)" w:date="2026-08-04T12:00:00Z">
        <w:r>
          <w:delText xml:space="preserve">Supplementary Figure 8A</w:delText>
        </w:r>
      </w:del>
      <w:ins w:id="1114" w:author="Claude (G3 house style)" w:date="2026-08-04T12:00:00Z">
        <w:r>
          <w:t xml:space="preserve">Figure S8A</w:t>
        </w:r>
      </w:ins>
      <w:r>
        <w:t xml:space="preserve">).</w:t>
      </w:r>
    </w:p>
    <w:p w14:paraId="23DED1C5" w14:textId="77777777" w:rsidR="00DE13E5" w:rsidRDefault="00DE13E5" w:rsidP="00DE13E5"/>
    <w:p w14:paraId="3622443D" w14:textId="419051DD" w:rsidR="00DE13E5" w:rsidRDefault="00DE13E5" w:rsidP="00DE13E5">
      <w:del w:id="1481" w:author="Claude (G3 revision)" w:date="2026-08-04T00:00:00Z">
        <w:r>
          <w:delText xml:space="preserve">GO analysis for each family resulted in only 14 families having statistically significant (FDR-adjusted p-value &lt; 0.1) terms (out of 44 total families): 4 LINE families (L1, L2, CR1, Dong-R4), 5 LTR ones (ERVL, ERVK, ERV1, ERVL-MaLR and Gypsy), 2 SINE families (Alu and MIR elements), SVA elements and 2 DNA families (hAT-Charlie and hAT-Tip100) (Figure 6A, Supplementary File 8). 3 of these families (hAT-Tip100, Dong-R4 and L2) had only 1 significant GO term per family, reflecting likely a random nature of these enrichments.</w:delText>
        </w:r>
      </w:del>
      <w:ins w:id="1482" w:author="Claude (G3 revision)" w:date="2026-08-04T00:00:00Z">
        <w:r>
          <w:t xml:space="preserve">GO analysis for each family resulted in only 13 families having statistically significant (FDR-adjusted p-value &lt; 0.05) terms (out of 44 total families): 3 LINE families (L1, L2, CR1), 5 LTR ones (ERVL, ERVK, ERV1, ERVL-MaLR and Gypsy), 2 SINE families (Alu and MIR elements), SVA elements and 2 DNA families (hAT-Charlie and hAT-Tip100) (Figure 6A, File S8). Dong-R4, whose single term the previous threshold retained, no longer reaches significance, which is consistent with the random nature we ascribed to it. Two of the remaining families (hAT-Tip100 and L2) have only 1 significant GO term each, again reflecting the likely random nature of these enrichments.</w:t>
        </w:r>
      </w:ins>
    </w:p>
    <w:p w14:paraId="5BA0B18C" w14:textId="77777777" w:rsidR="00DE13E5" w:rsidRPr="000F4432" w:rsidRDefault="00DE13E5" w:rsidP="00DE13E5"/>
    <w:p w14:paraId="3EC83C73" w14:textId="77777777" w:rsidR="00DE13E5" w:rsidRDefault="00DE13E5" w:rsidP="00DE13E5">
      <w:r>
        <w:t xml:space="preserve">Visualization of top 30 GO terms by family in Figure 6A showed a high degree of functional distinction between processes by families. </w:t>
      </w:r>
      <w:del w:id="1483" w:author="Claude (G3 revision)" w:date="2026-08-04T00:00:00Z">
        <w:r>
          <w:delText xml:space="preserve">L1 elements, as it was previously shown for LINEs, were connected with olfactory receptors, fatty acids and flavone metabolism, Dong-R4 was connected with axonal transport of mitochondrion (3 out of 15 genes), L2 had non-informative protein binding, CR1 elements had surprising connections with neurotransmitter processes (postsynaptic receptor internalization and response to cocaine), ventricular septum development and endopeptidase inhibitor activity.</w:delText>
        </w:r>
      </w:del>
      <w:ins w:id="1484" w:author="Claude (G3 revision)" w:date="2026-08-04T00:00:00Z">
        <w:r>
          <w:t xml:space="preserve">L1 elements, as was previously shown for LINEs, were connected with olfactory receptors (FDR = 6.4 × 10⁻⁴¹), negative regulation of fatty acid metabolism (FDR = 4.0 × 10⁻⁴) and flavone metabolism (FDR = 0.031); L2 had non-informative protein binding; and CR1 elements had surprising connections with neurotransmitter-related processes, retaining synapse (FDR = 6.9 × 10⁻⁴) and response to cocaine (FDR = 0.027) but losing regulation of postsynaptic neurotransmitter receptor internalization, ventricular septum development and serine-type endopeptidase inhibitor activity (all FDR = 0.086) at the tightened threshold. Flavone metabolic process (GO:0051552, five overlapping UDP-glucuronosyltransferase genes: </w:t>
        </w:r>
        <w:r>
          <w:rPr>
            <w:i/>
          </w:rPr>
          <w:t xml:space="preserve">UGT1A6</w:t>
        </w:r>
        <w:r>
          <w:t xml:space="preserve">, </w:t>
        </w:r>
        <w:r>
          <w:rPr>
            <w:i/>
          </w:rPr>
          <w:t xml:space="preserve">UGT1A7</w:t>
        </w:r>
        <w:r>
          <w:t xml:space="preserve">, </w:t>
        </w:r>
        <w:r>
          <w:rPr>
            <w:i/>
          </w:rPr>
          <w:t xml:space="preserve">UGT1A8</w:t>
        </w:r>
        <w:r>
          <w:t xml:space="preserve">, </w:t>
        </w:r>
        <w:r>
          <w:rPr>
            <w:i/>
          </w:rPr>
          <w:t xml:space="preserve">UGT1A9</w:t>
        </w:r>
        <w:r>
          <w:t xml:space="preserve"> and </w:t>
        </w:r>
        <w:r>
          <w:rPr>
            <w:i/>
          </w:rPr>
          <w:t xml:space="preserve">UGT1A10</w:t>
        </w:r>
        <w:r>
          <w:t xml:space="preserve">) is retained at the L1 family level but not at the LINE class level, where its FDR is 0.088.</w:t>
        </w:r>
      </w:ins>
    </w:p>
    <w:p w14:paraId="22C3D388" w14:textId="77777777" w:rsidR="00DE13E5" w:rsidRDefault="00DE13E5" w:rsidP="00DE13E5"/>
    <w:p w14:paraId="4D96D462" w14:textId="61799B9D" w:rsidR="00DE13E5" w:rsidRDefault="00DE13E5" w:rsidP="00DE13E5">
      <w:del w:id="1485" w:author="Claude (G3 revision)" w:date="2026-08-04T00:00:00Z">
        <w:r>
          <w:delText xml:space="preserve">LTR families demonstrated 44 unique GO terms compared to 25 ones in LTRs as a class (Figure 5A).</w:delText>
        </w:r>
      </w:del>
      <w:ins w:id="1486" w:author="Claude (G3 revision)" w:date="2026-08-04T00:00:00Z">
        <w:r>
          <w:t xml:space="preserve">LTR families demonstrated 33 unique GO terms compared to 22 in LTRs as a class (Figure 5A).</w:t>
        </w:r>
      </w:ins>
      <w:r>
        <w:t xml:space="preserve"> </w:t>
      </w:r>
      <w:del w:id="1487" w:author="Claude (G3 revision)" w:date="2026-08-04T00:00:00Z">
        <w:r>
          <w:delText xml:space="preserve">ERVL elements were connected with bitter taste receptors and with keratins</w:delText>
        </w:r>
      </w:del>
      <w:ins w:id="1488" w:author="Claude (G3 revision)" w:date="2026-08-04T00:00:00Z">
        <w:r>
          <w:t xml:space="preserve">ERVL elements were connected with bitter taste receptor activity (FDR = 0.023) and with hair cycle (FDR = 0.005), the keratin and intermediate filament terms falling just outside the 0.05 threshold (FDR = 0.061 and 0.054)</w:t>
        </w:r>
      </w:ins>
      <w:r>
        <w:t xml:space="preserve">, ERVK were associated with fatty acids metabolic process, </w:t>
      </w:r>
      <w:del w:id="1489" w:author="Claude (G3 revision)" w:date="2026-08-04T00:00:00Z">
        <w:r>
          <w:delText xml:space="preserve">ERV1 elements showed the most diverse set of GO terms and were inserted adjacent to genes of xenobiotics metabolism, fatty aldehyde dehydrogenases, succinyl-CoA breaking down, suppression of endosymbionts, arylsulfatase, zinc ion binding, ubiquitin ligase and sphingolipid metabolism.</w:delText>
        </w:r>
      </w:del>
      <w:ins w:id="1490" w:author="Claude (G3 revision)" w:date="2026-08-04T00:00:00Z">
        <w:r>
          <w:t xml:space="preserve">ERV1 elements showed the most diverse set of GO terms (16) and were inserted adjacent to genes of zinc and metal ion binding, transcriptional regulation, lipid and alcohol metabolism, xenobiotic metabolism, arylsulfatase activity, N-acylphosphatidylethanolamine metabolism, Wnt signalling and a Cul2-RING ubiquitin ligase complex.</w:t>
        </w:r>
      </w:ins>
      <w:r>
        <w:t xml:space="preserve"> Gypsy elements were associated with translation activators, and ERVL-MaLR had weak connection with extracellular exosomes.</w:t>
      </w:r>
    </w:p>
    <w:p w14:paraId="2E5E947C" w14:textId="77777777" w:rsidR="00DE13E5" w:rsidRPr="00373CCE" w:rsidRDefault="00DE13E5" w:rsidP="00DE13E5"/>
    <w:p w14:paraId="7D732D90" w14:textId="074EE79C" w:rsidR="00DE13E5" w:rsidRDefault="00DE13E5" w:rsidP="00DE13E5">
      <w:r>
        <w:t xml:space="preserve">Alu and MIR insertions-adjacent GO terms were remarkably different (although both families enriched near genes, but Alu ones were significantly younger than the MIR ones), with Alu-specific ones connected with RNA splicing, DNA repair, meiosis, cell cycle and transcription initiation, which is very similar to the general SINEs patterns. Contrastingly, </w:t>
      </w:r>
      <w:del w:id="1491" w:author="Claude (G3 revision)" w:date="2026-08-04T00:00:00Z">
        <w:r>
          <w:delText xml:space="preserve">MIR elements were inserted in the vicinity of genes of voltage-gated potassium ion channels, phosphatidylinositol-4,5-bisphosphate binding, arginine deiminases, cellular response to cadmium, copper and zinc ions, macrophage activation, exosomes, complement, sensory perception of sound and negative regulation of cytokine signaling.</w:delText>
        </w:r>
      </w:del>
      <w:ins w:id="1492" w:author="Claude (G3 revision)" w:date="2026-08-04T00:00:00Z">
        <w:r>
          <w:t xml:space="preserve">MIR elements were inserted in the vicinity of genes of voltage-gated potassium ion channels and potassium transport, protein-arginine deiminases, cellular response to zinc ion and intracellular zinc ion homeostasis, extracellular exosomes, positive regulation of the inflammatory response, cytoskeleton and sensory perception of sound. The metal claim is now zinc-only: cellular response to cadmium ion and detoxification of copper ion both have FDR = 0.078 and are not retained, as are macrophage activation (FDR = 0.053), phosphatidylinositol-4,5-bisphosphate binding, negative regulation of response to cytokine stimulus (both FDR = 0.062) and the complement component C1q complex (FDR = 0.078).</w:t>
        </w:r>
      </w:ins>
    </w:p>
    <w:p w14:paraId="46A7E952" w14:textId="77777777" w:rsidR="00DE13E5" w:rsidRDefault="00DE13E5" w:rsidP="00DE13E5"/>
    <w:p w14:paraId="32AEB9F1" w14:textId="77777777" w:rsidR="00DE13E5" w:rsidRDefault="00DE13E5" w:rsidP="00DE13E5">
      <w:r>
        <w:t xml:space="preserve">The only two DNA elements that showed non-random enrichment of adjacent genes GO terms were hAT-Tip100 and hAT-Charlie. </w:t>
      </w:r>
      <w:del w:id="1493" w:author="Claude (G3 revision)" w:date="2026-08-04T00:00:00Z">
        <w:r>
          <w:delText xml:space="preserve">The former was associated with a single significant GO term of cysteine-type endopeptidase inhibitor activity, the latter related to MHC class I via three GO terms (Figure 6A).</w:delText>
        </w:r>
      </w:del>
      <w:ins w:id="1494" w:author="Claude (G3 revision)" w:date="2026-08-04T00:00:00Z">
        <w:r>
          <w:t xml:space="preserve">The former was associated with a single significant GO term of cysteine-type endopeptidase inhibitor activity (FDR = 0.040), the latter with olfactory receptor activity (FDR = 0.011) and with MHC class I through a single term, MHC class I protein complex (FDR = 0.025); beta-2-microglobulin binding and antigen processing and presentation of peptide antigen via MHC class I both have FDR = 0.051 and are no longer retained, so the MHC association rests on one term rather than three (Figure 6A).</w:t>
        </w:r>
      </w:ins>
    </w:p>
    <w:p w14:paraId="74203381" w14:textId="77777777" w:rsidR="00DE13E5" w:rsidRDefault="00DE13E5" w:rsidP="00DE13E5"/>
    <w:p w14:paraId="1264DDB8" w14:textId="77777777" w:rsidR="00DE13E5" w:rsidRDefault="00DE13E5" w:rsidP="00DE13E5">
      <w:r>
        <w:t>Finally, SVA elements, as previously for the class-level analysis (Figure 5A), related to termination of RNA polymerase II transcription.</w:t>
      </w:r>
    </w:p>
    <w:p w14:paraId="429A8714" w14:textId="77777777" w:rsidR="00DE13E5" w:rsidRDefault="00DE13E5" w:rsidP="00DE13E5"/>
    <w:p w14:paraId="3D3CDCB0" w14:textId="269BDDE3" w:rsidR="00DE13E5" w:rsidRDefault="00DE13E5" w:rsidP="00DE13E5">
      <w:r>
        <w:rPr>
          <w:b/>
          <w:bCs/>
        </w:rPr>
        <w:t xml:space="preserve">Figure 6. Functional analysis of genes with TSS enriched by TE inserts by family. (A) Connection map of GO terms extracted for 5% of TSS with number of TE insertions by family. Connection line width is proportional to fraction of shared genes, color of each node denotes a GO term enrichment p-value (FDR-corrected), node size shows number of genes in a GO term. </w:t>
      </w:r>
      <w:del w:id="1165" w:author="Claude (G3 house style)" w:date="2026-08-04T12:00:00Z">
        <w:r>
          <w:rPr>
            <w:b/>
            <w:bCs/>
          </w:rPr>
          <w:delText xml:space="preserve">Top 30 terms by enrichment p-value were selected for each group, having FDR corrected p-value below 0.1.</w:delText>
        </w:r>
      </w:del>
      <w:ins w:id="1166" w:author="Claude (G3 house style)" w:date="2026-08-04T12:00:00Z">
        <w:r>
          <w:rPr>
            <w:b/>
            <w:bCs/>
          </w:rPr>
          <w:t xml:space="preserve">Up to nine terms by enrichment p-value were selected for each family, all with an FDR-corrected p-value below 0.05; the full network is Figure S11.</w:t>
        </w:r>
      </w:ins>
      <w:r>
        <w:rPr>
          <w:b/>
          <w:bCs/>
        </w:rPr>
        <w:t xml:space="preserve"> (B) Heatmap showing GO terms number by functional group and gene enrichment group (TE family). </w:t>
      </w:r>
      <w:del w:id="1167" w:author="Claude (G3 house style)" w:date="2026-08-04T12:00:00Z">
        <w:r>
          <w:rPr>
            <w:b/>
            <w:bCs/>
          </w:rPr>
          <w:delText xml:space="preserve">Stars indicate FDR-corrected Fisher enrichment p-value of a given functional group in each gene enrichment group compared to other enrichment groups.</w:delText>
        </w:r>
      </w:del>
      <w:ins w:id="1168" w:author="Claude (G3 house style)" w:date="2026-08-04T12:00:00Z">
        <w:r>
          <w:rPr>
            <w:b/>
            <w:bCs/>
          </w:rPr>
          <w:t xml:space="preserve">Stars indicate the FDR-corrected Fisher exact enrichment p-value of a given functional group in each gene enrichment group compared with the other enrichment groups; GO terms are counted at FDR &lt; 0.05.</w:t>
        </w:r>
      </w:ins>
    </w:p>
    <w:p w14:paraId="10350329" w14:textId="5D1D561E" w:rsidR="00393138" w:rsidRPr="00530698" w:rsidRDefault="00393138" w:rsidP="00DE13E5">
      <w:r w:rsidRPr="00393138">
        <w:rPr>
          <w:noProof/>
        </w:rPr>
        <w:lastRenderedPageBreak/>
        <w:drawing>
          <wp:inline distT="0" distB="0" distL="0" distR="0" wp14:anchorId="497DAD5E" wp14:editId="7570BB46">
            <wp:extent cx="5208905" cy="8229600"/>
            <wp:effectExtent l="0" t="0" r="0" b="0"/>
            <wp:docPr id="65359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93388" name=""/>
                    <pic:cNvPicPr/>
                  </pic:nvPicPr>
                  <pic:blipFill>
                    <a:blip r:embed="rId11"/>
                    <a:stretch>
                      <a:fillRect/>
                    </a:stretch>
                  </pic:blipFill>
                  <pic:spPr>
                    <a:xfrm>
                      <a:off x="0" y="0"/>
                      <a:ext cx="5208905" cy="8229600"/>
                    </a:xfrm>
                    <a:prstGeom prst="rect">
                      <a:avLst/>
                    </a:prstGeom>
                  </pic:spPr>
                </pic:pic>
              </a:graphicData>
            </a:graphic>
          </wp:inline>
        </w:drawing>
      </w:r>
    </w:p>
    <w:p w14:paraId="62EB1E48" w14:textId="707D902C" w:rsidR="00DE13E5" w:rsidRPr="009B22F0" w:rsidRDefault="00DE13E5" w:rsidP="00DE13E5"/>
    <w:p w14:paraId="70F5A1E5" w14:textId="70CC7141" w:rsidR="00DE13E5" w:rsidRDefault="00DE13E5" w:rsidP="00DE13E5"/>
    <w:p w14:paraId="1A50C40E" w14:textId="32C93991" w:rsidR="00DE13E5" w:rsidRDefault="00DE13E5" w:rsidP="00DE13E5">
      <w:r>
        <w:t xml:space="preserve">We classified all the family-level GO terms into the main functional groups, following the same methodology as for the class-level analysis (Figure 6B). </w:t>
      </w:r>
      <w:del w:id="1495" w:author="Claude (G3 revision)" w:date="2026-08-04T00:00:00Z">
        <w:r>
          <w:delText xml:space="preserve">Among 22 functional groups (including the “Too general” and “Other” groups), cell adhesion and cell migration were found only once (in MIR and L1 elements, respectively). Protein biogenesis processes (protein degradation and translation) were the next least present group, found in 4 and 3 cases, respectively. In contrast, too general terms, transcription and nervous system were the most frequent ones (46, 18 and 13 instances, respectively). Among all the 22 functional groups and 14 families with GO terms, there was no co-clustering by large-scale functional metagroups (Figure 6B) and only the RNA processing group was significantly overrepresented in Alu elements according to the FDR-adjusted Fisher exact test of a process enrichment in any given family versus all the rest ones.</w:delText>
        </w:r>
      </w:del>
      <w:ins w:id="1496" w:author="Claude (G3 revision)" w:date="2026-08-04T00:00:00Z">
        <w:r>
          <w:t xml:space="preserve">Among 21 functional groups (including the “Too general” and “Other” groups), cell migration, cytoskeleton and ribosome biogenesis were found only once each, and cell adhesion is no longer represented at all. Protein ubiquitination and degradation was the next least present group, found in 2 cases. In contrast, too general terms, transcription and its regulation, and the nervous system and sensory system groups were the most frequent (41, 15 and 9 instances each, respectively). Among all 21 functional groups and 13 families with GO terms, there was no co-clustering by large-scale functional metagroups (Figure 6B) and only the RNA splicing and processing group was significantly overrepresented, in Alu elements (FDR = 0.027), according to the FDR-adjusted Fisher exact test of a process enrichment in any given family versus all the rest.</w:t>
        </w:r>
      </w:ins>
      <w:r>
        <w:t xml:space="preserve"> </w:t>
      </w:r>
    </w:p>
    <w:p w14:paraId="277E1C49" w14:textId="77777777" w:rsidR="00DE13E5" w:rsidRDefault="00DE13E5" w:rsidP="00DE13E5"/>
    <w:p w14:paraId="2C0FF623" w14:textId="2F5A9F8B" w:rsidR="00DE13E5" w:rsidRPr="009D6919" w:rsidRDefault="00DE13E5" w:rsidP="00DE13E5">
      <w:r>
        <w:t xml:space="preserve">We also compared family-level GO terms with the respective class-level GO terms using a heatmap (</w:t>
      </w:r>
      <w:del w:id="1115" w:author="Claude (G3 house style)" w:date="2026-08-04T12:00:00Z">
        <w:r>
          <w:delText xml:space="preserve">Supplementary Figure 8B</w:delText>
        </w:r>
      </w:del>
      <w:ins w:id="1116" w:author="Claude (G3 house style)" w:date="2026-08-04T12:00:00Z">
        <w:r>
          <w:t xml:space="preserve">Figure S8B</w:t>
        </w:r>
      </w:ins>
      <w:r>
        <w:t xml:space="preserve">), applying again the same FDR-corrected Fisher exact test for each functional group in each TE group, where TE group could be a TE family, TE class or top and bottom groups by all TEs. </w:t>
      </w:r>
      <w:del w:id="1497" w:author="Claude (G3 revision)" w:date="2026-08-04T00:00:00Z">
        <w:r>
          <w:delText xml:space="preserve">There were 26 functional groups extracted in this analysis (Supplementary File 8).</w:delText>
        </w:r>
      </w:del>
      <w:ins w:id="1498" w:author="Claude (G3 revision)" w:date="2026-08-04T00:00:00Z">
        <w:r>
          <w:t xml:space="preserve">There were 24 functional groups extracted in this analysis (File S8).</w:t>
        </w:r>
      </w:ins>
      <w:r>
        <w:t xml:space="preserve"> </w:t>
      </w:r>
      <w:del w:id="1499" w:author="Claude (G3 revision)" w:date="2026-08-04T00:00:00Z">
        <w:r>
          <w:delText xml:space="preserve">Both RNA processing and DNA repair terms were enriched for Alu elements, whereas metals metabolism and other (specific) terms were enriched for MIR TEs. ERV1 elements had statistically significantly overrepresented lipids and other metabolism groups, whereas ERVL-MaLR elements had general terms enriched, and ERVK endogenous retroviruses are also co-localized with lipid metabolism genes as in the case of ERV1 elements.</w:delText>
        </w:r>
      </w:del>
      <w:ins w:id="1500" w:author="Claude (G3 revision)" w:date="2026-08-04T00:00:00Z">
        <w:r>
          <w:t xml:space="preserve">Both RNA splicing and processing (FDR = 8.7 × 10⁻⁴) and DNA repair (FDR = 0.002) terms were enriched for Alu elements, whereas other (specific) terms were enriched for MIR TEs (FDR = 0.013); the metals metabolism association of MIR elements, significant at the previous threshold (FDR = 0.045), is not retained at 0.05. ERV1 elements had a statistically significantly overrepresented other metabolism group (FDR = 0.011) but no longer a significant lipids metabolism group (FDR = 0.045 at 0.1), whereas ERVL-MaLR elements had general terms enriched (FDR = 0.006) and ERVK endogenous retroviruses remain co-localised with lipid metabolism genes (FDR = 0.029).</w:t>
        </w:r>
      </w:ins>
      <w:r>
        <w:t xml:space="preserve"> </w:t>
      </w:r>
    </w:p>
    <w:p w14:paraId="7B62597A" w14:textId="77777777" w:rsidR="00DE13E5" w:rsidRPr="009D6919" w:rsidRDefault="00DE13E5" w:rsidP="00DE13E5"/>
    <w:p w14:paraId="070FA971" w14:textId="77777777" w:rsidR="00DE13E5" w:rsidRDefault="00DE13E5" w:rsidP="00DE13E5">
      <w:r>
        <w:t xml:space="preserve">We than sought to elucidate the main factors determining the TE families functional impact measured as number of GO terms per family. </w:t>
      </w:r>
      <w:del w:id="1501" w:author="Claude (G3 revision)" w:date="2026-08-04T00:00:00Z">
        <w:r>
          <w:delText xml:space="preserve">We found no significant correlation with enrichment level of TEs in the genes TSS vicinity (Figure 7A), but TE families whose enrichment near TSS was significant against the randomized background check showed also higher number of GO terms (Figure 7B). Expectedly, GO terms number strongly depended on total number of elements in a family (Figure 7C, Pearson r = 0.633, p-value = 0.015). Additionally, there was no significant correlation of GO terms count with average divergence in a subfamily (Figure 7D, 7E), suggesting that TE families of different evolutionary ages can non-randomly associate with defined functional groups of human genes. Finally, TE families that showed non-zero number of GO terms had significantly higher enrichment level (Figure 7F) and total copy number (Figure 7G).</w:delText>
        </w:r>
      </w:del>
      <w:ins w:id="1502" w:author="Claude (G3 revision)" w:date="2026-08-04T00:00:00Z">
        <w:r>
          <w:t xml:space="preserve">We found no significant correlation with the enrichment level of TEs in the gene TSS vicinity (Figure 7A, Pearson R = 0.167, raw p = 0.585), and at the tightened threshold the difference in GO term count between families with and without significant enrichment against the randomised background is no longer significant either (Figure 7B, Mann-Whitney U, raw p = 0.113; medians 12 and 2 for 11 and 2 families). As expected, the GO term number depended strongly on the total number of elements in a family (Figure 7C, Pearson R = 0.645, raw p = 0.017). There was no significant relationship between GO term count and average family divergence (Figure 7D, Pearson R = -0.283, raw p = 0.348; Figure 7E, Mann-Whitney U, raw p = 0.208), suggesting that TE families of different evolutionary ages can non-randomly associate with defined functional groups of human genes. Finally, TE families with a non-zero number of GO terms had a significantly higher enrichment level (Figure 7F, Mann-Whitney U, raw p = 0.029; median observed/random OR 1.04 against 0.73) and a significantly higher total copy number (Figure 7G, raw p = 1.2 × 10⁻⁶).</w:t>
        </w:r>
      </w:ins>
    </w:p>
    <w:p w14:paraId="7EE3FAC9" w14:textId="77777777" w:rsidR="00DE13E5" w:rsidRPr="00DC2DDB" w:rsidRDefault="00DE13E5" w:rsidP="00DE13E5"/>
    <w:p w14:paraId="0B18EDB4" w14:textId="7631DD77" w:rsidR="00DE13E5" w:rsidRPr="0029429A" w:rsidRDefault="00DE13E5" w:rsidP="00DE13E5">
      <w:r>
        <w:t xml:space="preserve">The overall comparison of functional groups enrichment at the level of classes (with total TE top and bottom groups) with the enrichment at the level of families is depicted in a filtered view in Figure 7H (connection ribbons in the Sankey plot are filtered by &gt;= 5 GO terms per ribbon) and in an unfiltered representation in </w:t>
      </w:r>
      <w:del w:id="1109" w:author="Claude (G3 house style)" w:date="2026-08-04T12:00:00Z">
        <w:r>
          <w:delText xml:space="preserve">Supplementary Figure 5C</w:delText>
        </w:r>
      </w:del>
      <w:ins w:id="1110" w:author="Claude (G3 house style)" w:date="2026-08-04T12:00:00Z">
        <w:r>
          <w:t xml:space="preserve">Figure S5C</w:t>
        </w:r>
      </w:ins>
      <w:r>
        <w:t xml:space="preserve">. Cell cycle and RNA processing could be affected by Alu insertions, whereas MIR elements were enriched in the vicinity of nervous system genes. The major groups such as embryogenesis, transcription, nervous system, sensory system and signaling pathways are present mainly in the TE bottom group and neither of TE classes nor families provide more enriched GO terms than the TE bottom group does (</w:t>
      </w:r>
      <w:del w:id="1107" w:author="Claude (G3 house style)" w:date="2026-08-04T12:00:00Z">
        <w:r>
          <w:delText xml:space="preserve">Supplementary Figure 5B</w:delText>
        </w:r>
      </w:del>
      <w:ins w:id="1108" w:author="Claude (G3 house style)" w:date="2026-08-04T12:00:00Z">
        <w:r>
          <w:t xml:space="preserve">Figure S5B</w:t>
        </w:r>
      </w:ins>
      <w:r>
        <w:t xml:space="preserve">, these groups show an isolated clustering pattern). In contrast, the groups such as DNA repair, RNA processing, metals metabolism, other (specific) metabolism, cytoskeleton, cell death, DNA recombination and DNA replication do not appear in the TE bottom group and, despite the highly variable total GO terms count, can be considered as TE-enriched. All the rest functional groups showed inconsistent pattern.</w:t>
      </w:r>
    </w:p>
    <w:p>
      <w:pPr>
        <w:rPr>
          <w:ins w:id="1509" w:author="Claude (G3 revision)" w:date="2026-08-04T00:00:00Z"/>
        </w:rPr>
      </w:pPr>
      <w:ins w:id="1510" w:author="Claude (G3 revision)" w:date="2026-08-04T00:00:00Z">
        <w:r>
          <w:t xml:space="preserve">Sensitivity to the window size and the gene-set cut-off. Repeating the whole enrichment analysis at 5 kb and 20 kb leaves the ordering of TE groups essentially unchanged: the observed-to-random odds ratio correlates between window pairs with Spearman rho of 0.83 to 1.00 across the 6 classes and 44 families, and a label-shuffling permutation test rejects chance concordance in every pair (largest p = 0.009). 11 of the 50 tested groups change significance status between windows, all of them small families near the threshold (RC/Helitron, ERVL, Gypsy, I-Jockey, MULE-MuDR, PiggyBac, TcMar, TcMar-Mariner, hAT and tRNA-Deu); no class other than Helitrons flips. The gene sets themselves are stable, with overlap coefficients of 0.29 to 0.93 between windows and every hypergeometric p-value against chance below 4e-205, and the gene rankings agree with Kendall tau between 0.48 and 0.79. The weakest cell throughout is the SVA class between 5 and 20 kb, which is expected for the smallest class: 6,274 elements genome-wide give sparse per-gene counts and heavy tying. Widening the Gene Ontology gene sets from the top and bottom 5 % to 10 % preserves a median of 90% of the significant terms per group and adds many more (144 terms lost, 902 gained overall), as expected from the larger foreground. Of the nine abstract-level claims tested at both percentiles, eight survive both; the exception is the hAT-Charlie MHC class I association, which is significant only in the 5 % set. All comparisons are given in Figure S13 and the accompanying tables.</w:t>
        </w:r>
      </w:ins>
    </w:p>
    <w:p>
      <w:pPr>
        <w:rPr>
          <w:ins w:id="1511" w:author="Claude (G3 revision)" w:date="2026-08-04T00:00:00Z"/>
        </w:rPr>
      </w:pPr>
      <w:ins w:id="1512" w:author="Claude (G3 revision)" w:date="2026-08-04T00:00:00Z">
        <w:r>
          <w:t xml:space="preserve">Direct comparison with the previous repeat-based gene categorisation. To place these results next to the earlier repeat-based classification of genes, we tested the overlap between our top-5 % gene sets and the three published repeat-enriched gene categories of that study, mapping their mouse genes to human orthologs through MGI homology classes and restricting both sides to the same universe of human genes with a mouse ortholog. The counterpart pairs agree strongly and specifically. Our Alu-enriched genes overlap their SINE-enriched category 2.87-fold above chance (273 shared genes, odds ratio 4.02, FDR = 4.4 × 10⁻⁶¹), and our SINE class as a whole 2.71-fold (270 genes, odds ratio 3.69, FDR = 6.1 × 10⁻⁵⁵); our L1-enriched genes overlap their L1-enriched category 2.22-fold (49 genes, odds ratio 2.44, FDR = 6.3 × 10⁻⁷). The cross pairs are correspondingly depleted: our SINE set against their L1 category is 0.13-fold (FDR = 7.6 × 10⁻⁹) and our Alu set against their L1 category 0.41-fold (FDR = 5.8 × 10⁻⁴). One counterpart pair diverges, and we report it rather than set it aside: our MIR-enriched genes are depleted, not enriched, in their SINE-enriched category (0.46-fold, FDR = 2.8 × 10⁻⁹). This is interpretable, because MIR elements are ancient tRNA-derived SINEs shared across mammals, whereas the SINE content driving a mouse-based categorisation is dominated by the young rodent-specific B1 and B2 families; the two are the same class but not the same elements. The full category-by-group matrix with Fisher p-values and Jaccard indices is provided as a supplementary table.</w:t>
        </w:r>
      </w:ins>
    </w:p>
    <w:p w14:paraId="5663CF75" w14:textId="77777777" w:rsidR="00DE13E5" w:rsidRDefault="00DE13E5" w:rsidP="00DE13E5"/>
    <w:p w14:paraId="4E1A96C4" w14:textId="466C7064" w:rsidR="00DE13E5" w:rsidRDefault="00DE13E5" w:rsidP="00DE13E5">
      <w:r>
        <w:rPr>
          <w:b/>
          <w:bCs/>
        </w:rPr>
        <w:t xml:space="preserve">Figure 7. Analysis of main factors impacting TE functional associations with TSS at the level of TE families. (A) Scatter plot of significant GO terms count by OR observed to random ratio. (B) Box plot comparing TE families with significant and non-significant enrichment near TSS by significant GO terms count. (C) Scatter plot of significant GO terms count by total TE number in a family. (D) Scatter plot of significant GO terms count by average divergence in a family. (E) Box plot comparing TE families with and without significant GO terms by average divergence. (F) Box plot comparing TE families with and without significant GO terms by OR observed to random fold change. (G) Box plot comparing TE families with and without significant GO terms by TE count. (H) Sankey plot visualization of GO term groups found in TE classes (left) and families (right). Connecting ribbons were filtered by at least 5 GO terms. </w:t>
      </w:r>
      <w:del w:id="1169" w:author="Claude (G3 house style)" w:date="2026-08-04T12:00:00Z">
        <w:r>
          <w:rPr>
            <w:b/>
            <w:bCs/>
          </w:rPr>
          <w:delText xml:space="preserve">This filtering was applied to the visualization only.</w:delText>
        </w:r>
      </w:del>
      <w:ins w:id="1170" w:author="Claude (G3 house style)" w:date="2026-08-04T12:00:00Z">
        <w:r>
          <w:rPr>
            <w:b/>
            <w:bCs/>
          </w:rPr>
          <w:t xml:space="preserve">This filtering was applied to the visualization only. GO term counts are at FDR &lt; 0.05. Pearson correlations in (A), (C) and (D) and Mann-Whitney U tests in (B), (E), (F) and (G) are single tests per panel and their p-values are raw; the Fisher exact stars in (H) are FDR-corrected.</w:t>
        </w:r>
      </w:ins>
    </w:p>
    <w:p w14:paraId="6D16C02E" w14:textId="6E21C245" w:rsidR="00DE13E5" w:rsidRPr="00426A44" w:rsidRDefault="00DE13E5" w:rsidP="00DE13E5"/>
    <w:p w14:paraId="1CD7A2E5" w14:textId="7D50D624" w:rsidR="00DE13E5" w:rsidRPr="004A49FC" w:rsidRDefault="00393138" w:rsidP="00DE13E5">
      <w:r w:rsidRPr="00393138">
        <w:rPr>
          <w:noProof/>
        </w:rPr>
        <w:drawing>
          <wp:inline distT="0" distB="0" distL="0" distR="0" wp14:anchorId="21342ED2" wp14:editId="3BA1757E">
            <wp:extent cx="5943600" cy="5361940"/>
            <wp:effectExtent l="0" t="0" r="0" b="0"/>
            <wp:docPr id="139830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02305" name=""/>
                    <pic:cNvPicPr/>
                  </pic:nvPicPr>
                  <pic:blipFill>
                    <a:blip r:embed="rId12"/>
                    <a:stretch>
                      <a:fillRect/>
                    </a:stretch>
                  </pic:blipFill>
                  <pic:spPr>
                    <a:xfrm>
                      <a:off x="0" y="0"/>
                      <a:ext cx="5943600" cy="5361940"/>
                    </a:xfrm>
                    <a:prstGeom prst="rect">
                      <a:avLst/>
                    </a:prstGeom>
                  </pic:spPr>
                </pic:pic>
              </a:graphicData>
            </a:graphic>
          </wp:inline>
        </w:drawing>
      </w:r>
    </w:p>
    <w:p w14:paraId="1790DA2D" w14:textId="77777777" w:rsidR="00DE13E5"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15" w:author="Claude (G3 house style)" w:date="2026-08-04T12:00:00Z">
        <w:r>
          <w:rPr>
            <w:rFonts w:ascii="Times New Roman" w:eastAsia="Times New Roman" w:hAnsi="Times New Roman" w:cs="Times New Roman"/>
            <w:b/>
            <w:bCs/>
            <w:color w:val="000000"/>
            <w:sz w:val="24"/>
            <w:szCs w:val="24"/>
          </w:rPr>
          <w:delText xml:space="preserve">DISCUSSION</w:delText>
        </w:r>
      </w:del>
      <w:ins w:id="1016" w:author="Claude (G3 house style)" w:date="2026-08-04T12:00:00Z">
        <w:r>
          <w:rPr>
            <w:rFonts w:ascii="Times New Roman" w:eastAsia="Times New Roman" w:hAnsi="Times New Roman" w:cs="Times New Roman"/>
            <w:b/>
            <w:bCs/>
            <w:color w:val="000000"/>
            <w:sz w:val="24"/>
            <w:szCs w:val="24"/>
          </w:rPr>
          <w:t xml:space="preserve">Discussion</w:t>
        </w:r>
      </w:ins>
    </w:p>
    <w:p w14:paraId="2B0E9F8E" w14:textId="237DF13E" w:rsidR="00DE13E5" w:rsidRPr="00A807AC" w:rsidRDefault="00DE13E5" w:rsidP="00DE13E5">
      <w:r>
        <w:t xml:space="preserve">In the present paper, we performed an integrated analysis of human TEs co-insertion with human genes functional groups, based on the recent T2T genome assembly at the level of TE classes and families. Currently dozens of research groups analyzed functional impact of human TEs on the host genes </w:t>
      </w:r>
      <w:sdt>
        <w:sdtPr>
          <w:rPr>
            <w:color w:val="000000"/>
          </w:rPr>
          <w:tag w:val="MENDELEY_CITATION_v3_eyJjaXRhdGlvbklEIjoiTUVOREVMRVlfQ0lUQVRJT05fMGU0NzFlYTAtNmQ5YS00NGE5LTg0NGItMTgwMjRiNGRkNGE0IiwicHJvcGVydGllcyI6eyJub3RlSW5kZXgiOjB9LCJpc0VkaXRlZCI6ZmFsc2UsIm1hbnVhbE92ZXJyaWRlIjp7ImlzTWFudWFsbHlPdmVycmlkZGVuIjpmYWxzZSwiY2l0ZXByb2NUZXh0IjoiKDgsMTAsMTEsMTQsMTU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
          <w:id w:val="2068841646"/>
          <w:placeholder>
            <w:docPart w:val="557AA5558A0A4742B7C64EDC51653AB1"/>
          </w:placeholder>
        </w:sdtPr>
        <w:sdtContent>
          <w:r w:rsidR="006027D8" w:rsidRPr="006027D8">
            <w:rPr>
              <w:color w:val="000000"/>
            </w:rPr>
            <w:t>(8,10,11,14,15)</w:t>
          </w:r>
        </w:sdtContent>
      </w:sdt>
      <w:r>
        <w:t xml:space="preserve">, all with different methodology and in different cellular and epigenetics contexts, setting the stage for large-scale comparing and review papers to understand the available evidence and put it in a single cohesive network. </w:t>
      </w:r>
      <w:del w:id="1513" w:author="Claude (G3 revision)" w:date="2026-08-04T00:00:00Z">
        <w:r>
          <w:delText xml:space="preserve">The current article is meant to establish a baseline for these studies by the co-mapping proximity analysis, since most the epigenetics-based studies are relying on the same proximity principle.</w:delText>
        </w:r>
      </w:del>
      <w:ins w:id="1514" w:author="Claude (G3 revision)" w:date="2026-08-04T00:00:00Z">
        <w:r>
          <w:t xml:space="preserve">The current article is meant to establish a baseline for these studies by co-mapping proximity analysis, since most epigenetics-based studies rely on the same proximity principle. What follows is organised as the principal findings, their comparison with prior work, the limitations of the design, the specific hypotheses it generates, its connection with cancer, its use as a null model for epigenomic association studies, and the mechanistic framework that makes the positional pattern interpretable.</w:t>
        </w:r>
      </w:ins>
      <w:r>
        <w:t xml:space="preserve"> Moreover, the availability of the complete human genome assembly </w:t>
      </w:r>
      <w:sdt>
        <w:sdtPr>
          <w:rPr>
            <w:color w:val="000000"/>
          </w:rPr>
          <w:tag w:val="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07526281"/>
          <w:placeholder>
            <w:docPart w:val="557AA5558A0A4742B7C64EDC51653AB1"/>
          </w:placeholder>
        </w:sdtPr>
        <w:sdtContent>
          <w:r w:rsidR="006027D8" w:rsidRPr="006027D8">
            <w:rPr>
              <w:color w:val="000000"/>
            </w:rPr>
            <w:t>(1)</w:t>
          </w:r>
        </w:sdtContent>
      </w:sdt>
      <w:r>
        <w:t xml:space="preserve"> allows to do such an analysis with an unprecedented depth and precision, compared to the currently available literature. </w:t>
      </w:r>
    </w:p>
    <w:p>
      <w:pPr>
        <w:rPr>
          <w:ins w:id="2284" w:author="Claude (G3 revision)" w:date="2026-08-04T00:00:00Z"/>
        </w:rPr>
      </w:pPr>
      <w:ins w:id="2285" w:author="Claude (G3 revision)" w:date="2026-08-04T00:00:00Z">
        <w:r>
          <w:rPr>
            <w:b/>
            <w:i/>
            <w:color w:val="C00000"/>
          </w:rPr>
          <w:t xml:space="preserve">[EDITOR NOTE] </w:t>
        </w:r>
        <w:r>
          <w:rPr>
            <w:i/>
            <w:color w:val="C00000"/>
          </w:rPr>
          <w:t xml:space="preserve">The passages deleted below are moved, not discarded: the window-size literature review, the per-class and per-family mechanistic review and the cancer biomarker material are reproduced in Extensive_discussion_260803.docx, submitted as a supplementary file. Cite it once from this Discussion when the supplementary numbering is fixed.</w:t>
        </w:r>
      </w:ins>
    </w:p>
    <w:p>
      <w:pPr>
        <w:rPr>
          <w:ins w:id="2286" w:author="Claude (G3 revision)" w:date="2026-08-04T00:00:00Z"/>
        </w:rPr>
      </w:pPr>
      <w:ins w:id="2287" w:author="Claude (G3 revision)" w:date="2026-08-04T00:00:00Z">
        <w:r>
          <w:rPr>
            <w:b/>
            <w:i/>
            <w:color w:val="C00000"/>
          </w:rPr>
          <w:t xml:space="preserve">[EDITOR NOTE] </w:t>
        </w:r>
        <w:r>
          <w:rPr>
            <w:i/>
            <w:color w:val="C00000"/>
          </w:rPr>
          <w:t xml:space="preserve">Subsection order: Principal findings, Comparison with prior work, Limitations and Hypotheses for future testing are placed first, in the order reviewer major comment 6 asks for. Mechanistic framework then follows in its original position, ahead of the cancer and proximity-null subsections, because moving it would mean relocating the Figure 9 image paragraph. Drag those three subsections into the order Mechanistic framework last if you prefer it; it is a one-step move in Word and changes no text.</w:t>
        </w:r>
      </w:ins>
    </w:p>
    <w:p>
      <w:pPr>
        <w:pStyle w:val="Heading2"/>
        <w:rPr>
          <w:ins w:id="1515" w:author="Claude (G3 revision)" w:date="2026-08-04T00:00:00Z"/>
        </w:rPr>
      </w:pPr>
      <w:ins w:id="1516" w:author="Claude (G3 revision)" w:date="2026-08-04T00:00:00Z">
        <w:r>
          <w:t xml:space="preserve">Principal findings</w:t>
        </w:r>
      </w:ins>
    </w:p>
    <w:p>
      <w:pPr>
        <w:rPr>
          <w:ins w:id="1517" w:author="Claude (G3 revision)" w:date="2026-08-04T00:00:00Z"/>
        </w:rPr>
      </w:pPr>
      <w:ins w:id="1518" w:author="Claude (G3 revision)" w:date="2026-08-04T00:00:00Z">
        <w:r>
          <w:t xml:space="preserve">Three results carry the paper. First, TE proximity to human genes is close to universal: 99.11 % of the 38,704 unique TSS have at least one annotated TE within 10 kb, and only 343 do not. On average each gene carries 15.05 elements in that window (7.82 SINEs, 4.39 LINEs, 1.49 DNA elements, 1.32 LTRs, 0.03 SVA elements and 0.004 Helitrons), with </w:t>
        </w:r>
        <w:r>
          <w:rPr>
            <w:i/>
          </w:rPr>
          <w:t xml:space="preserve">CIB3</w:t>
        </w:r>
        <w:r>
          <w:t xml:space="preserve"> as the extreme at 42. Set against earlier estimates that roughly a quarter of human promoters are TE-derived, the shift from 25 % “TE-derived” to 99.11 % “TE-proximal” marks the difference between a TE supplying the start site and a TE merely being available as an auxiliary regulator, insulator or chromatin modifier.</w:t>
        </w:r>
      </w:ins>
    </w:p>
    <w:p>
      <w:pPr>
        <w:rPr>
          <w:ins w:id="1519" w:author="Claude (G3 revision)" w:date="2026-08-04T00:00:00Z"/>
        </w:rPr>
      </w:pPr>
      <w:ins w:id="1520" w:author="Claude (G3 revision)" w:date="2026-08-04T00:00:00Z">
        <w:r>
          <w:t xml:space="preserve">Second, once the length bias of the odds ratio is removed by the permutation background, enrichment near TSS is modest and class-specific rather than general: SINEs and SVA elements are enriched (1.468- and 1.368-fold over random expectation) while LINEs, LTRs and DNA elements are depleted (0.877, 0.667 and 0.938). At the family level only 7 of 44 families are enriched on both tests and 9 are depleted. The direction of these effects reverses for several groups if the raw odds ratio is used instead, which is the methodological point the permutation control exists to make.</w:t>
        </w:r>
      </w:ins>
    </w:p>
    <w:p>
      <w:pPr>
        <w:rPr>
          <w:ins w:id="1521" w:author="Claude (G3 revision)" w:date="2026-08-04T00:00:00Z"/>
        </w:rPr>
      </w:pPr>
      <w:ins w:id="1522" w:author="Claude (G3 revision)" w:date="2026-08-04T00:00:00Z">
        <w:r>
          <w:t xml:space="preserve">Third, the functional associations separate cleanly by TE group. Genes with the fewest TEs are dominated by embryogenesis, transcription and nervous-system terms, consistent with core pathways being protected from TE-borne regulatory noise; genes with the most are enriched for RNA splicing, DNA repair, telomere maintenance and apoptotic signalling. Individual groups add specificity: SVA elements near genes for termination of RNA polymerase II transcription, Alu near RNA splicing and DNA repair, MIR near zinc homeostasis and voltage-gated potassium channels, L1 near olfactory receptors and fatty acid metabolism, LTR families near ion transport. The interferon-alpha domain on chromosome 9 is the strongest single locus: 77 of its 175 TEs are L1 copies spanning 36 subfamilies, at a mean divergence of 135.7 against 188.2 genome-wide, and the deficit holds against null windows matched for L1 count and for gene density.</w:t>
        </w:r>
      </w:ins>
    </w:p>
    <w:p>
      <w:pPr>
        <w:pStyle w:val="Heading2"/>
        <w:rPr>
          <w:ins w:id="1523" w:author="Claude (G3 revision)" w:date="2026-08-04T00:00:00Z"/>
        </w:rPr>
      </w:pPr>
      <w:ins w:id="1524" w:author="Claude (G3 revision)" w:date="2026-08-04T00:00:00Z">
        <w:r>
          <w:t xml:space="preserve">Comparison with prior work</w:t>
        </w:r>
      </w:ins>
    </w:p>
    <w:p>
      <w:pPr>
        <w:rPr>
          <w:ins w:id="1525" w:author="Claude (G3 revision)" w:date="2026-08-04T00:00:00Z"/>
        </w:rPr>
      </w:pPr>
      <w:ins w:id="1526" w:author="Claude (G3 revision)" w:date="2026-08-04T00:00:00Z">
        <w:r>
          <w:t xml:space="preserve">The previous landmark repeat-based categorisation of genes used 20 kb and 2 kb windows and a region-binning design, profiling TE abundance separately in promoter, intron, downstream, 5′ UTR, CDS and 3′ UTR compartments, then quantile-normalising and clustering. It reported SINE-enriched genes associated with the ribosome, translation, RNA processing, the nucleolus and protein transport, and LINE-enriched genes with olfactory receptors, retinol metabolism, the epoxygenase P450 pathway and immunoglobulin domains. Our design is simpler and per-element rather than per-compartment, so the two are not interchangeable; the gene-set overlap reported in the Results is the direct comparison the shared quantities allow, and it is strong and specific where the counterpart categories match (Alu against SINE-enriched, 2.87-fold; L1 against L1-enriched, 2.22-fold) and correspondingly depleted where they cross.</w:t>
        </w:r>
      </w:ins>
    </w:p>
    <w:p>
      <w:pPr>
        <w:rPr>
          <w:ins w:id="1527" w:author="Claude (G3 revision)" w:date="2026-08-04T00:00:00Z"/>
        </w:rPr>
      </w:pPr>
      <w:ins w:id="1528" w:author="Claude (G3 revision)" w:date="2026-08-04T00:00:00Z">
        <w:r>
          <w:t xml:space="preserve">Whether the residual differences are methodological or a consequence of the assembly cannot be settled without re-running their pipeline on hg38, which was beyond the scope of this revision. The assembly-attributable component can, however, be bounded. Taking the UCSC hs1-to-hg38 liftOver chains and defining newly resolved sequence as chm13v2.0 bases with no chain coverage plus in-chain gaps of at least 1 kb gives 208.8 Mb, 6.70 % of the assembly. Only 15,381 of the 3,709,429 TEs (0.41 %), 190 of the 38,704 TSS windows (0.49 %) and 158 of the 28,738 genes (0.55 %) fall in it, and TE-annotated bases make up 4.7 % of newly resolved sequence against 82.9 % genome-wide, because the newly resolved fraction is dominated by satellite rather than interspersed repeat. The interferon-alpha domain contains no newly resolved sequence at all and is fully alignable to hg38. The assembly therefore cannot account for more than a fraction of a percent of the comparison, and the remaining differences are attributable to methodology: TSS-window proximity against region binning, per-element against per-bin normalisation, and the length-bias correction by permutation.</w:t>
        </w:r>
      </w:ins>
    </w:p>
    <w:p>
      <w:pPr>
        <w:rPr>
          <w:ins w:id="1529" w:author="Claude (G3 revision)" w:date="2026-08-04T00:00:00Z"/>
        </w:rPr>
      </w:pPr>
      <w:ins w:id="1530" w:author="Claude (G3 revision)" w:date="2026-08-04T00:00:00Z">
        <w:r>
          <w:t xml:space="preserve">Where our results confirm prior work they do so on a complete assembly: SINE and Alu association with RNA processing, L1 with olfactory receptors, and the SVA association with premature transcription termination that was predicted from the internal polyadenylation signal of these elements. Where they differ, the reasons are traceable to design. An early survey that found Alu elements preferentially near metabolism, transport and signalling genes examined only chromosomes 21 and 22. A proximity study that placed SVA elements near zinc finger clusters used hg19 and 1 Mb bins rather than 10 kb windows. Our own comparison of MIR-enriched genes with a mouse-derived SINE-enriched category is depleted rather than enriched, which follows from MIR being an ancient tRNA-derived SINE shared across mammals while the rodent SINE content is dominated by young B1 and B2 families.</w:t>
        </w:r>
      </w:ins>
    </w:p>
    <w:p>
      <w:pPr>
        <w:pStyle w:val="Heading2"/>
        <w:rPr>
          <w:ins w:id="1531" w:author="Claude (G3 revision)" w:date="2026-08-04T00:00:00Z"/>
        </w:rPr>
      </w:pPr>
      <w:ins w:id="1532" w:author="Claude (G3 revision)" w:date="2026-08-04T00:00:00Z">
        <w:r>
          <w:t xml:space="preserve">Limitations</w:t>
        </w:r>
      </w:ins>
    </w:p>
    <w:p>
      <w:pPr>
        <w:rPr>
          <w:ins w:id="1533" w:author="Claude (G3 revision)" w:date="2026-08-04T00:00:00Z"/>
        </w:rPr>
      </w:pPr>
      <w:ins w:id="1534" w:author="Claude (G3 revision)" w:date="2026-08-04T00:00:00Z">
        <w:r>
          <w:t xml:space="preserve">This is a correlative and static map. It records where annotated elements lie relative to annotated transcription start sites in a single genome, and it cannot show that any element regulates any gene. No expression, chromatin or perturbation data enter the analysis, so every association reported here is a hypothesis about function rather than evidence of it, and the causal vocabulary of an evolutionary arms race is used in this paper only when reporting other people's conclusions.</w:t>
        </w:r>
      </w:ins>
    </w:p>
    <w:p>
      <w:pPr>
        <w:rPr>
          <w:ins w:id="1535" w:author="Claude (G3 revision)" w:date="2026-08-04T00:00:00Z"/>
        </w:rPr>
      </w:pPr>
      <w:ins w:id="1536" w:author="Claude (G3 revision)" w:date="2026-08-04T00:00:00Z">
        <w:r>
          <w:t xml:space="preserve">Five specific limitations bound the interpretation. The analysis rests on one assembly and one annotation: T2T-CHM13v2.0 is a single haploid genome, so the polymorphic and population-variable insertions that matter most for recent TE activity are absent by construction, and RepeatMasker calls in newly resolved regions are less well validated than elsewhere, although those regions carry under half a percent of the elements analysed. Gene Ontology annotation is itself biased towards well-studied gene families, which inflates the apparent specificity of terms such as olfactory receptor activity where large paralogous families are annotated together. Genes differ systematically in their number of annotated TSS, and because elements were counted per TSS an element in two windows of the same gene is counted twice, so genes with many isoforms are over-weighted; the effect is a known property of this design rather than a correctable artefact of our implementation. The 10 kb window is a literature convention rather than a measured optimum, though the sensitivity analysis at 5 and 20 kb shows the ordering of TE groups is robust to it. Finally, no eQTL, expression or tumour data were integrated, so the connection between TE proximity and transcriptional consequence remains untested here.</w:t>
        </w:r>
      </w:ins>
    </w:p>
    <w:p>
      <w:pPr>
        <w:pStyle w:val="Heading2"/>
        <w:rPr>
          <w:ins w:id="1537" w:author="Claude (G3 revision)" w:date="2026-08-04T00:00:00Z"/>
        </w:rPr>
      </w:pPr>
      <w:ins w:id="1538" w:author="Claude (G3 revision)" w:date="2026-08-04T00:00:00Z">
        <w:r>
          <w:t xml:space="preserve">Hypotheses for future testing</w:t>
        </w:r>
      </w:ins>
    </w:p>
    <w:p>
      <w:pPr>
        <w:rPr>
          <w:ins w:id="1539" w:author="Claude (G3 revision)" w:date="2026-08-04T00:00:00Z"/>
        </w:rPr>
      </w:pPr>
      <w:ins w:id="1540" w:author="Claude (G3 revision)" w:date="2026-08-04T00:00:00Z">
        <w:r>
          <w:t xml:space="preserve">The map is most useful where it produces named, testable predictions rather than general expectations. Three are specific enough to attempt directly.</w:t>
        </w:r>
      </w:ins>
    </w:p>
    <w:p>
      <w:pPr>
        <w:rPr>
          <w:ins w:id="1541" w:author="Claude (G3 revision)" w:date="2026-08-04T00:00:00Z"/>
        </w:rPr>
      </w:pPr>
      <w:ins w:id="1542" w:author="Claude (G3 revision)" w:date="2026-08-04T00:00:00Z">
        <w:r>
          <w:t xml:space="preserve">First, the interferon-alpha domain. If the young L1 copies in this 220 kb region contribute to interferon gene regulation, then CRISPR interference targeted at individual L1PA and L1P insertions in the domain should alter the induction kinetics or the amplitude of IFNA transcription under interferon or double-stranded RNA stimulation, with an effect restricted to genes whose TSS lie within the same window. The prediction is falsifiable in a single cell line and the null result, that the elements are passive passengers in a locus that simply tolerates insertion, is equally informative.</w:t>
        </w:r>
      </w:ins>
    </w:p>
    <w:p>
      <w:pPr>
        <w:rPr>
          <w:ins w:id="1543" w:author="Claude (G3 revision)" w:date="2026-08-04T00:00:00Z"/>
        </w:rPr>
      </w:pPr>
      <w:ins w:id="1544" w:author="Claude (G3 revision)" w:date="2026-08-04T00:00:00Z">
        <w:r>
          <w:t xml:space="preserve">Second, the SVA-termination association. The SSU72L phosphatase cluster on chromosome 11 carries three SVA_B copies within a 116 kb region and the association is with genes for termination of RNA polymerase II transcription rather than with transcription generally. Deleting the SVA_B insertions at that cluster should change read-through or polyadenylation site usage at the adjacent phosphatase genes if the elements are functionally recruited, and should not if the co-localisation is incidental. That the elements belong to SVA_B rather than to the human-specific SVA_F1 subfamily makes this a test of an older, potentially fixed relationship rather than of ongoing activity.</w:t>
        </w:r>
      </w:ins>
    </w:p>
    <w:p>
      <w:pPr>
        <w:rPr>
          <w:ins w:id="1545" w:author="Claude (G3 revision)" w:date="2026-08-04T00:00:00Z"/>
        </w:rPr>
      </w:pPr>
      <w:ins w:id="1546" w:author="Claude (G3 revision)" w:date="2026-08-04T00:00:00Z">
        <w:r>
          <w:t xml:space="preserve">Third, and most generally, the proximity values reported here are a baseline that published mark-based enrichments can be conditioned on. Any claim that a TE family is enriched for a chromatin mark near genes of a given function should be re-expressed as an enrichment over the positional expectation for that family and that gene class, which this map supplies for 6 classes and 44 families genome-wide. The prediction is that a measurable share of published mark-based associations will shrink once normalised this way, and that those which survive are the candidates worth pursuing mechanistically.</w:t>
        </w:r>
      </w:ins>
    </w:p>
    <w:p w14:paraId="6B0BCEB2" w14:textId="77777777" w:rsidR="00DE13E5" w:rsidRPr="00F23A1F" w:rsidRDefault="00DE13E5" w:rsidP="00DE13E5"/>
    <w:p w14:paraId="3F0560C6" w14:textId="2BF2D9F3" w:rsidR="00DE13E5" w:rsidRDefault="00DE13E5" w:rsidP="00DE13E5">
      <w:pPr>
        <w:pStyle w:val="Heading2"/>
        <w:numPr>
          <w:ilvl w:val="1"/>
          <w:numId w:val="1"/>
        </w:numPr>
        <w:tabs>
          <w:tab w:val="num" w:pos="360"/>
        </w:tabs>
        <w:spacing w:after="160"/>
        <w:ind w:left="0" w:firstLine="0"/>
        <w:rPr>
          <w:rFonts w:ascii="Times New Roman" w:eastAsia="Times New Roman" w:hAnsi="Times New Roman" w:cs="Times New Roman"/>
          <w:b/>
          <w:bCs/>
          <w:color w:val="000000"/>
          <w:sz w:val="24"/>
          <w:szCs w:val="24"/>
          <w:del w:id="1575" w:author="Claude (G3 revision)" w:date="2026-08-04T00:00:00Z"/>
        </w:rPr>
      </w:pPr>
      <w:del w:id="1576" w:author="Claude (G3 revision)" w:date="2026-08-04T00:00:00Z">
        <w:r>
          <w:rPr>
            <w:rFonts w:ascii="Times New Roman" w:eastAsia="Times New Roman" w:hAnsi="Times New Roman" w:cs="Times New Roman"/>
            <w:b/>
            <w:bCs/>
            <w:color w:val="000000"/>
            <w:sz w:val="24"/>
            <w:szCs w:val="24"/>
          </w:rPr>
          <w:delText xml:space="preserve"> 10</w:delText>
        </w:r>
      </w:del>
      <w:del w:id="1577" w:author="Claude (G3 revision)" w:date="2026-08-04T00:00:00Z">
        <w:r w:rsidR="00E62D6C">
          <w:rPr>
            <w:rFonts w:ascii="Times New Roman" w:eastAsia="Times New Roman" w:hAnsi="Times New Roman" w:cs="Times New Roman"/>
            <w:b/>
            <w:bCs/>
            <w:color w:val="000000"/>
            <w:sz w:val="24"/>
            <w:szCs w:val="24"/>
          </w:rPr>
          <w:delText xml:space="preserve"> kb</w:delText>
        </w:r>
      </w:del>
      <w:del w:id="1578" w:author="Claude (G3 revision)" w:date="2026-08-04T00:00:00Z">
        <w:r>
          <w:rPr>
            <w:rFonts w:ascii="Times New Roman" w:eastAsia="Times New Roman" w:hAnsi="Times New Roman" w:cs="Times New Roman"/>
            <w:b/>
            <w:bCs/>
            <w:color w:val="000000"/>
            <w:sz w:val="24"/>
            <w:szCs w:val="24"/>
          </w:rPr>
          <w:delText xml:space="preserve"> TSS neighborhood as an optimal window size based on public literature and the enrichment behavior</w:delText>
        </w:r>
      </w:del>
    </w:p>
    <w:p w14:paraId="4C5E6B2A" w14:textId="5F24B386" w:rsidR="00DE13E5" w:rsidRDefault="00DE13E5" w:rsidP="00DE13E5">
      <w:pPr>
        <w:rPr>
          <w:color w:val="000000"/>
          <w:del w:id="1585" w:author="Claude (G3 revision)" w:date="2026-08-04T00:00:00Z"/>
        </w:rPr>
      </w:pPr>
      <w:del w:id="1586" w:author="Claude (G3 revision)" w:date="2026-08-04T00:00:00Z">
        <w:r>
          <w:delText>In the present study we used a co-mapping window of 10</w:delText>
        </w:r>
      </w:del>
      <w:del w:id="1587" w:author="Claude (G3 revision)" w:date="2026-08-04T00:00:00Z">
        <w:r w:rsidR="00E62D6C">
          <w:delText xml:space="preserve"> kb</w:delText>
        </w:r>
      </w:del>
      <w:del w:id="1588" w:author="Claude (G3 revision)" w:date="2026-08-04T00:00:00Z">
        <w:r>
          <w:delText>, 5</w:delText>
        </w:r>
      </w:del>
      <w:del w:id="1589" w:author="Claude (G3 revision)" w:date="2026-08-04T00:00:00Z">
        <w:r w:rsidR="00E62D6C">
          <w:delText xml:space="preserve"> kb</w:delText>
        </w:r>
      </w:del>
      <w:del w:id="1590" w:author="Claude (G3 revision)" w:date="2026-08-04T00:00:00Z">
        <w:r>
          <w:delText xml:space="preserve"> upstream and 5</w:delText>
        </w:r>
      </w:del>
      <w:del w:id="1591" w:author="Claude (G3 revision)" w:date="2026-08-04T00:00:00Z">
        <w:r w:rsidR="00E62D6C">
          <w:delText xml:space="preserve"> kb</w:delText>
        </w:r>
      </w:del>
      <w:del w:id="1592" w:author="Claude (G3 revision)" w:date="2026-08-04T00:00:00Z">
        <w:r>
          <w:delText xml:space="preserve"> downstream, to select the TEs that are inserted in a vicinity of a given human TSS. This window or the comparable length windows were used previously in a series of functional epigenomics TE studies. A study of IFN-inducible enhancers being spread in human genome by LTR elements utilized a 10</w:delText>
        </w:r>
      </w:del>
      <w:del w:id="1593" w:author="Claude (G3 revision)" w:date="2026-08-04T00:00:00Z">
        <w:r w:rsidR="00E62D6C">
          <w:delText xml:space="preserve"> kb</w:delText>
        </w:r>
      </w:del>
      <w:del w:id="1594" w:author="Claude (G3 revision)" w:date="2026-08-04T00:00:00Z">
        <w:r>
          <w:delText xml:space="preserve"> window to assess LTRs enrichment by binomial test </w:delText>
        </w:r>
      </w:del>
      <w:sdt>
        <w:sdtPr>
          <w:rPr>
            <w:color w:val="000000"/>
          </w:rPr>
          <w:tag w:val="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
          <w:id w:val="-491246889"/>
          <w:placeholder>
            <w:docPart w:val="557AA5558A0A4742B7C64EDC51653AB1"/>
          </w:placeholder>
        </w:sdtPr>
        <w:sdtContent>
          <w:del w:id="1620" w:author="Claude (G3 revision)" w:date="2026-08-04T00:00:00Z">
            <w:r w:rsidR="006027D8" w:rsidRPr="006027D8">
              <w:rPr>
                <w:color w:val="000000"/>
              </w:rPr>
              <w:delText>(9)</w:delText>
            </w:r>
          </w:del>
        </w:sdtContent>
      </w:sdt>
      <w:del w:id="1595" w:author="Claude (G3 revision)" w:date="2026-08-04T00:00:00Z">
        <w:r>
          <w:delText xml:space="preserve">, whereas we used Fisher exact test for the same purpose. A landmark study by </w:delText>
        </w:r>
      </w:del>
      <w:sdt>
        <w:sdtPr>
          <w:rPr>
            <w:color w:val="000000"/>
          </w:rPr>
          <w:tag w:val="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
          <w:id w:val="-1390650470"/>
          <w:placeholder>
            <w:docPart w:val="557AA5558A0A4742B7C64EDC51653AB1"/>
          </w:placeholder>
        </w:sdtPr>
        <w:sdtContent>
          <w:del w:id="1621" w:author="Claude (G3 revision)" w:date="2026-08-04T00:00:00Z">
            <w:r w:rsidR="006027D8" w:rsidRPr="006027D8">
              <w:rPr>
                <w:color w:val="000000"/>
              </w:rPr>
              <w:delText>(10)</w:delText>
            </w:r>
          </w:del>
        </w:sdtContent>
      </w:sdt>
      <w:del w:id="1596" w:author="Claude (G3 revision)" w:date="2026-08-04T00:00:00Z">
        <w:r>
          <w:rPr>
            <w:color w:val="000000"/>
          </w:rPr>
          <w:delText xml:space="preserve"> that showed enrichment of LINEs and LTRs near duplicated genes and SINEs and DNA elements near singleton genes, utilized two proximity windows: 4</w:delText>
        </w:r>
      </w:del>
      <w:del w:id="1597" w:author="Claude (G3 revision)" w:date="2026-08-04T00:00:00Z">
        <w:r w:rsidR="00E62D6C">
          <w:rPr>
            <w:color w:val="000000"/>
          </w:rPr>
          <w:delText xml:space="preserve"> kb</w:delText>
        </w:r>
      </w:del>
      <w:del w:id="1598" w:author="Claude (G3 revision)" w:date="2026-08-04T00:00:00Z">
        <w:r>
          <w:rPr>
            <w:color w:val="000000"/>
          </w:rPr>
          <w:delText xml:space="preserve"> and 20</w:delText>
        </w:r>
      </w:del>
      <w:del w:id="1599" w:author="Claude (G3 revision)" w:date="2026-08-04T00:00:00Z">
        <w:r w:rsidR="00E62D6C">
          <w:rPr>
            <w:color w:val="000000"/>
          </w:rPr>
          <w:delText xml:space="preserve"> kb</w:delText>
        </w:r>
      </w:del>
      <w:del w:id="1600" w:author="Claude (G3 revision)" w:date="2026-08-04T00:00:00Z">
        <w:r>
          <w:rPr>
            <w:color w:val="000000"/>
          </w:rPr>
          <w:delText xml:space="preserve"> ones. In addition, one of the first studies of TE functional and epigenomic impact </w:delText>
        </w:r>
      </w:del>
      <w:sdt>
        <w:sdtPr>
          <w:rPr>
            <w:color w:val="000000"/>
          </w:rPr>
          <w:tag w:val="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
          <w:id w:val="-1884010633"/>
          <w:placeholder>
            <w:docPart w:val="557AA5558A0A4742B7C64EDC51653AB1"/>
          </w:placeholder>
        </w:sdtPr>
        <w:sdtContent>
          <w:del w:id="1622" w:author="Claude (G3 revision)" w:date="2026-08-04T00:00:00Z">
            <w:r w:rsidR="006027D8" w:rsidRPr="006027D8">
              <w:rPr>
                <w:color w:val="000000"/>
              </w:rPr>
              <w:delText>(11)</w:delText>
            </w:r>
          </w:del>
        </w:sdtContent>
      </w:sdt>
      <w:del w:id="1601" w:author="Claude (G3 revision)" w:date="2026-08-04T00:00:00Z">
        <w:r>
          <w:rPr>
            <w:color w:val="000000"/>
          </w:rPr>
          <w:delText xml:space="preserve"> relied on 5</w:delText>
        </w:r>
      </w:del>
      <w:del w:id="1602" w:author="Claude (G3 revision)" w:date="2026-08-04T00:00:00Z">
        <w:r w:rsidR="00E62D6C">
          <w:rPr>
            <w:color w:val="000000"/>
          </w:rPr>
          <w:delText xml:space="preserve"> kb</w:delText>
        </w:r>
      </w:del>
      <w:del w:id="1603" w:author="Claude (G3 revision)" w:date="2026-08-04T00:00:00Z">
        <w:r>
          <w:rPr>
            <w:color w:val="000000"/>
          </w:rPr>
          <w:delText xml:space="preserve"> upstream and downstream of coding exons as gene-proximal region for</w:delText>
        </w:r>
      </w:del>
      <w:del w:id="1604" w:author="Claude (G3 revision)" w:date="2026-08-04T00:00:00Z">
        <w:r w:rsidR="002F4F66">
          <w:rPr>
            <w:color w:val="000000"/>
          </w:rPr>
          <w:delText xml:space="preserve"> </w:delText>
        </w:r>
      </w:del>
      <w:del w:id="1605" w:author="Claude (G3 revision)" w:date="2026-08-04T00:00:00Z">
        <w:r>
          <w:rPr>
            <w:color w:val="000000"/>
          </w:rPr>
          <w:delText>transcription factor</w:delText>
        </w:r>
      </w:del>
      <w:del w:id="1606" w:author="Claude (G3 revision)" w:date="2026-08-04T00:00:00Z">
        <w:r w:rsidR="002F4F66">
          <w:rPr>
            <w:color w:val="000000"/>
          </w:rPr>
          <w:delText xml:space="preserve"> (TF)</w:delText>
        </w:r>
      </w:del>
      <w:del w:id="1607" w:author="Claude (G3 revision)" w:date="2026-08-04T00:00:00Z">
        <w:r>
          <w:rPr>
            <w:color w:val="000000"/>
          </w:rPr>
          <w:delText xml:space="preserve"> -</w:delText>
        </w:r>
      </w:del>
      <w:del w:id="1608" w:author="Claude (G3 revision)" w:date="2026-08-04T00:00:00Z">
        <w:r w:rsidRPr="00127191">
          <w:rPr>
            <w:color w:val="000000"/>
          </w:rPr>
          <w:delText xml:space="preserve"> </w:delText>
        </w:r>
      </w:del>
      <w:del w:id="1609" w:author="Claude (G3 revision)" w:date="2026-08-04T00:00:00Z">
        <w:r>
          <w:rPr>
            <w:color w:val="000000"/>
          </w:rPr>
          <w:delText xml:space="preserve">TE binding colocalization. Another landmark genomic proximity-based investigation of LTR elements functional impact </w:delText>
        </w:r>
      </w:del>
      <w:sdt>
        <w:sdtPr>
          <w:rPr>
            <w:color w:val="000000"/>
          </w:rPr>
          <w:tag w:val="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
          <w:id w:val="-2011975700"/>
          <w:placeholder>
            <w:docPart w:val="557AA5558A0A4742B7C64EDC51653AB1"/>
          </w:placeholder>
        </w:sdtPr>
        <w:sdtContent>
          <w:del w:id="1623" w:author="Claude (G3 revision)" w:date="2026-08-04T00:00:00Z">
            <w:r w:rsidR="006027D8" w:rsidRPr="006027D8">
              <w:rPr>
                <w:color w:val="000000"/>
              </w:rPr>
              <w:delText>(8)</w:delText>
            </w:r>
          </w:del>
        </w:sdtContent>
      </w:sdt>
      <w:del w:id="1610" w:author="Claude (G3 revision)" w:date="2026-08-04T00:00:00Z">
        <w:r>
          <w:rPr>
            <w:color w:val="000000"/>
          </w:rPr>
          <w:delText xml:space="preserve"> utilized a shifted 6</w:delText>
        </w:r>
      </w:del>
      <w:del w:id="1611" w:author="Claude (G3 revision)" w:date="2026-08-04T00:00:00Z">
        <w:r w:rsidR="00E62D6C">
          <w:rPr>
            <w:color w:val="000000"/>
          </w:rPr>
          <w:delText xml:space="preserve"> kb</w:delText>
        </w:r>
      </w:del>
      <w:del w:id="1612" w:author="Claude (G3 revision)" w:date="2026-08-04T00:00:00Z">
        <w:r>
          <w:rPr>
            <w:color w:val="000000"/>
          </w:rPr>
          <w:delText xml:space="preserve"> window: the upstream 5</w:delText>
        </w:r>
      </w:del>
      <w:del w:id="1613" w:author="Claude (G3 revision)" w:date="2026-08-04T00:00:00Z">
        <w:r w:rsidR="00E62D6C">
          <w:rPr>
            <w:color w:val="000000"/>
          </w:rPr>
          <w:delText xml:space="preserve"> kb</w:delText>
        </w:r>
      </w:del>
      <w:del w:id="1614" w:author="Claude (G3 revision)" w:date="2026-08-04T00:00:00Z">
        <w:r>
          <w:rPr>
            <w:color w:val="000000"/>
          </w:rPr>
          <w:delText xml:space="preserve"> and downstream 1</w:delText>
        </w:r>
      </w:del>
      <w:del w:id="1615" w:author="Claude (G3 revision)" w:date="2026-08-04T00:00:00Z">
        <w:r w:rsidR="00E62D6C">
          <w:rPr>
            <w:color w:val="000000"/>
          </w:rPr>
          <w:delText xml:space="preserve"> kb</w:delText>
        </w:r>
      </w:del>
      <w:del w:id="1616" w:author="Claude (G3 revision)" w:date="2026-08-04T00:00:00Z">
        <w:r>
          <w:rPr>
            <w:color w:val="000000"/>
          </w:rPr>
          <w:delText xml:space="preserve"> for each TSS were selected. Finally, a series of TF and chromatin modifications studies of retroelements performed by our consortium </w:delText>
        </w:r>
      </w:del>
      <w:sdt>
        <w:sdtPr>
          <w:rPr>
            <w:color w:val="000000"/>
          </w:rPr>
          <w:tag w:val="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
          <w:id w:val="666063549"/>
          <w:placeholder>
            <w:docPart w:val="557AA5558A0A4742B7C64EDC51653AB1"/>
          </w:placeholder>
        </w:sdtPr>
        <w:sdtContent>
          <w:del w:id="1624" w:author="Claude (G3 revision)" w:date="2026-08-04T00:00:00Z">
            <w:r w:rsidR="006027D8" w:rsidRPr="006027D8">
              <w:rPr>
                <w:color w:val="000000"/>
              </w:rPr>
              <w:delText>(5,6,12,13,16,17)</w:delText>
            </w:r>
          </w:del>
        </w:sdtContent>
      </w:sdt>
      <w:del w:id="1617" w:author="Claude (G3 revision)" w:date="2026-08-04T00:00:00Z">
        <w:r>
          <w:rPr>
            <w:color w:val="000000"/>
          </w:rPr>
          <w:delText xml:space="preserve"> relied on the same 10</w:delText>
        </w:r>
      </w:del>
      <w:del w:id="1618" w:author="Claude (G3 revision)" w:date="2026-08-04T00:00:00Z">
        <w:r w:rsidR="00E62D6C">
          <w:rPr>
            <w:color w:val="000000"/>
          </w:rPr>
          <w:delText xml:space="preserve"> kb</w:delText>
        </w:r>
      </w:del>
      <w:del w:id="1619" w:author="Claude (G3 revision)" w:date="2026-08-04T00:00:00Z">
        <w:r>
          <w:rPr>
            <w:color w:val="000000"/>
          </w:rPr>
          <w:delText xml:space="preserve"> window as applied here. </w:delText>
        </w:r>
      </w:del>
    </w:p>
    <w:p w14:paraId="5D41FEED" w14:textId="77777777" w:rsidR="00DE13E5" w:rsidRPr="00127191" w:rsidRDefault="00DE13E5" w:rsidP="00DE13E5">
      <w:pPr>
        <w:rPr>
          <w:color w:val="000000"/>
        </w:rPr>
      </w:pPr>
    </w:p>
    <w:p w14:paraId="47DDADAD" w14:textId="43F05283" w:rsidR="00DE13E5" w:rsidRPr="00E60A4C" w:rsidRDefault="00DE13E5" w:rsidP="00DE13E5">
      <w:pPr>
        <w:rPr>
          <w:del w:id="1625" w:author="Claude (G3 revision)" w:date="2026-08-04T00:00:00Z"/>
        </w:rPr>
      </w:pPr>
      <w:del w:id="1626" w:author="Claude (G3 revision)" w:date="2026-08-04T00:00:00Z">
        <w:r w:rsidRPr="00E87D67">
          <w:delText xml:space="preserve">The </w:delText>
        </w:r>
      </w:del>
      <w:del w:id="1627" w:author="Claude (G3 revision)" w:date="2026-08-04T00:00:00Z">
        <w:r>
          <w:delText>current analysis</w:delText>
        </w:r>
      </w:del>
      <w:del w:id="1628" w:author="Claude (G3 revision)" w:date="2026-08-04T00:00:00Z">
        <w:r w:rsidRPr="00E87D67">
          <w:delText xml:space="preserve"> validates this approach by highlighting the importance of permutation-based random corrections to account for the variable length of different TE classes</w:delText>
        </w:r>
      </w:del>
      <w:del w:id="1629" w:author="Claude (G3 revision)" w:date="2026-08-04T00:00:00Z">
        <w:r>
          <w:delText>.</w:delText>
        </w:r>
      </w:del>
      <w:del w:id="1630" w:author="Claude (G3 revision)" w:date="2026-08-04T00:00:00Z">
        <w:r w:rsidRPr="00E87D67">
          <w:delText> Because LINE elements (averaging 6</w:delText>
        </w:r>
      </w:del>
      <w:del w:id="1631" w:author="Claude (G3 revision)" w:date="2026-08-04T00:00:00Z">
        <w:r w:rsidR="00E62D6C">
          <w:delText xml:space="preserve"> kb</w:delText>
        </w:r>
      </w:del>
      <w:del w:id="1632" w:author="Claude (G3 revision)" w:date="2026-08-04T00:00:00Z">
        <w:r w:rsidRPr="00E87D67">
          <w:delText xml:space="preserve"> in full length) occupy a much larger genomic footprint than Alu elements (300 bp), they are statistically more likely to intersect a 10</w:delText>
        </w:r>
      </w:del>
      <w:del w:id="1633" w:author="Claude (G3 revision)" w:date="2026-08-04T00:00:00Z">
        <w:r w:rsidR="00E62D6C">
          <w:delText xml:space="preserve"> kb</w:delText>
        </w:r>
      </w:del>
      <w:del w:id="1634" w:author="Claude (G3 revision)" w:date="2026-08-04T00:00:00Z">
        <w:r w:rsidRPr="00E87D67">
          <w:delText xml:space="preserve"> window by chance</w:delText>
        </w:r>
      </w:del>
      <w:del w:id="1635" w:author="Claude (G3 revision)" w:date="2026-08-04T00:00:00Z">
        <w:r>
          <w:delText xml:space="preserve"> </w:delText>
        </w:r>
      </w:del>
      <w:sdt>
        <w:sdtPr>
          <w:rPr>
            <w:color w:val="000000"/>
          </w:rPr>
          <w:tag w:val="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
          <w:id w:val="1106779161"/>
          <w:placeholder>
            <w:docPart w:val="557AA5558A0A4742B7C64EDC51653AB1"/>
          </w:placeholder>
        </w:sdtPr>
        <w:sdtContent>
          <w:del w:id="1643" w:author="Claude (G3 revision)" w:date="2026-08-04T00:00:00Z">
            <w:r w:rsidR="006027D8" w:rsidRPr="006027D8">
              <w:rPr>
                <w:color w:val="000000"/>
              </w:rPr>
              <w:delText>(18)</w:delText>
            </w:r>
          </w:del>
        </w:sdtContent>
      </w:sdt>
      <w:del w:id="1636" w:author="Claude (G3 revision)" w:date="2026-08-04T00:00:00Z">
        <w:r>
          <w:delText>.</w:delText>
        </w:r>
      </w:del>
      <w:del w:id="1637" w:author="Claude (G3 revision)" w:date="2026-08-04T00:00:00Z">
        <w:r w:rsidRPr="00E87D67">
          <w:delText> Conventional statistical methods, such as the Fisher exact test, treat each element as a point-like entity</w:delText>
        </w:r>
      </w:del>
      <w:del w:id="1638" w:author="Claude (G3 revision)" w:date="2026-08-04T00:00:00Z">
        <w:r>
          <w:delText xml:space="preserve"> </w:delText>
        </w:r>
      </w:del>
      <w:sdt>
        <w:sdtPr>
          <w:rPr>
            <w:color w:val="000000"/>
          </w:rPr>
          <w:tag w:val="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
          <w:id w:val="-1232933641"/>
          <w:placeholder>
            <w:docPart w:val="557AA5558A0A4742B7C64EDC51653AB1"/>
          </w:placeholder>
        </w:sdtPr>
        <w:sdtContent>
          <w:del w:id="1644" w:author="Claude (G3 revision)" w:date="2026-08-04T00:00:00Z">
            <w:r w:rsidR="006027D8" w:rsidRPr="006027D8">
              <w:rPr>
                <w:color w:val="000000"/>
              </w:rPr>
              <w:delText>(19)</w:delText>
            </w:r>
          </w:del>
        </w:sdtContent>
      </w:sdt>
      <w:del w:id="1639" w:author="Claude (G3 revision)" w:date="2026-08-04T00:00:00Z">
        <w:r w:rsidRPr="00E87D67">
          <w:delText>, which can lead to the artificial underestimation of the regulatory impact of shorter elements or the overestimation of longer ones.</w:delText>
        </w:r>
      </w:del>
      <w:del w:id="1640" w:author="Claude (G3 revision)" w:date="2026-08-04T00:00:00Z">
        <w:r>
          <w:delText xml:space="preserve"> </w:delText>
        </w:r>
      </w:del>
      <w:del w:id="1641" w:author="Claude (G3 revision)" w:date="2026-08-04T00:00:00Z">
        <w:r w:rsidRPr="00E87D67">
          <w:delText>The use of 500 random permutations allows for the derivation of an empirical p-value that correctly identifies biological enrichment over length-driven stochasticity</w:delText>
        </w:r>
      </w:del>
      <w:del w:id="1642" w:author="Claude (G3 revision)" w:date="2026-08-04T00:00:00Z">
        <w:r>
          <w:delText>.</w:delText>
        </w:r>
      </w:del>
    </w:p>
    <w:p w14:paraId="1E5CAF0D" w14:textId="77777777" w:rsidR="00DE13E5"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del w:id="1579" w:author="Claude (G3 revision)" w:date="2026-08-04T00:00:00Z"/>
        </w:rPr>
      </w:pPr>
      <w:del w:id="1580" w:author="Claude (G3 revision)" w:date="2026-08-04T00:00:00Z">
        <w:r>
          <w:rPr>
            <w:rFonts w:ascii="Times New Roman" w:eastAsia="Times New Roman" w:hAnsi="Times New Roman" w:cs="Times New Roman"/>
            <w:b/>
            <w:bCs/>
            <w:color w:val="000000"/>
            <w:sz w:val="24"/>
            <w:szCs w:val="24"/>
          </w:rPr>
          <w:delText>Enrichment of TE families and classes near human genes TSS</w:delText>
        </w:r>
      </w:del>
    </w:p>
    <w:p w14:paraId="64B43A18" w14:textId="6372FB2E" w:rsidR="00DE13E5" w:rsidRDefault="00DE13E5" w:rsidP="00DE13E5">
      <w:pPr>
        <w:rPr>
          <w:del w:id="1645" w:author="Claude (G3 revision)" w:date="2026-08-04T00:00:00Z"/>
        </w:rPr>
      </w:pPr>
      <w:del w:id="1646" w:author="Claude (G3 revision)" w:date="2026-08-04T00:00:00Z">
        <w:r>
          <w:delText>As a necessary preliminary analysis, we studied degree of enrichment of TE classes and families in the 10</w:delText>
        </w:r>
      </w:del>
      <w:del w:id="1647" w:author="Claude (G3 revision)" w:date="2026-08-04T00:00:00Z">
        <w:r w:rsidR="00E62D6C">
          <w:delText xml:space="preserve"> kb</w:delText>
        </w:r>
      </w:del>
      <w:del w:id="1648" w:author="Claude (G3 revision)" w:date="2026-08-04T00:00:00Z">
        <w:r>
          <w:delText xml:space="preserve"> neighborhood of human gene TSS. The results gained allow us to compare public evidence about human TE proliferation strategies, insertion machineries and preferences, as well as evolutionary conflicts, with the trends reported here based on the complete human genome assembly.</w:delText>
        </w:r>
      </w:del>
    </w:p>
    <w:p>
      <w:pPr>
        <w:pStyle w:val="Heading2"/>
        <w:rPr>
          <w:ins w:id="1559" w:author="Claude (G3 revision)" w:date="2026-08-04T00:00:00Z"/>
        </w:rPr>
      </w:pPr>
      <w:ins w:id="1560" w:author="Claude (G3 revision)" w:date="2026-08-04T00:00:00Z">
        <w:r>
          <w:t xml:space="preserve">Mechanistic framework</w:t>
        </w:r>
      </w:ins>
    </w:p>
    <w:p>
      <w:pPr>
        <w:rPr>
          <w:ins w:id="1561" w:author="Claude (G3 revision)" w:date="2026-08-04T00:00:00Z"/>
        </w:rPr>
      </w:pPr>
      <w:ins w:id="1562" w:author="Claude (G3 revision)" w:date="2026-08-04T00:00:00Z">
        <w:r>
          <w:t xml:space="preserve">The enrichment and depletion values reported above are the net result of several processes acting in opposite directions, which the schematic in Figure 9 summarises and which the following four mechanisms describe. None of them is tested by this design; they are the framework within which the positional pattern becomes interpretable.</w:t>
        </w:r>
      </w:ins>
    </w:p>
    <w:p w14:paraId="7125A9A5" w14:textId="77777777" w:rsidR="00DE13E5" w:rsidRDefault="00DE13E5" w:rsidP="00DE13E5">
      <w:del w:id="1563" w:author="Claude (G3 revision)" w:date="2026-08-04T00:00:00Z">
        <w:r>
          <w:delText xml:space="preserve">The degree of enrichment or deficiency of TE groups near human genes can be determined by the following factors (Figure 8):</w:delText>
        </w:r>
      </w:del>
      <w:ins w:id="1564" w:author="Claude (G3 revision)" w:date="2026-08-04T00:00:00Z">
        <w:r>
          <w:t xml:space="preserve">The degree of enrichment or deficiency of TE groups near human genes can be determined by the following factors (Figure 9):</w:t>
        </w:r>
      </w:ins>
    </w:p>
    <w:p w14:paraId="4CEA139B" w14:textId="007DCADE" w:rsidR="00DE13E5" w:rsidRDefault="00DE13E5" w:rsidP="00DE13E5">
      <w:pPr>
        <w:pStyle w:val="ListParagraph"/>
        <w:numPr>
          <w:ilvl w:val="0"/>
          <w:numId w:val="3"/>
        </w:numPr>
      </w:pPr>
      <w:r>
        <w:t xml:space="preserve">TE insertion machinery affinity to open chromatin states, early replicating domains, DNA-binding proteins or actively transcribing genes, </w:t>
      </w:r>
      <w:r w:rsidR="007B7AD9">
        <w:t>for</w:t>
      </w:r>
      <w:r>
        <w:t xml:space="preserve"> </w:t>
      </w:r>
      <w:r w:rsidRPr="00CD36FC">
        <w:t>L1 ORF2p</w:t>
      </w:r>
      <w:r>
        <w:t xml:space="preserve"> which LINEs, SINEs and SVAs are relying upon </w:t>
      </w:r>
      <w:sdt>
        <w:sdtPr>
          <w:rPr>
            <w:color w:val="000000"/>
          </w:rPr>
          <w:tag w:val="MENDELEY_CITATION_v3_eyJjaXRhdGlvbklEIjoiTUVOREVMRVlfQ0lUQVRJT05fYzAwNzA2YjQtMzZlYS00ZDBlLWI0YTItYWZhZmZlOTlhMDM5IiwicHJvcGVydGllcyI6eyJub3RlSW5kZXgiOjB9LCJpc0VkaXRlZCI6ZmFsc2UsIm1hbnVhbE92ZXJyaWRlIjp7ImlzTWFudWFsbHlPdmVycmlkZGVuIjpmYWxzZSwiY2l0ZXByb2NUZXh0IjoiKDIw4oCTMjI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365257830"/>
          <w:placeholder>
            <w:docPart w:val="557AA5558A0A4742B7C64EDC51653AB1"/>
          </w:placeholder>
        </w:sdtPr>
        <w:sdtContent>
          <w:r w:rsidR="006027D8" w:rsidRPr="006027D8">
            <w:rPr>
              <w:color w:val="000000"/>
            </w:rPr>
            <w:t>(20–22)</w:t>
          </w:r>
        </w:sdtContent>
      </w:sdt>
      <w:r>
        <w:t xml:space="preserve">. </w:t>
      </w:r>
      <w:r w:rsidR="007868C4">
        <w:t>Also,</w:t>
      </w:r>
      <w:r>
        <w:t xml:space="preserve"> </w:t>
      </w:r>
      <w:r w:rsidRPr="00CD36FC">
        <w:t>L1 ORF2p</w:t>
      </w:r>
      <w:r>
        <w:t xml:space="preserve"> prefers AT rich sequences for DNA nicks which further impacts retrotransposons distribution </w:t>
      </w:r>
      <w:sdt>
        <w:sdtPr>
          <w:rPr>
            <w:color w:val="000000"/>
          </w:rPr>
          <w:tag w:val="MENDELEY_CITATION_v3_eyJjaXRhdGlvbklEIjoiTUVOREVMRVlfQ0lUQVRJT05fNTIyMWQyYmUtOWVkNi00MDkwLTkzOTktMjIzOGNjZjNjZjZmIiwicHJvcGVydGllcyI6eyJub3RlSW5kZXgiOjB9LCJpc0VkaXRlZCI6ZmFsc2UsIm1hbnVhbE92ZXJyaWRlIjp7ImlzTWFudWFsbHlPdmVycmlkZGVuIjpmYWxzZSwiY2l0ZXByb2NUZXh0IjoiKDIz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
          <w:id w:val="-221842387"/>
          <w:placeholder>
            <w:docPart w:val="557AA5558A0A4742B7C64EDC51653AB1"/>
          </w:placeholder>
        </w:sdtPr>
        <w:sdtContent>
          <w:r w:rsidR="006027D8" w:rsidRPr="006027D8">
            <w:rPr>
              <w:color w:val="000000"/>
            </w:rPr>
            <w:t>(23)</w:t>
          </w:r>
        </w:sdtContent>
      </w:sdt>
      <w:r>
        <w:rPr>
          <w:color w:val="000000"/>
        </w:rPr>
        <w:t>.</w:t>
      </w:r>
    </w:p>
    <w:p w14:paraId="4AFEF41B" w14:textId="7255AE9C" w:rsidR="00DE13E5" w:rsidRDefault="00DE13E5" w:rsidP="00DE13E5">
      <w:pPr>
        <w:pStyle w:val="ListParagraph"/>
        <w:numPr>
          <w:ilvl w:val="0"/>
          <w:numId w:val="3"/>
        </w:numPr>
      </w:pPr>
      <w:r>
        <w:t xml:space="preserve">Selection pressure eliminating too deleterious copies, governed by the effective population size at the time of insertion </w:t>
      </w:r>
      <w:sdt>
        <w:sdtPr>
          <w:rPr>
            <w:color w:val="000000"/>
          </w:rPr>
          <w:tag w:val="MENDELEY_CITATION_v3_eyJjaXRhdGlvbklEIjoiTUVOREVMRVlfQ0lUQVRJT05fZmZjNzhmMjEtNDY4MC00NTdjLThkM2UtNWIzMzRkYjQzZDNmIiwicHJvcGVydGllcyI6eyJub3RlSW5kZXgiOjB9LCJpc0VkaXRlZCI6ZmFsc2UsIm1hbnVhbE92ZXJyaWRlIjp7ImlzTWFudWFsbHlPdmVycmlkZGVuIjpmYWxzZSwiY2l0ZXByb2NUZXh0IjoiKDI0LDI1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
          <w:id w:val="-569344776"/>
          <w:placeholder>
            <w:docPart w:val="557AA5558A0A4742B7C64EDC51653AB1"/>
          </w:placeholder>
        </w:sdtPr>
        <w:sdtContent>
          <w:r w:rsidR="006027D8" w:rsidRPr="006027D8">
            <w:rPr>
              <w:color w:val="000000"/>
            </w:rPr>
            <w:t>(24,25)</w:t>
          </w:r>
        </w:sdtContent>
      </w:sdt>
      <w:r>
        <w:t xml:space="preserve">. </w:t>
      </w:r>
    </w:p>
    <w:p w14:paraId="31E77EA2" w14:textId="09C0D061" w:rsidR="00DE13E5" w:rsidRDefault="00DE13E5" w:rsidP="00DE13E5">
      <w:pPr>
        <w:pStyle w:val="ListParagraph"/>
        <w:numPr>
          <w:ilvl w:val="0"/>
          <w:numId w:val="3"/>
        </w:numPr>
      </w:pPr>
      <w:r>
        <w:t>Neutral evolutionary mechanisms of complexity and interdependency growth, such as constructive neutral evolution</w:t>
      </w:r>
      <w:r w:rsidR="00F233EB">
        <w:t xml:space="preserve"> (CNE)</w:t>
      </w:r>
      <w:r>
        <w:t xml:space="preserve">, rendering the novel insertions functionally indispensable </w:t>
      </w:r>
      <w:sdt>
        <w:sdtPr>
          <w:rPr>
            <w:color w:val="000000"/>
          </w:rPr>
          <w:tag w:val="MENDELEY_CITATION_v3_eyJjaXRhdGlvbklEIjoiTUVOREVMRVlfQ0lUQVRJT05fYzRmZmYzNjQtMjI1MS00ODljLWIxMDctNjU4YmVjYmUzYWE3IiwicHJvcGVydGllcyI6eyJub3RlSW5kZXgiOjB9LCJpc0VkaXRlZCI6ZmFsc2UsIm1hbnVhbE92ZXJyaWRlIjp7ImlzTWFudWFsbHlPdmVycmlkZGVuIjpmYWxzZSwiY2l0ZXByb2NUZXh0IjoiKDI2LDI3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
          <w:id w:val="876509138"/>
          <w:placeholder>
            <w:docPart w:val="557AA5558A0A4742B7C64EDC51653AB1"/>
          </w:placeholder>
        </w:sdtPr>
        <w:sdtContent>
          <w:r w:rsidR="006027D8" w:rsidRPr="006027D8">
            <w:rPr>
              <w:color w:val="000000"/>
            </w:rPr>
            <w:t>(26,27)</w:t>
          </w:r>
        </w:sdtContent>
      </w:sdt>
      <w:r>
        <w:t>. If a</w:t>
      </w:r>
      <w:r w:rsidRPr="000929E1">
        <w:t xml:space="preserve"> TE inserts near a gene,</w:t>
      </w:r>
      <w:r>
        <w:t xml:space="preserve"> it can </w:t>
      </w:r>
      <w:r w:rsidRPr="000929E1">
        <w:t>carry a weak, cryptic promoter or splice site</w:t>
      </w:r>
      <w:r>
        <w:t>, and t</w:t>
      </w:r>
      <w:r w:rsidRPr="000929E1">
        <w:t>his insertion is neutral or nearly neutral</w:t>
      </w:r>
      <w:r>
        <w:t>. A</w:t>
      </w:r>
      <w:r w:rsidRPr="000929E1">
        <w:t xml:space="preserve"> mutation </w:t>
      </w:r>
      <w:r>
        <w:t xml:space="preserve">then could </w:t>
      </w:r>
      <w:r w:rsidRPr="000929E1">
        <w:t>degrade the host's original regulatory element</w:t>
      </w:r>
      <w:r>
        <w:t>, rendering</w:t>
      </w:r>
      <w:r w:rsidRPr="000929E1">
        <w:t xml:space="preserve"> </w:t>
      </w:r>
      <w:r>
        <w:t xml:space="preserve">the </w:t>
      </w:r>
      <w:r w:rsidRPr="000929E1">
        <w:t xml:space="preserve">host gene </w:t>
      </w:r>
      <w:r>
        <w:t xml:space="preserve">functionally </w:t>
      </w:r>
      <w:r w:rsidRPr="000929E1">
        <w:t>dependent on the TE</w:t>
      </w:r>
      <w:r>
        <w:t xml:space="preserve"> </w:t>
      </w:r>
      <w:sdt>
        <w:sdtPr>
          <w:rPr>
            <w:color w:val="000000"/>
          </w:rPr>
          <w:tag w:val="MENDELEY_CITATION_v3_eyJjaXRhdGlvbklEIjoiTUVOREVMRVlfQ0lUQVRJT05fNTUzNjUyYWYtYzFkNS00ZWNjLWFhMzctMDYzNDk4YzM2NzJhIiwicHJvcGVydGllcyI6eyJub3RlSW5kZXgiOjB9LCJpc0VkaXRlZCI6ZmFsc2UsIm1hbnVhbE92ZXJyaWRlIjp7ImlzTWFudWFsbHlPdmVycmlkZGVuIjpmYWxzZSwiY2l0ZXByb2NUZXh0IjoiKDI4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
          <w:id w:val="314687937"/>
          <w:placeholder>
            <w:docPart w:val="557AA5558A0A4742B7C64EDC51653AB1"/>
          </w:placeholder>
        </w:sdtPr>
        <w:sdtContent>
          <w:r w:rsidR="006027D8" w:rsidRPr="006027D8">
            <w:rPr>
              <w:color w:val="000000"/>
            </w:rPr>
            <w:t>(28)</w:t>
          </w:r>
        </w:sdtContent>
      </w:sdt>
      <w:r>
        <w:t xml:space="preserve">. Such a mechanism of TE-driven molecular complexity growth was shown for </w:t>
      </w:r>
      <w:del w:id="1207" w:author="Claude (G3 house style)" w:date="2026-08-04T12:00:00Z">
        <w:r>
          <w:delText xml:space="preserve">XIST</w:delText>
        </w:r>
      </w:del>
      <w:ins w:id="1208" w:author="Claude (G3 house style)" w:date="2026-08-04T12:00:00Z">
        <w:r>
          <w:rPr>
            <w:i/>
          </w:rPr>
          <w:t xml:space="preserve">XIST</w:t>
        </w:r>
      </w:ins>
      <w:r>
        <w:t xml:space="preserve"> in macaques </w:t>
      </w:r>
      <w:sdt>
        <w:sdtPr>
          <w:rPr>
            <w:color w:val="000000"/>
          </w:rPr>
          <w:tag w:val="MENDELEY_CITATION_v3_eyJjaXRhdGlvbklEIjoiTUVOREVMRVlfQ0lUQVRJT05fOWJlNmExYWEtZTNiOS00ZTlmLTk3Y2ItMjAwZDk5NTczYjFmIiwicHJvcGVydGllcyI6eyJub3RlSW5kZXgiOjB9LCJpc0VkaXRlZCI6ZmFsc2UsIm1hbnVhbE92ZXJyaWRlIjp7ImlzTWFudWFsbHlPdmVycmlkZGVuIjpmYWxzZSwiY2l0ZXByb2NUZXh0IjoiKDI5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
          <w:id w:val="-860352090"/>
          <w:placeholder>
            <w:docPart w:val="557AA5558A0A4742B7C64EDC51653AB1"/>
          </w:placeholder>
        </w:sdtPr>
        <w:sdtContent>
          <w:r w:rsidR="006027D8" w:rsidRPr="006027D8">
            <w:rPr>
              <w:color w:val="000000"/>
            </w:rPr>
            <w:t>(29)</w:t>
          </w:r>
        </w:sdtContent>
      </w:sdt>
      <w:r>
        <w:t>.</w:t>
      </w:r>
    </w:p>
    <w:p w14:paraId="18F1E9FD" w14:textId="3836BCE2" w:rsidR="00DE13E5" w:rsidRDefault="00DE13E5" w:rsidP="00DE13E5">
      <w:pPr>
        <w:pStyle w:val="ListParagraph"/>
        <w:numPr>
          <w:ilvl w:val="0"/>
          <w:numId w:val="3"/>
        </w:numPr>
      </w:pPr>
      <w:r>
        <w:t>S</w:t>
      </w:r>
      <w:r w:rsidRPr="00CD36FC">
        <w:t>patiotemporal dynamics</w:t>
      </w:r>
      <w:r>
        <w:t xml:space="preserve"> of TE activation during the germline development and transcriptional and chromatin states during this stage </w:t>
      </w:r>
      <w:sdt>
        <w:sdtPr>
          <w:rPr>
            <w:color w:val="000000"/>
          </w:rPr>
          <w:tag w:val="MENDELEY_CITATION_v3_eyJjaXRhdGlvbklEIjoiTUVOREVMRVlfQ0lUQVRJT05fODJkYTQwZDQtZDA4ZS00MTY4LWJiNjUtZmYyMjliYTBiZDI3IiwicHJvcGVydGllcyI6eyJub3RlSW5kZXgiOjB9LCJpc0VkaXRlZCI6ZmFsc2UsIm1hbnVhbE92ZXJyaWRlIjp7ImlzTWFudWFsbHlPdmVycmlkZGVuIjpmYWxzZSwiY2l0ZXByb2NUZXh0IjoiKDMwLDMx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
          <w:id w:val="-1001662590"/>
          <w:placeholder>
            <w:docPart w:val="557AA5558A0A4742B7C64EDC51653AB1"/>
          </w:placeholder>
        </w:sdtPr>
        <w:sdtContent>
          <w:r w:rsidR="006027D8" w:rsidRPr="006027D8">
            <w:rPr>
              <w:color w:val="000000"/>
            </w:rPr>
            <w:t>(30,31)</w:t>
          </w:r>
        </w:sdtContent>
      </w:sdt>
      <w:r>
        <w:t>.</w:t>
      </w:r>
      <w:r w:rsidRPr="00682839">
        <w:t xml:space="preserve"> </w:t>
      </w:r>
    </w:p>
    <w:p w14:paraId="13AA6049" w14:textId="77777777" w:rsidR="00DE13E5" w:rsidRPr="00460AF9" w:rsidRDefault="00DE13E5" w:rsidP="00DE13E5">
      <w:del w:id="1565" w:author="Claude (G3 revision)" w:date="2026-08-04T00:00:00Z">
        <w:r>
          <w:rPr>
            <w:b/>
            <w:bCs/>
          </w:rPr>
          <w:delText xml:space="preserve">Figure 8. Schematic representation of mechanisms impacting distribution of TEs with respect to TSS.</w:delText>
        </w:r>
      </w:del>
      <w:ins w:id="1566" w:author="Claude (G3 revision)" w:date="2026-08-04T00:00:00Z">
        <w:r>
          <w:rPr>
            <w:b/>
            <w:bCs/>
          </w:rPr>
          <w:t xml:space="preserve">Figure 9. Schematic representation of mechanisms impacting distribution of TEs with respect to TSS.</w:t>
        </w:r>
      </w:ins>
    </w:p>
    <w:p>
      <w:pPr>
        <w:rPr>
          <w:ins w:id="1567" w:author="Claude (G3 revision)" w:date="2026-08-04T00:00:00Z"/>
        </w:rPr>
      </w:pPr>
      <w:ins w:id="1568" w:author="Claude (G3 revision)" w:date="2026-08-04T00:00:00Z">
        <w:r>
          <w:t xml:space="preserve">Read together, these mechanisms account for the direction of the effects we measure without requiring any of them to be dominant. The enrichment of SINEs and SVA elements near TSS is consistent with their use of the L1 insertion machinery and its preference for open chromatin during the hypomethylated window of primordial germ cell development, combined with the low fitness cost of a short insertion. The depletion of LINEs and of full-length LTR elements is consistent with purifying selection against large insertions in regulatory domains and with the sequestration of potent viral promoters into heterochromatin. The retention of ancient, mutationally decayed families such as L2 and MIR in gene-proximal regions is consistent with constructive neutral evolution and exaptation, whereby an initially neutral insertion becomes difficult to remove once host regulation has come to depend on it. Distinguishing these possibilities requires the perturbation experiments outlined above; the proximity map constrains which loci are worth perturbing.</w:t>
        </w:r>
      </w:ins>
    </w:p>
    <w:p>
      <w:pPr>
        <w:rPr>
          <w:ins w:id="1569" w:author="Claude (G3 revision)" w:date="2026-08-04T00:00:00Z"/>
        </w:rPr>
      </w:pPr>
      <w:ins w:id="1570" w:author="Claude (G3 revision)" w:date="2026-08-04T00:00:00Z">
        <w:r>
          <w:t xml:space="preserve">A residual observation supports the neutral end of that range. Thirty-one of the 44 families - Helitrons, 20 DNA families, 4 SINE families, 6 LINE families and no LTR family - yield no significant functional gene groups at all, which suggests that their presence near genes is largely a matter of drift and tolerance rather than adaptive recruitment.</w:t>
        </w:r>
      </w:ins>
    </w:p>
    <w:p w14:paraId="0A3C8E0A" w14:textId="3371BD94" w:rsidR="00DE13E5" w:rsidRDefault="00991E71" w:rsidP="00DE13E5">
      <w:r w:rsidRPr="00991E71">
        <w:rPr>
          <w:noProof/>
        </w:rPr>
        <w:drawing>
          <wp:inline distT="0" distB="0" distL="0" distR="0" wp14:anchorId="2D829A5A" wp14:editId="21737FAE">
            <wp:extent cx="3687898" cy="2539123"/>
            <wp:effectExtent l="0" t="0" r="0" b="1270"/>
            <wp:docPr id="108533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7913" name=""/>
                    <pic:cNvPicPr/>
                  </pic:nvPicPr>
                  <pic:blipFill rotWithShape="1">
                    <a:blip r:embed="rId13"/>
                    <a:srcRect l="-5" t="12360" r="5" b="14249"/>
                    <a:stretch>
                      <a:fillRect/>
                    </a:stretch>
                  </pic:blipFill>
                  <pic:spPr bwMode="auto">
                    <a:xfrm>
                      <a:off x="0" y="0"/>
                      <a:ext cx="3698727" cy="2546578"/>
                    </a:xfrm>
                    <a:prstGeom prst="rect">
                      <a:avLst/>
                    </a:prstGeom>
                    <a:ln>
                      <a:noFill/>
                    </a:ln>
                    <a:extLst>
                      <a:ext uri="{53640926-AAD7-44D8-BBD7-CCE9431645EC}">
                        <a14:shadowObscured xmlns:a14="http://schemas.microsoft.com/office/drawing/2010/main"/>
                      </a:ext>
                    </a:extLst>
                  </pic:spPr>
                </pic:pic>
              </a:graphicData>
            </a:graphic>
          </wp:inline>
        </w:drawing>
      </w:r>
    </w:p>
    <w:p w14:paraId="5021CDFA" w14:textId="303B4224" w:rsidR="00DE13E5" w:rsidRDefault="00DE13E5" w:rsidP="00DE13E5"/>
    <w:p w14:paraId="3BE7E070" w14:textId="04BF02C7" w:rsidR="00DE13E5" w:rsidRPr="00645863" w:rsidRDefault="00DE13E5" w:rsidP="00DE13E5">
      <w:pPr>
        <w:rPr>
          <w:sz w:val="20"/>
          <w:szCs w:val="20"/>
          <w:del w:id="1649" w:author="Claude (G3 revision)" w:date="2026-08-04T00:00:00Z"/>
        </w:rPr>
      </w:pPr>
      <w:del w:id="1650" w:author="Claude (G3 revision)" w:date="2026-08-04T00:00:00Z">
        <w:r>
          <w:delText>T</w:delText>
        </w:r>
      </w:del>
      <w:del w:id="1651" w:author="Claude (G3 revision)" w:date="2026-08-04T00:00:00Z">
        <w:r w:rsidRPr="00CD36FC">
          <w:delText>he enrichment of SINEs and SVAs near TSS</w:delText>
        </w:r>
      </w:del>
      <w:del w:id="1652" w:author="Claude (G3 revision)" w:date="2026-08-04T00:00:00Z">
        <w:r>
          <w:delText xml:space="preserve"> (</w:delText>
        </w:r>
      </w:del>
      <w:del w:id="1653" w:author="Claude (G3 revision)" w:date="2026-08-04T00:00:00Z">
        <w:r w:rsidRPr="00FB27EE">
          <w:delText>1.468</w:delText>
        </w:r>
      </w:del>
      <w:del w:id="1654" w:author="Claude (G3 revision)" w:date="2026-08-04T00:00:00Z">
        <w:r>
          <w:delText xml:space="preserve">- and </w:delText>
        </w:r>
      </w:del>
      <w:del w:id="1655" w:author="Claude (G3 revision)" w:date="2026-08-04T00:00:00Z">
        <w:r w:rsidRPr="00756C7D">
          <w:delText>1.368</w:delText>
        </w:r>
      </w:del>
      <w:del w:id="1656" w:author="Claude (G3 revision)" w:date="2026-08-04T00:00:00Z">
        <w:r>
          <w:delText>-fold enrichment over the random expectation)</w:delText>
        </w:r>
      </w:del>
      <w:del w:id="1657" w:author="Claude (G3 revision)" w:date="2026-08-04T00:00:00Z">
        <w:r w:rsidRPr="00CD36FC">
          <w:delText xml:space="preserve"> is a consequence of their successful exploitation of the L1 insertion machinery's preference for open chromatin</w:delText>
        </w:r>
      </w:del>
      <w:del w:id="1658" w:author="Claude (G3 revision)" w:date="2026-08-04T00:00:00Z">
        <w:r>
          <w:delText xml:space="preserve"> </w:delText>
        </w:r>
      </w:del>
      <w:sdt>
        <w:sdtPr>
          <w:rPr>
            <w:color w:val="000000"/>
          </w:rPr>
          <w:tag w:val="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469832557"/>
          <w:placeholder>
            <w:docPart w:val="557AA5558A0A4742B7C64EDC51653AB1"/>
          </w:placeholder>
        </w:sdtPr>
        <w:sdtContent>
          <w:del w:id="1689" w:author="Claude (G3 revision)" w:date="2026-08-04T00:00:00Z">
            <w:r w:rsidR="006027D8" w:rsidRPr="006027D8">
              <w:rPr>
                <w:color w:val="000000"/>
              </w:rPr>
              <w:delText>(21,22)</w:delText>
            </w:r>
          </w:del>
        </w:sdtContent>
      </w:sdt>
      <w:del w:id="1659" w:author="Claude (G3 revision)" w:date="2026-08-04T00:00:00Z">
        <w:r w:rsidRPr="00CD36FC">
          <w:delText>, a preference that is biologically realized during the hypomethylated window of primordial germ cell (PGC) development</w:delText>
        </w:r>
      </w:del>
      <w:del w:id="1660" w:author="Claude (G3 revision)" w:date="2026-08-04T00:00:00Z">
        <w:r>
          <w:delText xml:space="preserve"> </w:delText>
        </w:r>
      </w:del>
      <w:sdt>
        <w:sdtPr>
          <w:rPr>
            <w:color w:val="000000"/>
          </w:rPr>
          <w:tag w:val="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
          <w:id w:val="-78679289"/>
          <w:placeholder>
            <w:docPart w:val="557AA5558A0A4742B7C64EDC51653AB1"/>
          </w:placeholder>
        </w:sdtPr>
        <w:sdtContent>
          <w:del w:id="1690" w:author="Claude (G3 revision)" w:date="2026-08-04T00:00:00Z">
            <w:r w:rsidR="006027D8" w:rsidRPr="006027D8">
              <w:rPr>
                <w:color w:val="000000"/>
              </w:rPr>
              <w:delText>(31)</w:delText>
            </w:r>
          </w:del>
        </w:sdtContent>
      </w:sdt>
      <w:del w:id="1661" w:author="Claude (G3 revision)" w:date="2026-08-04T00:00:00Z">
        <w:r>
          <w:rPr>
            <w:color w:val="000000"/>
          </w:rPr>
          <w:delText xml:space="preserve">, specifically for </w:delText>
        </w:r>
      </w:del>
      <w:del w:id="1662" w:author="Claude (G3 revision)" w:date="2026-08-04T00:00:00Z">
        <w:r w:rsidRPr="00756C7D">
          <w:rPr>
            <w:color w:val="000000"/>
          </w:rPr>
          <w:delText>evolutionarily young and active TE families</w:delText>
        </w:r>
      </w:del>
      <w:del w:id="1663" w:author="Claude (G3 revision)" w:date="2026-08-04T00:00:00Z">
        <w:r>
          <w:rPr>
            <w:color w:val="000000"/>
          </w:rPr>
          <w:delText xml:space="preserve">: </w:delText>
        </w:r>
      </w:del>
      <w:del w:id="1664" w:author="Claude (G3 revision)" w:date="2026-08-04T00:00:00Z">
        <w:r w:rsidRPr="00756C7D">
          <w:rPr>
            <w:color w:val="000000"/>
          </w:rPr>
          <w:delText>L1HS (human-specific LINE-1), SVA (subfamilies E and F), and HERV-K (LTR)</w:delText>
        </w:r>
      </w:del>
      <w:del w:id="1665" w:author="Claude (G3 revision)" w:date="2026-08-04T00:00:00Z">
        <w:r>
          <w:rPr>
            <w:color w:val="000000"/>
          </w:rPr>
          <w:delText xml:space="preserve"> </w:delText>
        </w:r>
      </w:del>
      <w:del w:id="1666" w:author="Claude (G3 revision)" w:date="2026-08-04T00:00:00Z">
        <w:r w:rsidR="00A72B3D">
          <w:rPr>
            <w:color w:val="000000"/>
          </w:rPr>
          <w:delText>according</w:delText>
        </w:r>
      </w:del>
      <w:del w:id="1667" w:author="Claude (G3 revision)" w:date="2026-08-04T00:00:00Z">
        <w:r>
          <w:rPr>
            <w:color w:val="000000"/>
          </w:rPr>
          <w:delText xml:space="preserve"> to a recent preprint study </w:delText>
        </w:r>
      </w:del>
      <w:sdt>
        <w:sdtPr>
          <w:rPr>
            <w:color w:val="000000"/>
          </w:rPr>
          <w:tag w:val="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229831578"/>
          <w:placeholder>
            <w:docPart w:val="557AA5558A0A4742B7C64EDC51653AB1"/>
          </w:placeholder>
        </w:sdtPr>
        <w:sdtContent>
          <w:del w:id="1691" w:author="Claude (G3 revision)" w:date="2026-08-04T00:00:00Z">
            <w:r w:rsidR="006027D8" w:rsidRPr="006027D8">
              <w:rPr>
                <w:color w:val="000000"/>
              </w:rPr>
              <w:delText>(30)</w:delText>
            </w:r>
          </w:del>
        </w:sdtContent>
      </w:sdt>
      <w:del w:id="1668" w:author="Claude (G3 revision)" w:date="2026-08-04T00:00:00Z">
        <w:r w:rsidRPr="00CD36FC">
          <w:delText xml:space="preserve">. Conversely, the depletion of LINEs </w:delText>
        </w:r>
      </w:del>
      <w:del w:id="1669" w:author="Claude (G3 revision)" w:date="2026-08-04T00:00:00Z">
        <w:r w:rsidRPr="00645863">
          <w:delText>(0.877</w:delText>
        </w:r>
      </w:del>
      <w:del w:id="1670" w:author="Claude (G3 revision)" w:date="2026-08-04T00:00:00Z">
        <w:r>
          <w:delText>-fold change versus the random control)</w:delText>
        </w:r>
      </w:del>
      <w:del w:id="1671" w:author="Claude (G3 revision)" w:date="2026-08-04T00:00:00Z">
        <w:r w:rsidRPr="00645863">
          <w:delText xml:space="preserve"> is a</w:delText>
        </w:r>
      </w:del>
      <w:del w:id="1672" w:author="Claude (G3 revision)" w:date="2026-08-04T00:00:00Z">
        <w:r w:rsidRPr="00CD36FC">
          <w:delText xml:space="preserve"> signature of purifying selection acting against the deleterious effects of large insertions in gene-regulatory domains, </w:delText>
        </w:r>
      </w:del>
      <w:del w:id="1673" w:author="Claude (G3 revision)" w:date="2026-08-04T00:00:00Z">
        <w:r>
          <w:delText xml:space="preserve">such as ectopic recombination and transcriptional interference </w:delText>
        </w:r>
      </w:del>
      <w:sdt>
        <w:sdtPr>
          <w:rPr>
            <w:color w:val="000000"/>
          </w:rPr>
          <w:tag w:val="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
          <w:id w:val="-2038655737"/>
          <w:placeholder>
            <w:docPart w:val="557AA5558A0A4742B7C64EDC51653AB1"/>
          </w:placeholder>
        </w:sdtPr>
        <w:sdtContent>
          <w:del w:id="1692" w:author="Claude (G3 revision)" w:date="2026-08-04T00:00:00Z">
            <w:r w:rsidR="006027D8" w:rsidRPr="006027D8">
              <w:rPr>
                <w:color w:val="000000"/>
              </w:rPr>
              <w:delText>(32)</w:delText>
            </w:r>
          </w:del>
        </w:sdtContent>
      </w:sdt>
      <w:del w:id="1674" w:author="Claude (G3 revision)" w:date="2026-08-04T00:00:00Z">
        <w:r>
          <w:delText xml:space="preserve">, </w:delText>
        </w:r>
      </w:del>
      <w:del w:id="1675" w:author="Claude (G3 revision)" w:date="2026-08-04T00:00:00Z">
        <w:r w:rsidRPr="00CD36FC">
          <w:delText xml:space="preserve">a force that is partially mitigated but not abolished by the </w:delText>
        </w:r>
      </w:del>
      <w:del w:id="1676" w:author="Claude (G3 revision)" w:date="2026-08-04T00:00:00Z">
        <w:r>
          <w:delText xml:space="preserve">historically </w:delText>
        </w:r>
      </w:del>
      <w:del w:id="1677" w:author="Claude (G3 revision)" w:date="2026-08-04T00:00:00Z">
        <w:r w:rsidRPr="00CD36FC">
          <w:delText>low effective population size of humans.</w:delText>
        </w:r>
      </w:del>
      <w:del w:id="1678" w:author="Claude (G3 revision)" w:date="2026-08-04T00:00:00Z">
        <w:r>
          <w:delText xml:space="preserve"> On the other hand, a</w:delText>
        </w:r>
      </w:del>
      <w:del w:id="1679" w:author="Claude (G3 revision)" w:date="2026-08-04T00:00:00Z">
        <w:r w:rsidRPr="00FA2584">
          <w:delText>n Alu</w:delText>
        </w:r>
      </w:del>
      <w:del w:id="1680" w:author="Claude (G3 revision)" w:date="2026-08-04T00:00:00Z">
        <w:r>
          <w:delText xml:space="preserve"> or SVA</w:delText>
        </w:r>
      </w:del>
      <w:del w:id="1681" w:author="Claude (G3 revision)" w:date="2026-08-04T00:00:00Z">
        <w:r w:rsidRPr="00FA2584">
          <w:delText xml:space="preserve"> insertion in a promoter region is less likely to structurally </w:delText>
        </w:r>
      </w:del>
      <w:del w:id="1682" w:author="Claude (G3 revision)" w:date="2026-08-04T00:00:00Z">
        <w:r w:rsidRPr="00FA2584">
          <w:lastRenderedPageBreak/>
          <w:delText>disrupt the nucleosome landscape or terminate transcription than a 6</w:delText>
        </w:r>
      </w:del>
      <w:del w:id="1683" w:author="Claude (G3 revision)" w:date="2026-08-04T00:00:00Z">
        <w:r w:rsidR="00E62D6C">
          <w:delText xml:space="preserve"> kb</w:delText>
        </w:r>
      </w:del>
      <w:del w:id="1684" w:author="Claude (G3 revision)" w:date="2026-08-04T00:00:00Z">
        <w:r w:rsidRPr="00FA2584">
          <w:delText xml:space="preserve"> L1</w:delText>
        </w:r>
      </w:del>
      <w:del w:id="1685" w:author="Claude (G3 revision)" w:date="2026-08-04T00:00:00Z">
        <w:r>
          <w:delText xml:space="preserve"> </w:delText>
        </w:r>
      </w:del>
      <w:sdt>
        <w:sdtPr>
          <w:rPr>
            <w:color w:val="000000"/>
          </w:rPr>
          <w:tag w:val="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84868092"/>
          <w:placeholder>
            <w:docPart w:val="557AA5558A0A4742B7C64EDC51653AB1"/>
          </w:placeholder>
        </w:sdtPr>
        <w:sdtContent>
          <w:del w:id="1693" w:author="Claude (G3 revision)" w:date="2026-08-04T00:00:00Z">
            <w:r w:rsidR="006027D8" w:rsidRPr="006027D8">
              <w:rPr>
                <w:color w:val="000000"/>
              </w:rPr>
              <w:delText>(33)</w:delText>
            </w:r>
          </w:del>
        </w:sdtContent>
      </w:sdt>
      <w:del w:id="1686" w:author="Claude (G3 revision)" w:date="2026-08-04T00:00:00Z">
        <w:r w:rsidRPr="00FA2584">
          <w:delText>. While they may introduce TFBS, the immediate fitness cost is often low</w:delText>
        </w:r>
      </w:del>
      <w:del w:id="1687" w:author="Claude (G3 revision)" w:date="2026-08-04T00:00:00Z">
        <w:r>
          <w:delText xml:space="preserve"> </w:delText>
        </w:r>
      </w:del>
      <w:sdt>
        <w:sdtPr>
          <w:rPr>
            <w:color w:val="000000"/>
          </w:rPr>
          <w:tag w:val="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
          <w:id w:val="-842243409"/>
          <w:placeholder>
            <w:docPart w:val="557AA5558A0A4742B7C64EDC51653AB1"/>
          </w:placeholder>
        </w:sdtPr>
        <w:sdtContent>
          <w:del w:id="1694" w:author="Claude (G3 revision)" w:date="2026-08-04T00:00:00Z">
            <w:r w:rsidR="006027D8" w:rsidRPr="006027D8">
              <w:rPr>
                <w:color w:val="000000"/>
              </w:rPr>
              <w:delText>(34)</w:delText>
            </w:r>
          </w:del>
        </w:sdtContent>
      </w:sdt>
      <w:del w:id="1688" w:author="Claude (G3 revision)" w:date="2026-08-04T00:00:00Z">
        <w:r>
          <w:delText>.</w:delText>
        </w:r>
      </w:del>
    </w:p>
    <w:p w14:paraId="499A02C0" w14:textId="77777777" w:rsidR="00DE13E5" w:rsidRDefault="00DE13E5" w:rsidP="00DE13E5"/>
    <w:p w14:paraId="34686654" w14:textId="7629155C" w:rsidR="00DE13E5" w:rsidRPr="00DD33CC" w:rsidRDefault="00DE13E5" w:rsidP="00DE13E5">
      <w:pPr>
        <w:rPr>
          <w:highlight w:val="yellow"/>
          <w:del w:id="1695" w:author="Claude (G3 revision)" w:date="2026-08-04T00:00:00Z"/>
        </w:rPr>
      </w:pPr>
      <w:del w:id="1696" w:author="Claude (G3 revision)" w:date="2026-08-04T00:00:00Z">
        <w:r>
          <w:delText xml:space="preserve">Our results of SVA elements being enriched near TSS are connected also to the fact that </w:delText>
        </w:r>
      </w:del>
      <w:del w:id="1697" w:author="Claude (G3 revision)" w:date="2026-08-04T00:00:00Z">
        <w:r w:rsidRPr="00D958E9">
          <w:delText>they resist complete repression during the reprogramming window</w:delText>
        </w:r>
      </w:del>
      <w:del w:id="1698" w:author="Claude (G3 revision)" w:date="2026-08-04T00:00:00Z">
        <w:r>
          <w:delText xml:space="preserve"> </w:delText>
        </w:r>
      </w:del>
      <w:sdt>
        <w:sdtPr>
          <w:rPr>
            <w:color w:val="000000"/>
          </w:rPr>
          <w:tag w:val="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199470088"/>
          <w:placeholder>
            <w:docPart w:val="557AA5558A0A4742B7C64EDC51653AB1"/>
          </w:placeholder>
        </w:sdtPr>
        <w:sdtContent>
          <w:del w:id="1703" w:author="Claude (G3 revision)" w:date="2026-08-04T00:00:00Z">
            <w:r w:rsidR="006027D8" w:rsidRPr="006027D8">
              <w:rPr>
                <w:color w:val="000000"/>
              </w:rPr>
              <w:delText>(30)</w:delText>
            </w:r>
          </w:del>
        </w:sdtContent>
      </w:sdt>
      <w:del w:id="1699" w:author="Claude (G3 revision)" w:date="2026-08-04T00:00:00Z">
        <w:r>
          <w:delText xml:space="preserve"> and</w:delText>
        </w:r>
      </w:del>
      <w:del w:id="1700" w:author="Claude (G3 revision)" w:date="2026-08-04T00:00:00Z">
        <w:r w:rsidRPr="00C56E74">
          <w:rPr>
            <w:highlight w:val="yellow"/>
          </w:rPr>
          <w:delText xml:space="preserve"> </w:delText>
        </w:r>
      </w:del>
      <w:del w:id="1701" w:author="Claude (G3 revision)" w:date="2026-08-04T00:00:00Z">
        <w:r w:rsidRPr="00DD33CC">
          <w:delText>essential for ZGA by acting as regulatory hubs</w:delText>
        </w:r>
      </w:del>
      <w:del w:id="1702" w:author="Claude (G3 revision)" w:date="2026-08-04T00:00:00Z">
        <w:r>
          <w:delText xml:space="preserve"> (SVA D subfamily) </w:delText>
        </w:r>
      </w:del>
      <w:sdt>
        <w:sdtPr>
          <w:rPr>
            <w:color w:val="000000"/>
          </w:rPr>
          <w:tag w:val="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1494560201"/>
          <w:placeholder>
            <w:docPart w:val="557AA5558A0A4742B7C64EDC51653AB1"/>
          </w:placeholder>
        </w:sdtPr>
        <w:sdtContent>
          <w:del w:id="1704" w:author="Claude (G3 revision)" w:date="2026-08-04T00:00:00Z">
            <w:r w:rsidR="006027D8" w:rsidRPr="006027D8">
              <w:rPr>
                <w:color w:val="000000"/>
              </w:rPr>
              <w:delText>(35)</w:delText>
            </w:r>
          </w:del>
        </w:sdtContent>
      </w:sdt>
    </w:p>
    <w:p w14:paraId="242A718B" w14:textId="358E6314" w:rsidR="00DE13E5" w:rsidRDefault="00DE13E5" w:rsidP="00DE13E5">
      <w:pPr>
        <w:rPr>
          <w:del w:id="1705" w:author="Claude (G3 revision)" w:date="2026-08-04T00:00:00Z"/>
        </w:rPr>
      </w:pPr>
      <w:del w:id="1706" w:author="Claude (G3 revision)" w:date="2026-08-04T00:00:00Z">
        <w:r>
          <w:delText xml:space="preserve">Moreover, SVA elements are the youngest TE class in humans with active evolutionary arms race against the host genome </w:delText>
        </w:r>
      </w:del>
      <w:sdt>
        <w:sdtPr>
          <w:rPr>
            <w:color w:val="000000"/>
          </w:rPr>
          <w:tag w:val="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
          <w:id w:val="270141212"/>
          <w:placeholder>
            <w:docPart w:val="557AA5558A0A4742B7C64EDC51653AB1"/>
          </w:placeholder>
        </w:sdtPr>
        <w:sdtContent>
          <w:del w:id="1729" w:author="Claude (G3 revision)" w:date="2026-08-04T00:00:00Z">
            <w:r w:rsidR="006027D8" w:rsidRPr="006027D8">
              <w:rPr>
                <w:color w:val="000000"/>
              </w:rPr>
              <w:delText>(36)</w:delText>
            </w:r>
          </w:del>
        </w:sdtContent>
      </w:sdt>
      <w:del w:id="1707" w:author="Claude (G3 revision)" w:date="2026-08-04T00:00:00Z">
        <w:r>
          <w:delText xml:space="preserve">. They </w:delText>
        </w:r>
      </w:del>
      <w:del w:id="1708" w:author="Claude (G3 revision)" w:date="2026-08-04T00:00:00Z">
        <w:r w:rsidRPr="00D958E9">
          <w:delText>contain binding sites for key pluripotency factors such as OCT4 and YY1</w:delText>
        </w:r>
      </w:del>
      <w:del w:id="1709" w:author="Claude (G3 revision)" w:date="2026-08-04T00:00:00Z">
        <w:r>
          <w:delText xml:space="preserve"> </w:delText>
        </w:r>
      </w:del>
      <w:sdt>
        <w:sdtPr>
          <w:rPr>
            <w:color w:val="000000"/>
          </w:rPr>
          <w:tag w:val="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
          <w:id w:val="655967691"/>
          <w:placeholder>
            <w:docPart w:val="557AA5558A0A4742B7C64EDC51653AB1"/>
          </w:placeholder>
        </w:sdtPr>
        <w:sdtContent>
          <w:del w:id="1730" w:author="Claude (G3 revision)" w:date="2026-08-04T00:00:00Z">
            <w:r w:rsidR="006027D8" w:rsidRPr="006027D8">
              <w:rPr>
                <w:color w:val="000000"/>
              </w:rPr>
              <w:delText>(37)</w:delText>
            </w:r>
          </w:del>
        </w:sdtContent>
      </w:sdt>
      <w:del w:id="1710" w:author="Claude (G3 revision)" w:date="2026-08-04T00:00:00Z">
        <w:r>
          <w:delText>, which</w:delText>
        </w:r>
      </w:del>
      <w:del w:id="1711" w:author="Claude (G3 revision)" w:date="2026-08-04T00:00:00Z">
        <w:r w:rsidRPr="00D958E9">
          <w:delText xml:space="preserve"> creates a potential positive feedback loop</w:delText>
        </w:r>
      </w:del>
      <w:del w:id="1712" w:author="Claude (G3 revision)" w:date="2026-08-04T00:00:00Z">
        <w:r>
          <w:delText>: a</w:delText>
        </w:r>
      </w:del>
      <w:del w:id="1713" w:author="Claude (G3 revision)" w:date="2026-08-04T00:00:00Z">
        <w:r w:rsidRPr="00D958E9">
          <w:delText>n SVA inserts near a pluripotency gene in a PGC</w:delText>
        </w:r>
      </w:del>
      <w:del w:id="1714" w:author="Claude (G3 revision)" w:date="2026-08-04T00:00:00Z">
        <w:r>
          <w:delText xml:space="preserve"> and </w:delText>
        </w:r>
      </w:del>
      <w:del w:id="1715" w:author="Claude (G3 revision)" w:date="2026-08-04T00:00:00Z">
        <w:r w:rsidRPr="00D958E9">
          <w:delText>binds OCT4</w:delText>
        </w:r>
      </w:del>
      <w:del w:id="1716" w:author="Claude (G3 revision)" w:date="2026-08-04T00:00:00Z">
        <w:r>
          <w:delText xml:space="preserve">, which in turn </w:delText>
        </w:r>
      </w:del>
      <w:del w:id="1717" w:author="Claude (G3 revision)" w:date="2026-08-04T00:00:00Z">
        <w:r w:rsidRPr="00D958E9">
          <w:delText>boosts SVA transcription, leading to more transposition</w:delText>
        </w:r>
      </w:del>
      <w:del w:id="1718" w:author="Claude (G3 revision)" w:date="2026-08-04T00:00:00Z">
        <w:r>
          <w:delText>. T</w:delText>
        </w:r>
      </w:del>
      <w:del w:id="1719" w:author="Claude (G3 revision)" w:date="2026-08-04T00:00:00Z">
        <w:r w:rsidRPr="00D958E9">
          <w:delText>he SVA may act as an enhancer for the nearby gene</w:delText>
        </w:r>
      </w:del>
      <w:del w:id="1720" w:author="Claude (G3 revision)" w:date="2026-08-04T00:00:00Z">
        <w:r>
          <w:delText xml:space="preserve"> via the </w:delText>
        </w:r>
      </w:del>
      <w:del w:id="1721" w:author="Claude (G3 revision)" w:date="2026-08-04T00:00:00Z">
        <w:r w:rsidR="00F233EB">
          <w:delText>CNE</w:delText>
        </w:r>
      </w:del>
      <w:del w:id="1722" w:author="Claude (G3 revision)" w:date="2026-08-04T00:00:00Z">
        <w:r>
          <w:delText xml:space="preserve"> mechanism </w:delText>
        </w:r>
      </w:del>
      <w:sdt>
        <w:sdtPr>
          <w:rPr>
            <w:color w:val="000000"/>
          </w:rPr>
          <w:tag w:val="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
          <w:id w:val="-743175187"/>
          <w:placeholder>
            <w:docPart w:val="557AA5558A0A4742B7C64EDC51653AB1"/>
          </w:placeholder>
        </w:sdtPr>
        <w:sdtContent>
          <w:del w:id="1731" w:author="Claude (G3 revision)" w:date="2026-08-04T00:00:00Z">
            <w:r w:rsidR="006027D8" w:rsidRPr="006027D8">
              <w:rPr>
                <w:color w:val="000000"/>
              </w:rPr>
              <w:delText>(38)</w:delText>
            </w:r>
          </w:del>
        </w:sdtContent>
      </w:sdt>
      <w:del w:id="1723" w:author="Claude (G3 revision)" w:date="2026-08-04T00:00:00Z">
        <w:r>
          <w:delText xml:space="preserve"> and SVA elements density near the </w:delText>
        </w:r>
      </w:del>
      <w:del w:id="1724" w:author="Claude (G3 revision)" w:date="2026-08-04T00:00:00Z">
        <w:r w:rsidRPr="00D958E9">
          <w:delText>germline-expressed genes</w:delText>
        </w:r>
      </w:del>
      <w:del w:id="1725" w:author="Claude (G3 revision)" w:date="2026-08-04T00:00:00Z">
        <w:r>
          <w:delText xml:space="preserve"> gradually amplifies. Finally, SVA elements </w:delText>
        </w:r>
      </w:del>
      <w:del w:id="1726" w:author="Claude (G3 revision)" w:date="2026-08-04T00:00:00Z">
        <w:r w:rsidRPr="00C02B77">
          <w:delText>contain GC-rich regulatory sequences (VNTRs) that facilitate their retention in gene-rich regions via CNE or exaptation</w:delText>
        </w:r>
      </w:del>
      <w:del w:id="1727" w:author="Claude (G3 revision)" w:date="2026-08-04T00:00:00Z">
        <w:r>
          <w:delText xml:space="preserve"> </w:delText>
        </w:r>
      </w:del>
      <w:sdt>
        <w:sdtPr>
          <w:rPr>
            <w:color w:val="000000"/>
          </w:rPr>
          <w:tag w:val="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886406180"/>
          <w:placeholder>
            <w:docPart w:val="557AA5558A0A4742B7C64EDC51653AB1"/>
          </w:placeholder>
        </w:sdtPr>
        <w:sdtContent>
          <w:del w:id="1732" w:author="Claude (G3 revision)" w:date="2026-08-04T00:00:00Z">
            <w:r w:rsidR="006027D8" w:rsidRPr="006027D8">
              <w:rPr>
                <w:color w:val="000000"/>
              </w:rPr>
              <w:delText>(39)</w:delText>
            </w:r>
          </w:del>
        </w:sdtContent>
      </w:sdt>
      <w:del w:id="1728" w:author="Claude (G3 revision)" w:date="2026-08-04T00:00:00Z">
        <w:r>
          <w:delText>.</w:delText>
        </w:r>
      </w:del>
    </w:p>
    <w:p w14:paraId="0B52B0D9" w14:textId="77777777" w:rsidR="00DE13E5" w:rsidRDefault="00DE13E5" w:rsidP="00DE13E5"/>
    <w:p w14:paraId="7E573604" w14:textId="6C4A65D2" w:rsidR="00DE13E5" w:rsidRDefault="00DE13E5" w:rsidP="00DE13E5">
      <w:pPr>
        <w:rPr>
          <w:del w:id="1733" w:author="Claude (G3 revision)" w:date="2026-08-04T00:00:00Z"/>
        </w:rPr>
      </w:pPr>
      <w:del w:id="1734" w:author="Claude (G3 revision)" w:date="2026-08-04T00:00:00Z">
        <w:r w:rsidRPr="00A54B31">
          <w:delText>DNA transposons (e.g., </w:delText>
        </w:r>
      </w:del>
      <w:del w:id="1735" w:author="Claude (G3 revision)" w:date="2026-08-04T00:00:00Z">
        <w:r w:rsidRPr="00A54B31">
          <w:rPr>
            <w:i/>
            <w:iCs/>
          </w:rPr>
          <w:delText>TcMar</w:delText>
        </w:r>
      </w:del>
      <w:del w:id="1736" w:author="Claude (G3 revision)" w:date="2026-08-04T00:00:00Z">
        <w:r w:rsidRPr="00A54B31">
          <w:delText>, </w:delText>
        </w:r>
      </w:del>
      <w:del w:id="1737" w:author="Claude (G3 revision)" w:date="2026-08-04T00:00:00Z">
        <w:r w:rsidRPr="00A54B31">
          <w:rPr>
            <w:i/>
            <w:iCs/>
          </w:rPr>
          <w:delText>hAT</w:delText>
        </w:r>
      </w:del>
      <w:del w:id="1738" w:author="Claude (G3 revision)" w:date="2026-08-04T00:00:00Z">
        <w:r w:rsidRPr="00A54B31">
          <w:delText>) utilize a "cut-and-paste" transposase mechanism distinct from the L1 machinery. They have been extinct in the human lineage for millions of years</w:delText>
        </w:r>
      </w:del>
      <w:del w:id="1739" w:author="Claude (G3 revision)" w:date="2026-08-04T00:00:00Z">
        <w:r>
          <w:delText xml:space="preserve"> </w:delText>
        </w:r>
      </w:del>
      <w:sdt>
        <w:sdtPr>
          <w:rPr>
            <w:color w:val="000000"/>
          </w:rPr>
          <w:tag w:val="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82866788"/>
          <w:placeholder>
            <w:docPart w:val="557AA5558A0A4742B7C64EDC51653AB1"/>
          </w:placeholder>
        </w:sdtPr>
        <w:sdtContent>
          <w:del w:id="1743" w:author="Claude (G3 revision)" w:date="2026-08-04T00:00:00Z">
            <w:r w:rsidR="006027D8" w:rsidRPr="006027D8">
              <w:rPr>
                <w:color w:val="000000"/>
              </w:rPr>
              <w:delText>(40)</w:delText>
            </w:r>
          </w:del>
        </w:sdtContent>
      </w:sdt>
      <w:del w:id="1740" w:author="Claude (G3 revision)" w:date="2026-08-04T00:00:00Z">
        <w:r w:rsidRPr="00A54B31">
          <w:delText>. Their depletion near TSSs</w:delText>
        </w:r>
      </w:del>
      <w:del w:id="1741" w:author="Claude (G3 revision)" w:date="2026-08-04T00:00:00Z">
        <w:r>
          <w:delText xml:space="preserve"> (0.938 of the random expectation)</w:delText>
        </w:r>
      </w:del>
      <w:del w:id="1742" w:author="Claude (G3 revision)" w:date="2026-08-04T00:00:00Z">
        <w:r w:rsidRPr="00A54B31">
          <w:delText xml:space="preserve"> likely reflects both a lack of targeting to these specific open chromatin regions (compared to retrotransposons) and the long-term action of purifying selection over deep evolutionary time.</w:delText>
        </w:r>
      </w:del>
    </w:p>
    <w:p w14:paraId="72C038B4" w14:textId="77777777" w:rsidR="00DE13E5" w:rsidRDefault="00DE13E5" w:rsidP="00DE13E5"/>
    <w:p w14:paraId="534C37F7" w14:textId="06840EDC" w:rsidR="00DE13E5" w:rsidRPr="003F5BDA" w:rsidRDefault="00DE13E5" w:rsidP="00DE13E5">
      <w:pPr>
        <w:rPr>
          <w:del w:id="1744" w:author="Claude (G3 revision)" w:date="2026-08-04T00:00:00Z"/>
        </w:rPr>
      </w:pPr>
      <w:del w:id="1745" w:author="Claude (G3 revision)" w:date="2026-08-04T00:00:00Z">
        <w:r w:rsidRPr="00321EDB">
          <w:delText xml:space="preserve">LTR elements, derived from ancient endogenous retroviruses, are also heavily depleted near TSS (0.667-fold change against the random background). Most LTRs in the human genome are "solo" LTRs that remain after host-mediated recombination between the flanking LTRs of a provirus </w:delText>
        </w:r>
      </w:del>
      <w:sdt>
        <w:sdtPr>
          <w:rPr>
            <w:color w:val="000000"/>
          </w:rPr>
          <w:tag w:val="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
          <w:id w:val="78343801"/>
          <w:placeholder>
            <w:docPart w:val="557AA5558A0A4742B7C64EDC51653AB1"/>
          </w:placeholder>
        </w:sdtPr>
        <w:sdtContent>
          <w:del w:id="1757" w:author="Claude (G3 revision)" w:date="2026-08-04T00:00:00Z">
            <w:r w:rsidR="006027D8" w:rsidRPr="006027D8">
              <w:rPr>
                <w:color w:val="000000"/>
              </w:rPr>
              <w:delText>(41)</w:delText>
            </w:r>
          </w:del>
        </w:sdtContent>
      </w:sdt>
      <w:del w:id="1746" w:author="Claude (G3 revision)" w:date="2026-08-04T00:00:00Z">
        <w:r w:rsidRPr="00321EDB">
          <w:delText>. Because LTRs are potent promoters, their proximity to host genes is a major risk for "onco-exaptation"</w:delText>
        </w:r>
      </w:del>
      <w:del w:id="1747" w:author="Claude (G3 revision)" w:date="2026-08-04T00:00:00Z">
        <w:r>
          <w:delText>,</w:delText>
        </w:r>
      </w:del>
      <w:del w:id="1748" w:author="Claude (G3 revision)" w:date="2026-08-04T00:00:00Z">
        <w:r w:rsidRPr="00321EDB">
          <w:delText xml:space="preserve"> where the illicit activation of a viral promoter drives the expression of an adjacent oncogene</w:delText>
        </w:r>
      </w:del>
      <w:del w:id="1749" w:author="Claude (G3 revision)" w:date="2026-08-04T00:00:00Z">
        <w:r>
          <w:delText xml:space="preserve"> </w:delText>
        </w:r>
      </w:del>
      <w:sdt>
        <w:sdtPr>
          <w:rPr>
            <w:color w:val="000000"/>
          </w:rPr>
          <w:tag w:val="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
          <w:id w:val="930552850"/>
          <w:placeholder>
            <w:docPart w:val="557AA5558A0A4742B7C64EDC51653AB1"/>
          </w:placeholder>
        </w:sdtPr>
        <w:sdtContent>
          <w:del w:id="1758" w:author="Claude (G3 revision)" w:date="2026-08-04T00:00:00Z">
            <w:r w:rsidR="006027D8" w:rsidRPr="006027D8">
              <w:rPr>
                <w:color w:val="000000"/>
              </w:rPr>
              <w:delText>(42)</w:delText>
            </w:r>
          </w:del>
        </w:sdtContent>
      </w:sdt>
      <w:del w:id="1750" w:author="Claude (G3 revision)" w:date="2026-08-04T00:00:00Z">
        <w:r>
          <w:delText xml:space="preserve">. </w:delText>
        </w:r>
      </w:del>
      <w:del w:id="1751" w:author="Claude (G3 revision)" w:date="2026-08-04T00:00:00Z">
        <w:r w:rsidRPr="00321EDB">
          <w:delText>Consequently, LTRs are typically sequestered in heterochromatic regions or subject to strict epigenetic silencing</w:delText>
        </w:r>
      </w:del>
      <w:del w:id="1752" w:author="Claude (G3 revision)" w:date="2026-08-04T00:00:00Z">
        <w:r>
          <w:delText xml:space="preserve"> </w:delText>
        </w:r>
      </w:del>
      <w:sdt>
        <w:sdtPr>
          <w:rPr>
            <w:color w:val="000000"/>
          </w:rPr>
          <w:tag w:val="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
          <w:id w:val="304287599"/>
          <w:placeholder>
            <w:docPart w:val="557AA5558A0A4742B7C64EDC51653AB1"/>
          </w:placeholder>
        </w:sdtPr>
        <w:sdtContent>
          <w:del w:id="1759" w:author="Claude (G3 revision)" w:date="2026-08-04T00:00:00Z">
            <w:r w:rsidR="006027D8" w:rsidRPr="006027D8">
              <w:rPr>
                <w:color w:val="000000"/>
              </w:rPr>
              <w:delText>(43)</w:delText>
            </w:r>
          </w:del>
        </w:sdtContent>
      </w:sdt>
      <w:del w:id="1753" w:author="Claude (G3 revision)" w:date="2026-08-04T00:00:00Z">
        <w:r>
          <w:delText>. For the full-length 6-8</w:delText>
        </w:r>
      </w:del>
      <w:del w:id="1754" w:author="Claude (G3 revision)" w:date="2026-08-04T00:00:00Z">
        <w:r w:rsidR="00E62D6C">
          <w:delText xml:space="preserve"> kb</w:delText>
        </w:r>
      </w:del>
      <w:del w:id="1755" w:author="Claude (G3 revision)" w:date="2026-08-04T00:00:00Z">
        <w:r>
          <w:delText xml:space="preserve"> endogenous retroviruses, their insertion in the TSS proximity could be deleterious disrupting promoter-enhancer interactions and perturbing the host authentic TFBS </w:delText>
        </w:r>
      </w:del>
      <w:sdt>
        <w:sdtPr>
          <w:rPr>
            <w:color w:val="000000"/>
          </w:rPr>
          <w:tag w:val="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
          <w:id w:val="-2062626632"/>
          <w:placeholder>
            <w:docPart w:val="557AA5558A0A4742B7C64EDC51653AB1"/>
          </w:placeholder>
        </w:sdtPr>
        <w:sdtContent>
          <w:del w:id="1760" w:author="Claude (G3 revision)" w:date="2026-08-04T00:00:00Z">
            <w:r w:rsidR="006027D8" w:rsidRPr="006027D8">
              <w:rPr>
                <w:color w:val="000000"/>
              </w:rPr>
              <w:delText>(44)</w:delText>
            </w:r>
          </w:del>
        </w:sdtContent>
      </w:sdt>
      <w:del w:id="1756" w:author="Claude (G3 revision)" w:date="2026-08-04T00:00:00Z">
        <w:r>
          <w:delText>.</w:delText>
        </w:r>
      </w:del>
    </w:p>
    <w:p w14:paraId="2E0BF232" w14:textId="77777777" w:rsidR="00DE13E5" w:rsidRDefault="00DE13E5" w:rsidP="00DE13E5"/>
    <w:p w14:paraId="1B573E7C" w14:textId="07430E1E" w:rsidR="00DE13E5" w:rsidRDefault="00DE13E5" w:rsidP="00DE13E5">
      <w:pPr>
        <w:rPr>
          <w:del w:id="1761" w:author="Claude (G3 revision)" w:date="2026-08-04T00:00:00Z"/>
        </w:rPr>
      </w:pPr>
      <w:del w:id="1762" w:author="Claude (G3 revision)" w:date="2026-08-04T00:00:00Z">
        <w:r w:rsidRPr="0098425D">
          <w:delText xml:space="preserve">At the level of TE families, </w:delText>
        </w:r>
      </w:del>
      <w:del w:id="1763" w:author="Claude (G3 revision)" w:date="2026-08-04T00:00:00Z">
        <w:r>
          <w:delText>our results</w:delText>
        </w:r>
      </w:del>
      <w:del w:id="1764" w:author="Claude (G3 revision)" w:date="2026-08-04T00:00:00Z">
        <w:r w:rsidRPr="0098425D">
          <w:delText xml:space="preserve"> </w:delText>
        </w:r>
      </w:del>
      <w:del w:id="1765" w:author="Claude (G3 revision)" w:date="2026-08-04T00:00:00Z">
        <w:r w:rsidR="007868C4" w:rsidRPr="0098425D">
          <w:delText>reveal</w:delText>
        </w:r>
      </w:del>
      <w:del w:id="1766" w:author="Claude (G3 revision)" w:date="2026-08-04T00:00:00Z">
        <w:r w:rsidRPr="0098425D">
          <w:delText xml:space="preserve"> a more complex regulatory landscape. Only </w:delText>
        </w:r>
      </w:del>
      <w:del w:id="1767" w:author="Claude (G3 revision)" w:date="2026-08-04T00:00:00Z">
        <w:r>
          <w:delText>7</w:delText>
        </w:r>
      </w:del>
      <w:del w:id="1768" w:author="Claude (G3 revision)" w:date="2026-08-04T00:00:00Z">
        <w:r w:rsidRPr="0098425D">
          <w:delText xml:space="preserve"> out of 44 families are significantly enriched near TSS</w:delText>
        </w:r>
      </w:del>
      <w:del w:id="1769" w:author="Claude (G3 revision)" w:date="2026-08-04T00:00:00Z">
        <w:r>
          <w:delText xml:space="preserve">: </w:delText>
        </w:r>
      </w:del>
      <w:del w:id="1770" w:author="Claude (G3 revision)" w:date="2026-08-04T00:00:00Z">
        <w:r w:rsidRPr="00F970E2">
          <w:delText>hAT</w:delText>
        </w:r>
      </w:del>
      <w:del w:id="1771" w:author="Claude (G3 revision)" w:date="2026-08-04T00:00:00Z">
        <w:r w:rsidRPr="00F970E2">
          <w:delText>-Charlie</w:delText>
        </w:r>
      </w:del>
      <w:del w:id="1772" w:author="Claude (G3 revision)" w:date="2026-08-04T00:00:00Z">
        <w:r>
          <w:delText xml:space="preserve">, MIR, CR1, Alu, SVA, TcMar-Tc1 and L2. </w:delText>
        </w:r>
      </w:del>
      <w:del w:id="1773" w:author="Claude (G3 revision)" w:date="2026-08-04T00:00:00Z">
        <w:r w:rsidRPr="0098425D">
          <w:delText>The enrichment of the L2 family (</w:delText>
        </w:r>
      </w:del>
      <w:del w:id="1774" w:author="Claude (G3 revision)" w:date="2026-08-04T00:00:00Z">
        <w:r w:rsidR="007868C4" w:rsidRPr="0098425D">
          <w:delText>1.230-fold</w:delText>
        </w:r>
      </w:del>
      <w:del w:id="1775" w:author="Claude (G3 revision)" w:date="2026-08-04T00:00:00Z">
        <w:r w:rsidRPr="0098425D">
          <w:delText xml:space="preserve"> change) is particularly notable because L2 elements have undergone extensive mutational decay</w:delText>
        </w:r>
      </w:del>
      <w:del w:id="1776" w:author="Claude (G3 revision)" w:date="2026-08-04T00:00:00Z">
        <w:r>
          <w:delText xml:space="preserve"> in the last 100 million years</w:delText>
        </w:r>
      </w:del>
      <w:del w:id="1777" w:author="Claude (G3 revision)" w:date="2026-08-04T00:00:00Z">
        <w:r w:rsidRPr="0098425D">
          <w:delText xml:space="preserve">, </w:delText>
        </w:r>
      </w:del>
      <w:del w:id="1778" w:author="Claude (G3 revision)" w:date="2026-08-04T00:00:00Z">
        <w:r>
          <w:delText xml:space="preserve">becoming a dominant LINEs in monotremes but surpassing </w:delText>
        </w:r>
      </w:del>
      <w:del w:id="1779" w:author="Claude (G3 revision)" w:date="2026-08-04T00:00:00Z">
        <w:r w:rsidR="00A72B3D">
          <w:delText>their</w:delText>
        </w:r>
      </w:del>
      <w:del w:id="1780" w:author="Claude (G3 revision)" w:date="2026-08-04T00:00:00Z">
        <w:r>
          <w:delText xml:space="preserve"> dominance to L1 in </w:delText>
        </w:r>
      </w:del>
      <w:del w:id="1781" w:author="Claude (G3 revision)" w:date="2026-08-04T00:00:00Z">
        <w:r w:rsidR="00BF32BE">
          <w:delText>eu</w:delText>
        </w:r>
      </w:del>
      <w:del w:id="1782" w:author="Claude (G3 revision)" w:date="2026-08-04T00:00:00Z">
        <w:r>
          <w:delText xml:space="preserve">therians </w:delText>
        </w:r>
      </w:del>
      <w:sdt>
        <w:sdtPr>
          <w:rPr>
            <w:color w:val="000000"/>
          </w:rPr>
          <w:tag w:val="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967418344"/>
          <w:placeholder>
            <w:docPart w:val="557AA5558A0A4742B7C64EDC51653AB1"/>
          </w:placeholder>
        </w:sdtPr>
        <w:sdtContent>
          <w:del w:id="1800" w:author="Claude (G3 revision)" w:date="2026-08-04T00:00:00Z">
            <w:r w:rsidR="006027D8" w:rsidRPr="006027D8">
              <w:rPr>
                <w:color w:val="000000"/>
              </w:rPr>
              <w:delText>(45)</w:delText>
            </w:r>
          </w:del>
        </w:sdtContent>
      </w:sdt>
      <w:del w:id="1783" w:author="Claude (G3 revision)" w:date="2026-08-04T00:00:00Z">
        <w:r>
          <w:delText>. Eventually they lost</w:delText>
        </w:r>
      </w:del>
      <w:del w:id="1784" w:author="Claude (G3 revision)" w:date="2026-08-04T00:00:00Z">
        <w:r w:rsidRPr="0098425D">
          <w:delText xml:space="preserve"> their autonomous propagation ability and </w:delText>
        </w:r>
      </w:del>
      <w:del w:id="1785" w:author="Claude (G3 revision)" w:date="2026-08-04T00:00:00Z">
        <w:r>
          <w:delText>became</w:delText>
        </w:r>
      </w:del>
      <w:del w:id="1786" w:author="Claude (G3 revision)" w:date="2026-08-04T00:00:00Z">
        <w:r w:rsidRPr="0098425D">
          <w:delText xml:space="preserve"> "domesticated" as</w:delText>
        </w:r>
      </w:del>
      <w:del w:id="1787" w:author="Claude (G3 revision)" w:date="2026-08-04T00:00:00Z">
        <w:r>
          <w:delText xml:space="preserve"> TSS for microRNAs in the host genes 3</w:delText>
        </w:r>
      </w:del>
      <w:del w:id="1788" w:author="Claude (G3 revision)" w:date="2026-08-04T00:00:00Z">
        <w:r w:rsidR="00CA0AFB" w:rsidRPr="00236E4F">
          <w:rPr>
            <w:color w:val="000000"/>
          </w:rPr>
          <w:delText>′</w:delText>
        </w:r>
      </w:del>
      <w:del w:id="1789" w:author="Claude (G3 revision)" w:date="2026-08-04T00:00:00Z">
        <w:r w:rsidR="00CA0AFB">
          <w:delText xml:space="preserve"> </w:delText>
        </w:r>
      </w:del>
      <w:del w:id="1790" w:author="Claude (G3 revision)" w:date="2026-08-04T00:00:00Z">
        <w:r>
          <w:delText xml:space="preserve">UTRs, particularly in the brain where they are a major source of microRNAs </w:delText>
        </w:r>
      </w:del>
      <w:sdt>
        <w:sdtPr>
          <w:rPr>
            <w:color w:val="000000"/>
          </w:rPr>
          <w:tag w:val="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
          <w:id w:val="-77070585"/>
          <w:placeholder>
            <w:docPart w:val="557AA5558A0A4742B7C64EDC51653AB1"/>
          </w:placeholder>
        </w:sdtPr>
        <w:sdtContent>
          <w:del w:id="1801" w:author="Claude (G3 revision)" w:date="2026-08-04T00:00:00Z">
            <w:r w:rsidR="006027D8" w:rsidRPr="006027D8">
              <w:rPr>
                <w:color w:val="000000"/>
              </w:rPr>
              <w:delText>(46,47)</w:delText>
            </w:r>
          </w:del>
        </w:sdtContent>
      </w:sdt>
      <w:del w:id="1791" w:author="Claude (G3 revision)" w:date="2026-08-04T00:00:00Z">
        <w:r w:rsidRPr="0098425D">
          <w:delText xml:space="preserve">. They are </w:delText>
        </w:r>
      </w:del>
      <w:del w:id="1792" w:author="Claude (G3 revision)" w:date="2026-08-04T00:00:00Z">
        <w:r>
          <w:delText xml:space="preserve">also coopted as enhancers in tissue-shared compared to tissue-specific genes, </w:delText>
        </w:r>
      </w:del>
      <w:del w:id="1793" w:author="Claude (G3 revision)" w:date="2026-08-04T00:00:00Z">
        <w:r w:rsidRPr="0098425D">
          <w:delText xml:space="preserve">highly enriched in H3K27ac and H3K4me1 marks, </w:delText>
        </w:r>
      </w:del>
      <w:del w:id="1794" w:author="Claude (G3 revision)" w:date="2026-08-04T00:00:00Z">
        <w:r>
          <w:delText>emphasizing</w:delText>
        </w:r>
      </w:del>
      <w:del w:id="1795" w:author="Claude (G3 revision)" w:date="2026-08-04T00:00:00Z">
        <w:r w:rsidRPr="0098425D">
          <w:delText xml:space="preserve"> their transition from genetic parasites to functional regulatory modules</w:delText>
        </w:r>
      </w:del>
      <w:del w:id="1796" w:author="Claude (G3 revision)" w:date="2026-08-04T00:00:00Z">
        <w:r>
          <w:delText xml:space="preserve"> via exaptation or </w:delText>
        </w:r>
      </w:del>
      <w:del w:id="1797" w:author="Claude (G3 revision)" w:date="2026-08-04T00:00:00Z">
        <w:r w:rsidR="00F233EB">
          <w:delText xml:space="preserve">CNE </w:delText>
        </w:r>
      </w:del>
      <w:sdt>
        <w:sdtPr>
          <w:rPr>
            <w:color w:val="000000"/>
          </w:rPr>
          <w:tag w:val="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
          <w:id w:val="-1392875449"/>
          <w:placeholder>
            <w:docPart w:val="557AA5558A0A4742B7C64EDC51653AB1"/>
          </w:placeholder>
        </w:sdtPr>
        <w:sdtContent>
          <w:del w:id="1802" w:author="Claude (G3 revision)" w:date="2026-08-04T00:00:00Z">
            <w:r w:rsidR="006027D8" w:rsidRPr="006027D8">
              <w:rPr>
                <w:color w:val="000000"/>
              </w:rPr>
              <w:delText>(48)</w:delText>
            </w:r>
          </w:del>
        </w:sdtContent>
      </w:sdt>
      <w:del w:id="1798" w:author="Claude (G3 revision)" w:date="2026-08-04T00:00:00Z">
        <w:r w:rsidRPr="0098425D">
          <w:delText>.</w:delText>
        </w:r>
      </w:del>
      <w:del w:id="1799" w:author="Claude (G3 revision)" w:date="2026-08-04T00:00:00Z">
        <w:r>
          <w:delText xml:space="preserve"> Our findings suggest that such functional interdependency could save L2 elements from deletion in the gene-proximal regulatory active genomic regions.</w:delText>
        </w:r>
      </w:del>
    </w:p>
    <w:p w14:paraId="7D04D81C" w14:textId="77777777" w:rsidR="00DE13E5" w:rsidRDefault="00DE13E5" w:rsidP="00DE13E5"/>
    <w:p w14:paraId="3DE3ABCC" w14:textId="34C52168" w:rsidR="00DE13E5" w:rsidRPr="00D958E9" w:rsidRDefault="00DE13E5" w:rsidP="00DE13E5">
      <w:pPr>
        <w:rPr>
          <w:del w:id="1803" w:author="Claude (G3 revision)" w:date="2026-08-04T00:00:00Z"/>
        </w:rPr>
      </w:pPr>
      <w:del w:id="1804" w:author="Claude (G3 revision)" w:date="2026-08-04T00:00:00Z">
        <w:r w:rsidRPr="00C10DAC">
          <w:delText>The CR1 family</w:delText>
        </w:r>
      </w:del>
      <w:del w:id="1805" w:author="Claude (G3 revision)" w:date="2026-08-04T00:00:00Z">
        <w:r w:rsidRPr="00E47444">
          <w:delText xml:space="preserve"> (</w:delText>
        </w:r>
      </w:del>
      <w:del w:id="1806" w:author="Claude (G3 revision)" w:date="2026-08-04T00:00:00Z">
        <w:r>
          <w:delText xml:space="preserve">Chicken repeats, </w:delText>
        </w:r>
      </w:del>
      <w:del w:id="1807" w:author="Claude (G3 revision)" w:date="2026-08-04T00:00:00Z">
        <w:r w:rsidRPr="00E47444">
          <w:delText>LINE) also shows significant enrichment (1.051-fold change), with surprising functional connections to neurotransmitter processes and</w:delText>
        </w:r>
      </w:del>
      <w:del w:id="1808" w:author="Claude (G3 revision)" w:date="2026-08-04T00:00:00Z">
        <w:r>
          <w:delText xml:space="preserve"> </w:delText>
        </w:r>
      </w:del>
      <w:del w:id="1809" w:author="Claude (G3 revision)" w:date="2026-08-04T00:00:00Z">
        <w:r w:rsidRPr="00E47444">
          <w:delText xml:space="preserve">postsynaptic receptor </w:delText>
        </w:r>
      </w:del>
      <w:del w:id="1810" w:author="Claude (G3 revision)" w:date="2026-08-04T00:00:00Z">
        <w:r w:rsidRPr="00E47444">
          <w:lastRenderedPageBreak/>
          <w:delText xml:space="preserve">internalization. This suggests that specific waves of LINE insertions, long before the dominance of L1, contributed to the foundational regulatory networks of the </w:delText>
        </w:r>
      </w:del>
      <w:del w:id="1811" w:author="Claude (G3 revision)" w:date="2026-08-04T00:00:00Z">
        <w:r>
          <w:delText>amniotes</w:delText>
        </w:r>
      </w:del>
      <w:del w:id="1812" w:author="Claude (G3 revision)" w:date="2026-08-04T00:00:00Z">
        <w:r w:rsidRPr="00E47444">
          <w:delText xml:space="preserve"> brain</w:delText>
        </w:r>
      </w:del>
      <w:del w:id="1813" w:author="Claude (G3 revision)" w:date="2026-08-04T00:00:00Z">
        <w:r>
          <w:delText xml:space="preserve"> and these insertions could be remnants of those events </w:delText>
        </w:r>
      </w:del>
      <w:sdt>
        <w:sdtPr>
          <w:rPr>
            <w:color w:val="000000"/>
          </w:rPr>
          <w:tag w:val="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031227973"/>
          <w:placeholder>
            <w:docPart w:val="557AA5558A0A4742B7C64EDC51653AB1"/>
          </w:placeholder>
        </w:sdtPr>
        <w:sdtContent>
          <w:del w:id="1815" w:author="Claude (G3 revision)" w:date="2026-08-04T00:00:00Z">
            <w:r w:rsidR="006027D8" w:rsidRPr="006027D8">
              <w:rPr>
                <w:color w:val="000000"/>
              </w:rPr>
              <w:delText>(45)</w:delText>
            </w:r>
          </w:del>
        </w:sdtContent>
      </w:sdt>
      <w:del w:id="1814" w:author="Claude (G3 revision)" w:date="2026-08-04T00:00:00Z">
        <w:r>
          <w:delText xml:space="preserve">. </w:delText>
        </w:r>
      </w:del>
    </w:p>
    <w:p w14:paraId="62429416" w14:textId="77777777" w:rsidR="00DE13E5" w:rsidRPr="00DA085E" w:rsidRDefault="00DE13E5" w:rsidP="00DE13E5"/>
    <w:p w14:paraId="2F380E2C" w14:textId="72355C41" w:rsidR="00DE13E5" w:rsidRPr="001A0310" w:rsidRDefault="00DE13E5" w:rsidP="00DE13E5">
      <w:pPr>
        <w:rPr>
          <w:del w:id="1816" w:author="Claude (G3 revision)" w:date="2026-08-04T00:00:00Z"/>
        </w:rPr>
      </w:pPr>
      <w:del w:id="1817" w:author="Claude (G3 revision)" w:date="2026-08-04T00:00:00Z">
        <w:r>
          <w:delText xml:space="preserve">Whereas SINEs showed </w:delText>
        </w:r>
      </w:del>
      <w:del w:id="1818" w:author="Claude (G3 revision)" w:date="2026-08-04T00:00:00Z">
        <w:r w:rsidRPr="00FB27EE">
          <w:delText>1.468</w:delText>
        </w:r>
      </w:del>
      <w:del w:id="1819" w:author="Claude (G3 revision)" w:date="2026-08-04T00:00:00Z">
        <w:r>
          <w:delText xml:space="preserve">-fold enrichment near TSS, their major families, </w:delText>
        </w:r>
      </w:del>
      <w:del w:id="1820" w:author="Claude (G3 revision)" w:date="2026-08-04T00:00:00Z">
        <w:r w:rsidRPr="00FB27EE">
          <w:delText>Alu and MIR</w:delText>
        </w:r>
      </w:del>
      <w:del w:id="1821" w:author="Claude (G3 revision)" w:date="2026-08-04T00:00:00Z">
        <w:r>
          <w:delText xml:space="preserve">, exhibited </w:delText>
        </w:r>
      </w:del>
      <w:del w:id="1822" w:author="Claude (G3 revision)" w:date="2026-08-04T00:00:00Z">
        <w:r w:rsidRPr="00FB27EE">
          <w:delText>1.513</w:delText>
        </w:r>
      </w:del>
      <w:del w:id="1823" w:author="Claude (G3 revision)" w:date="2026-08-04T00:00:00Z">
        <w:r>
          <w:delText xml:space="preserve">- and </w:delText>
        </w:r>
      </w:del>
      <w:del w:id="1824" w:author="Claude (G3 revision)" w:date="2026-08-04T00:00:00Z">
        <w:r w:rsidRPr="00FB27EE">
          <w:delText>1.37</w:delText>
        </w:r>
      </w:del>
      <w:del w:id="1825" w:author="Claude (G3 revision)" w:date="2026-08-04T00:00:00Z">
        <w:r>
          <w:delText xml:space="preserve">7-fold </w:delText>
        </w:r>
      </w:del>
      <w:del w:id="1826" w:author="Claude (G3 revision)" w:date="2026-08-04T00:00:00Z">
        <w:r w:rsidRPr="00FB27EE">
          <w:delText xml:space="preserve">enrichment relative to random </w:delText>
        </w:r>
      </w:del>
      <w:del w:id="1827" w:author="Claude (G3 revision)" w:date="2026-08-04T00:00:00Z">
        <w:r w:rsidR="00A821EB">
          <w:delText>OR</w:delText>
        </w:r>
      </w:del>
      <w:del w:id="1828" w:author="Claude (G3 revision)" w:date="2026-08-04T00:00:00Z">
        <w:r>
          <w:delText xml:space="preserve">. </w:delText>
        </w:r>
      </w:del>
      <w:del w:id="1829" w:author="Claude (G3 revision)" w:date="2026-08-04T00:00:00Z">
        <w:r w:rsidRPr="00E33F43">
          <w:delText>Alus are considered "</w:delText>
        </w:r>
      </w:del>
      <w:del w:id="1830" w:author="Claude (G3 revision)" w:date="2026-08-04T00:00:00Z">
        <w:r w:rsidR="00A72B3D" w:rsidRPr="00E33F43">
          <w:delText>proto enhancers</w:delText>
        </w:r>
      </w:del>
      <w:del w:id="1831" w:author="Claude (G3 revision)" w:date="2026-08-04T00:00:00Z">
        <w:r w:rsidRPr="00E33F43">
          <w:delText>" that evolve into functional regulatory elements over time</w:delText>
        </w:r>
      </w:del>
      <w:del w:id="1832" w:author="Claude (G3 revision)" w:date="2026-08-04T00:00:00Z">
        <w:r>
          <w:delText xml:space="preserve"> </w:delText>
        </w:r>
      </w:del>
      <w:sdt>
        <w:sdtPr>
          <w:rPr>
            <w:color w:val="000000"/>
          </w:rPr>
          <w:tag w:val="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
          <w:id w:val="1821995550"/>
          <w:placeholder>
            <w:docPart w:val="557AA5558A0A4742B7C64EDC51653AB1"/>
          </w:placeholder>
        </w:sdtPr>
        <w:sdtContent>
          <w:del w:id="1848" w:author="Claude (G3 revision)" w:date="2026-08-04T00:00:00Z">
            <w:r w:rsidR="006027D8" w:rsidRPr="006027D8">
              <w:rPr>
                <w:color w:val="000000"/>
              </w:rPr>
              <w:delText>(49)</w:delText>
            </w:r>
          </w:del>
        </w:sdtContent>
      </w:sdt>
      <w:del w:id="1833" w:author="Claude (G3 revision)" w:date="2026-08-04T00:00:00Z">
        <w:r>
          <w:delText>.</w:delText>
        </w:r>
      </w:del>
      <w:del w:id="1834" w:author="Claude (G3 revision)" w:date="2026-08-04T00:00:00Z">
        <w:r w:rsidRPr="00E33F43">
          <w:delText> They are specifically enriched in active chromatin marks such as H3K36me3 in the colon and brain</w:delText>
        </w:r>
      </w:del>
      <w:del w:id="1835" w:author="Claude (G3 revision)" w:date="2026-08-04T00:00:00Z">
        <w:r>
          <w:delText xml:space="preserve"> </w:delText>
        </w:r>
      </w:del>
      <w:sdt>
        <w:sdtPr>
          <w:rPr>
            <w:color w:val="000000"/>
          </w:rPr>
          <w:tag w:val="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
          <w:id w:val="577182194"/>
          <w:placeholder>
            <w:docPart w:val="557AA5558A0A4742B7C64EDC51653AB1"/>
          </w:placeholder>
        </w:sdtPr>
        <w:sdtContent>
          <w:del w:id="1849" w:author="Claude (G3 revision)" w:date="2026-08-04T00:00:00Z">
            <w:r w:rsidR="006027D8" w:rsidRPr="006027D8">
              <w:rPr>
                <w:color w:val="000000"/>
              </w:rPr>
              <w:delText>(50)</w:delText>
            </w:r>
          </w:del>
        </w:sdtContent>
      </w:sdt>
      <w:del w:id="1836" w:author="Claude (G3 revision)" w:date="2026-08-04T00:00:00Z">
        <w:r w:rsidRPr="00E33F43">
          <w:delText xml:space="preserve">, and they frequently accumulate </w:delText>
        </w:r>
      </w:del>
      <w:del w:id="1837" w:author="Claude (G3 revision)" w:date="2026-08-04T00:00:00Z">
        <w:r>
          <w:delText>TFBS</w:delText>
        </w:r>
      </w:del>
      <w:del w:id="1838" w:author="Claude (G3 revision)" w:date="2026-08-04T00:00:00Z">
        <w:r w:rsidRPr="00E33F43">
          <w:delText xml:space="preserve"> that rewire host networks</w:delText>
        </w:r>
      </w:del>
      <w:del w:id="1839" w:author="Claude (G3 revision)" w:date="2026-08-04T00:00:00Z">
        <w:r>
          <w:delText xml:space="preserve"> </w:delText>
        </w:r>
      </w:del>
      <w:sdt>
        <w:sdtPr>
          <w:rPr>
            <w:color w:val="000000"/>
          </w:rPr>
          <w:tag w:val="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
          <w:id w:val="1330560240"/>
          <w:placeholder>
            <w:docPart w:val="557AA5558A0A4742B7C64EDC51653AB1"/>
          </w:placeholder>
        </w:sdtPr>
        <w:sdtContent>
          <w:del w:id="1850" w:author="Claude (G3 revision)" w:date="2026-08-04T00:00:00Z">
            <w:r w:rsidR="006027D8" w:rsidRPr="006027D8">
              <w:rPr>
                <w:color w:val="000000"/>
              </w:rPr>
              <w:delText>(51)</w:delText>
            </w:r>
          </w:del>
        </w:sdtContent>
      </w:sdt>
      <w:del w:id="1840" w:author="Claude (G3 revision)" w:date="2026-08-04T00:00:00Z">
        <w:r>
          <w:delText xml:space="preserve">. </w:delText>
        </w:r>
      </w:del>
      <w:del w:id="1841" w:author="Claude (G3 revision)" w:date="2026-08-04T00:00:00Z">
        <w:r w:rsidRPr="00971918">
          <w:delText xml:space="preserve">MIR elements </w:delText>
        </w:r>
      </w:del>
      <w:del w:id="1842" w:author="Claude (G3 revision)" w:date="2026-08-04T00:00:00Z">
        <w:r>
          <w:delText>were shown here as</w:delText>
        </w:r>
      </w:del>
      <w:del w:id="1843" w:author="Claude (G3 revision)" w:date="2026-08-04T00:00:00Z">
        <w:r w:rsidRPr="00971918">
          <w:delText xml:space="preserve"> strongly associated with nervous system genes and voltage-gated potassium channels</w:delText>
        </w:r>
      </w:del>
      <w:del w:id="1844" w:author="Claude (G3 revision)" w:date="2026-08-04T00:00:00Z">
        <w:r>
          <w:delText>.</w:delText>
        </w:r>
      </w:del>
      <w:del w:id="1845" w:author="Claude (G3 revision)" w:date="2026-08-04T00:00:00Z">
        <w:r w:rsidRPr="00971918">
          <w:delText> MIRs are uniquely involved in the naïve pluripotent state, where they are co-opted by ESRRB to build networks of enhancers and super-enhancers regulating pluripotency</w:delText>
        </w:r>
      </w:del>
      <w:del w:id="1846" w:author="Claude (G3 revision)" w:date="2026-08-04T00:00:00Z">
        <w:r>
          <w:delText xml:space="preserve"> </w:delText>
        </w:r>
      </w:del>
      <w:sdt>
        <w:sdtPr>
          <w:rPr>
            <w:color w:val="000000"/>
          </w:rPr>
          <w:tag w:val="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
          <w:id w:val="336969476"/>
          <w:placeholder>
            <w:docPart w:val="557AA5558A0A4742B7C64EDC51653AB1"/>
          </w:placeholder>
        </w:sdtPr>
        <w:sdtContent>
          <w:del w:id="1851" w:author="Claude (G3 revision)" w:date="2026-08-04T00:00:00Z">
            <w:r w:rsidR="006027D8" w:rsidRPr="006027D8">
              <w:rPr>
                <w:color w:val="000000"/>
              </w:rPr>
              <w:delText>(52)</w:delText>
            </w:r>
          </w:del>
        </w:sdtContent>
      </w:sdt>
      <w:del w:id="1847" w:author="Claude (G3 revision)" w:date="2026-08-04T00:00:00Z">
        <w:r>
          <w:delText xml:space="preserve">. </w:delText>
        </w:r>
      </w:del>
    </w:p>
    <w:p w14:paraId="14848355" w14:textId="77777777" w:rsidR="00DE13E5" w:rsidRDefault="00DE13E5" w:rsidP="00DE13E5"/>
    <w:p w14:paraId="3AAF0316" w14:textId="1457BE2C" w:rsidR="00DE13E5" w:rsidRDefault="00DE13E5" w:rsidP="00DE13E5">
      <w:pPr>
        <w:rPr>
          <w:del w:id="1852" w:author="Claude (G3 revision)" w:date="2026-08-04T00:00:00Z"/>
        </w:rPr>
      </w:pPr>
      <w:del w:id="1853" w:author="Claude (G3 revision)" w:date="2026-08-04T00:00:00Z">
        <w:r>
          <w:delText xml:space="preserve">Finally, we observed no connection of family enrichment near TSS with their divergence for any TE class including LINEs, albeit the comparison of newly integrated, polymorphic and human specific L1 insertions </w:delText>
        </w:r>
      </w:del>
      <w:sdt>
        <w:sdtPr>
          <w:rPr>
            <w:color w:val="000000"/>
          </w:rPr>
          <w:tag w:val="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
          <w:id w:val="-1251731517"/>
          <w:placeholder>
            <w:docPart w:val="557AA5558A0A4742B7C64EDC51653AB1"/>
          </w:placeholder>
        </w:sdtPr>
        <w:sdtContent>
          <w:del w:id="1858" w:author="Claude (G3 revision)" w:date="2026-08-04T00:00:00Z">
            <w:r w:rsidR="006027D8" w:rsidRPr="006027D8">
              <w:rPr>
                <w:color w:val="000000"/>
              </w:rPr>
              <w:delText>(53)</w:delText>
            </w:r>
          </w:del>
        </w:sdtContent>
      </w:sdt>
      <w:del w:id="1854" w:author="Claude (G3 revision)" w:date="2026-08-04T00:00:00Z">
        <w:r>
          <w:delText xml:space="preserve"> suggested that L1 are integrating in gene rich but are persisting in a genome for long term in gene poor regions. Nevertheless, our current analysis is concentrated on the evolutionary ancient LINEs with peak divergence of 270 corresponding to more than 100</w:delText>
        </w:r>
      </w:del>
      <w:del w:id="1855" w:author="Claude (G3 revision)" w:date="2026-08-04T00:00:00Z">
        <w:r w:rsidR="00A72B3D">
          <w:delText xml:space="preserve"> million</w:delText>
        </w:r>
      </w:del>
      <w:del w:id="1856" w:author="Claude (G3 revision)" w:date="2026-08-04T00:00:00Z">
        <w:r>
          <w:delText xml:space="preserve"> years of evolutionary age </w:delText>
        </w:r>
      </w:del>
      <w:sdt>
        <w:sdtPr>
          <w:rPr>
            <w:color w:val="000000"/>
          </w:rPr>
          <w:tag w:val="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
          <w:id w:val="188873840"/>
          <w:placeholder>
            <w:docPart w:val="557AA5558A0A4742B7C64EDC51653AB1"/>
          </w:placeholder>
        </w:sdtPr>
        <w:sdtContent>
          <w:del w:id="1859" w:author="Claude (G3 revision)" w:date="2026-08-04T00:00:00Z">
            <w:r w:rsidR="006027D8" w:rsidRPr="006027D8">
              <w:rPr>
                <w:color w:val="000000"/>
              </w:rPr>
              <w:delText>(7)</w:delText>
            </w:r>
          </w:del>
        </w:sdtContent>
      </w:sdt>
      <w:del w:id="1857" w:author="Claude (G3 revision)" w:date="2026-08-04T00:00:00Z">
        <w:r>
          <w:delText>.</w:delText>
        </w:r>
      </w:del>
    </w:p>
    <w:p w14:paraId="6716271A" w14:textId="77777777" w:rsidR="00DE13E5" w:rsidRDefault="00DE13E5" w:rsidP="00DE13E5"/>
    <w:p w14:paraId="57E6EE8E" w14:textId="77777777" w:rsidR="00DE13E5" w:rsidRDefault="00DE13E5" w:rsidP="00DE13E5"/>
    <w:p w14:paraId="515A9CD2" w14:textId="77777777" w:rsidR="00DE13E5" w:rsidRPr="0029429A"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del w:id="1581" w:author="Claude (G3 revision)" w:date="2026-08-04T00:00:00Z"/>
        </w:rPr>
      </w:pPr>
      <w:del w:id="1582" w:author="Claude (G3 revision)" w:date="2026-08-04T00:00:00Z">
        <w:r>
          <w:rPr>
            <w:rFonts w:ascii="Times New Roman" w:eastAsia="Times New Roman" w:hAnsi="Times New Roman" w:cs="Times New Roman"/>
            <w:b/>
            <w:bCs/>
            <w:color w:val="000000"/>
            <w:sz w:val="24"/>
            <w:szCs w:val="24"/>
          </w:rPr>
          <w:delText>Functional groups enriched and deficient in TE insertions by classes count, divergence and families</w:delText>
        </w:r>
      </w:del>
    </w:p>
    <w:p w14:paraId="1C3EF8F6" w14:textId="7CC6252C" w:rsidR="00DE13E5" w:rsidRDefault="00DE13E5" w:rsidP="00DE13E5">
      <w:pPr>
        <w:rPr>
          <w:del w:id="2264" w:author="Claude (G3 revision)" w:date="2026-08-04T00:00:00Z"/>
        </w:rPr>
      </w:pPr>
      <w:del w:id="2265" w:author="Claude (G3 revision)" w:date="2026-08-04T00:00:00Z">
        <w:r w:rsidRPr="001A0310">
          <w:delText>The analysis</w:delText>
        </w:r>
      </w:del>
      <w:del w:id="2266" w:author="Claude (G3 revision)" w:date="2026-08-04T00:00:00Z">
        <w:r w:rsidRPr="00690B70">
          <w:delText xml:space="preserve"> reported </w:delText>
        </w:r>
      </w:del>
      <w:del w:id="2267" w:author="Claude (G3 revision)" w:date="2026-08-04T00:00:00Z">
        <w:r>
          <w:delText>here</w:delText>
        </w:r>
      </w:del>
      <w:del w:id="2268" w:author="Claude (G3 revision)" w:date="2026-08-04T00:00:00Z">
        <w:r w:rsidRPr="00690B70">
          <w:delText xml:space="preserve"> shows that 99.11% of unique TSS are within 10</w:delText>
        </w:r>
      </w:del>
      <w:del w:id="2269" w:author="Claude (G3 revision)" w:date="2026-08-04T00:00:00Z">
        <w:r w:rsidR="00E62D6C">
          <w:delText xml:space="preserve"> kb</w:delText>
        </w:r>
      </w:del>
      <w:del w:id="2270" w:author="Claude (G3 revision)" w:date="2026-08-04T00:00:00Z">
        <w:r w:rsidRPr="00690B70">
          <w:delText xml:space="preserve"> of at least one TE, suggesting that nearly every human gene is potentially subject to TE-mediated regulatory influence</w:delText>
        </w:r>
      </w:del>
      <w:del w:id="2271" w:author="Claude (G3 revision)" w:date="2026-08-04T00:00:00Z">
        <w:r>
          <w:delText xml:space="preserve">. </w:delText>
        </w:r>
      </w:del>
      <w:del w:id="2272" w:author="Claude (G3 revision)" w:date="2026-08-04T00:00:00Z">
        <w:r w:rsidRPr="00690B70">
          <w:delText>This finding is particularly important when compared to prior databases like TE-TSS, which identified 5,768 TE-derived TSSs</w:delText>
        </w:r>
      </w:del>
      <w:del w:id="2273" w:author="Claude (G3 revision)" w:date="2026-08-04T00:00:00Z">
        <w:r>
          <w:delText xml:space="preserve"> - </w:delText>
        </w:r>
      </w:del>
      <w:del w:id="2274" w:author="Claude (G3 revision)" w:date="2026-08-04T00:00:00Z">
        <w:r w:rsidRPr="00690B70">
          <w:delText>roughly 25% of the human promoter landscape</w:delText>
        </w:r>
      </w:del>
      <w:del w:id="2275" w:author="Claude (G3 revision)" w:date="2026-08-04T00:00:00Z">
        <w:r>
          <w:delText xml:space="preserve"> - </w:delText>
        </w:r>
      </w:del>
      <w:del w:id="2276" w:author="Claude (G3 revision)" w:date="2026-08-04T00:00:00Z">
        <w:r w:rsidRPr="00690B70">
          <w:delText>using older assemblies</w:delText>
        </w:r>
      </w:del>
      <w:del w:id="2277" w:author="Claude (G3 revision)" w:date="2026-08-04T00:00:00Z">
        <w:r>
          <w:delText xml:space="preserve"> </w:delText>
        </w:r>
      </w:del>
      <w:sdt>
        <w:sdtPr>
          <w:rPr>
            <w:color w:val="000000"/>
          </w:rPr>
          <w:tag w:val="MENDELEY_CITATION_v3_eyJjaXRhdGlvbklEIjoiTUVOREVMRVlfQ0lUQVRJT05fYWI1MmRkZDctNzY0Yi00Mzc1LWE2N2ItM2IzYmY4ZTg4MTJmIiwicHJvcGVydGllcyI6eyJub3RlSW5kZXgiOjB9LCJpc0VkaXRlZCI6ZmFsc2UsIm1hbnVhbE92ZXJyaWRlIjp7ImlzTWFudWFsbHlPdmVycmlkZGVuIjpmYWxzZSwiY2l0ZXByb2NUZXh0IjoiKDU0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
          <w:id w:val="-1599483517"/>
          <w:placeholder>
            <w:docPart w:val="557AA5558A0A4742B7C64EDC51653AB1"/>
          </w:placeholder>
        </w:sdtPr>
        <w:sdtContent>
          <w:del w:id="2282" w:author="Claude (G3 revision)" w:date="2026-08-04T00:00:00Z">
            <w:r w:rsidR="006027D8" w:rsidRPr="006027D8">
              <w:rPr>
                <w:color w:val="000000"/>
              </w:rPr>
              <w:delText>(54)</w:delText>
            </w:r>
          </w:del>
        </w:sdtContent>
      </w:sdt>
      <w:del w:id="2278" w:author="Claude (G3 revision)" w:date="2026-08-04T00:00:00Z">
        <w:r>
          <w:delText>.</w:delText>
        </w:r>
      </w:del>
      <w:del w:id="2279" w:author="Claude (G3 revision)" w:date="2026-08-04T00:00:00Z">
        <w:r w:rsidRPr="00690B70">
          <w:delText> The shift from 25% "TE-derived" to 99.11% "TE-proximal" indicates that while TEs may not always serve as the primary TSS, their ubiquity in the immediate neighborhood allows them to act as auxiliary regulators, insulators, or chromatin modifiers</w:delText>
        </w:r>
      </w:del>
      <w:del w:id="2280" w:author="Claude (G3 revision)" w:date="2026-08-04T00:00:00Z">
        <w:r>
          <w:delText xml:space="preserve"> </w:delText>
        </w:r>
      </w:del>
      <w:sdt>
        <w:sdtPr>
          <w:rPr>
            <w:color w:val="000000"/>
          </w:rPr>
          <w:tag w:val="MENDELEY_CITATION_v3_eyJjaXRhdGlvbklEIjoiTUVOREVMRVlfQ0lUQVRJT05fYzJlMmRjNDctOTEwNy00NmU3LTg5YWMtOTk4OWE4ZjkyNjIx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00841057"/>
          <w:placeholder>
            <w:docPart w:val="557AA5558A0A4742B7C64EDC51653AB1"/>
          </w:placeholder>
        </w:sdtPr>
        <w:sdtContent>
          <w:del w:id="2283" w:author="Claude (G3 revision)" w:date="2026-08-04T00:00:00Z">
            <w:r w:rsidR="006027D8" w:rsidRPr="006027D8">
              <w:rPr>
                <w:color w:val="000000"/>
              </w:rPr>
              <w:delText>(40)</w:delText>
            </w:r>
          </w:del>
        </w:sdtContent>
      </w:sdt>
      <w:del w:id="2281" w:author="Claude (G3 revision)" w:date="2026-08-04T00:00:00Z">
        <w:r>
          <w:delText xml:space="preserve">. </w:delText>
        </w:r>
      </w:del>
    </w:p>
    <w:p w14:paraId="36E1B296" w14:textId="77777777" w:rsidR="00DE13E5" w:rsidRDefault="00DE13E5" w:rsidP="00DE13E5"/>
    <w:p w14:paraId="0B8CE755" w14:textId="00C69ED8" w:rsidR="00DE13E5" w:rsidRDefault="00DE13E5" w:rsidP="00DE13E5">
      <w:pPr>
        <w:rPr>
          <w:del w:id="1860" w:author="Claude (G3 revision)" w:date="2026-08-04T00:00:00Z"/>
        </w:rPr>
      </w:pPr>
      <w:del w:id="1861" w:author="Claude (G3 revision)" w:date="2026-08-04T00:00:00Z">
        <w:r w:rsidRPr="003A19ED">
          <w:delText xml:space="preserve">On average, </w:delText>
        </w:r>
      </w:del>
      <w:del w:id="1862" w:author="Claude (G3 revision)" w:date="2026-08-04T00:00:00Z">
        <w:r>
          <w:delText xml:space="preserve">according to our results, </w:delText>
        </w:r>
      </w:del>
      <w:del w:id="1863" w:author="Claude (G3 revision)" w:date="2026-08-04T00:00:00Z">
        <w:r w:rsidRPr="003A19ED">
          <w:delText>each human gene harbors 15.05 TEs in its TSS neighborhood, with SINEs being the most frequent (7.82 per gene), followed by LINEs (4.39)</w:delText>
        </w:r>
      </w:del>
      <w:del w:id="1864" w:author="Claude (G3 revision)" w:date="2026-08-04T00:00:00Z">
        <w:r>
          <w:delText xml:space="preserve">, DNA elements (1.49) </w:delText>
        </w:r>
      </w:del>
      <w:del w:id="1865" w:author="Claude (G3 revision)" w:date="2026-08-04T00:00:00Z">
        <w:r w:rsidRPr="003A19ED">
          <w:delText>and LTRs (1.32).</w:delText>
        </w:r>
      </w:del>
      <w:del w:id="1866" w:author="Claude (G3 revision)" w:date="2026-08-04T00:00:00Z">
        <w:r>
          <w:rPr>
            <w:vertAlign w:val="superscript"/>
          </w:rPr>
          <w:delText xml:space="preserve"> </w:delText>
        </w:r>
      </w:del>
      <w:del w:id="1867" w:author="Claude (G3 revision)" w:date="2026-08-04T00:00:00Z">
        <w:r w:rsidRPr="003A19ED">
          <w:delText>The identification of </w:delText>
        </w:r>
      </w:del>
      <w:del w:id="1868" w:author="Claude (G3 revision)" w:date="2026-08-04T00:00:00Z">
        <w:r w:rsidRPr="003A19ED">
          <w:rPr>
            <w:i/>
            <w:iCs/>
          </w:rPr>
          <w:delText>CIB3</w:delText>
        </w:r>
      </w:del>
      <w:del w:id="1869" w:author="Claude (G3 revision)" w:date="2026-08-04T00:00:00Z">
        <w:r w:rsidRPr="003A19ED">
          <w:delText> as a genomic outlier, containing 42 TEs of various classes, points toward the existence of extreme repeat accumulation zones.</w:delText>
        </w:r>
      </w:del>
      <w:del w:id="1870" w:author="Claude (G3 revision)" w:date="2026-08-04T00:00:00Z">
        <w:r>
          <w:rPr>
            <w:vertAlign w:val="superscript"/>
          </w:rPr>
          <w:delText xml:space="preserve"> </w:delText>
        </w:r>
      </w:del>
      <w:del w:id="1871" w:author="Claude (G3 revision)" w:date="2026-08-04T00:00:00Z">
        <w:r w:rsidRPr="003A19ED">
          <w:rPr>
            <w:i/>
            <w:iCs/>
          </w:rPr>
          <w:delText>CIB3</w:delText>
        </w:r>
      </w:del>
      <w:del w:id="1872" w:author="Claude (G3 revision)" w:date="2026-08-04T00:00:00Z">
        <w:r w:rsidRPr="003A19ED">
          <w:delText xml:space="preserve"> (calcium and integrin binding protein 3) is integral to the mechano-electrical transduction (MET) apparatus in the </w:delText>
        </w:r>
      </w:del>
      <w:del w:id="1873" w:author="Claude (G3 revision)" w:date="2026-08-04T00:00:00Z">
        <w:r w:rsidR="00D24C59">
          <w:delText>inn</w:delText>
        </w:r>
      </w:del>
      <w:del w:id="1874" w:author="Claude (G3 revision)" w:date="2026-08-04T00:00:00Z">
        <w:r w:rsidR="00957A4F">
          <w:delText>er</w:delText>
        </w:r>
      </w:del>
      <w:del w:id="1875" w:author="Claude (G3 revision)" w:date="2026-08-04T00:00:00Z">
        <w:r w:rsidRPr="003A19ED">
          <w:delText xml:space="preserve"> ear, forming heteromeric complexes with TMC1 and TMC2 to stabilize cation channels</w:delText>
        </w:r>
      </w:del>
      <w:del w:id="1876" w:author="Claude (G3 revision)" w:date="2026-08-04T00:00:00Z">
        <w:r>
          <w:delText xml:space="preserve"> </w:delText>
        </w:r>
      </w:del>
      <w:sdt>
        <w:sdtPr>
          <w:rPr>
            <w:color w:val="000000"/>
          </w:rPr>
          <w:tag w:val="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
          <w:id w:val="-621384187"/>
          <w:placeholder>
            <w:docPart w:val="557AA5558A0A4742B7C64EDC51653AB1"/>
          </w:placeholder>
        </w:sdtPr>
        <w:sdtContent>
          <w:del w:id="1880" w:author="Claude (G3 revision)" w:date="2026-08-04T00:00:00Z">
            <w:r w:rsidR="006027D8" w:rsidRPr="006027D8">
              <w:rPr>
                <w:color w:val="000000"/>
              </w:rPr>
              <w:delText>(55)</w:delText>
            </w:r>
          </w:del>
        </w:sdtContent>
      </w:sdt>
      <w:del w:id="1877" w:author="Claude (G3 revision)" w:date="2026-08-04T00:00:00Z">
        <w:r>
          <w:delText>.</w:delText>
        </w:r>
      </w:del>
      <w:del w:id="1878" w:author="Claude (G3 revision)" w:date="2026-08-04T00:00:00Z">
        <w:r w:rsidRPr="003A19ED">
          <w:delText> The high repeat density surrounding such a specialized sensory gene raises questions about whether these TEs provide modular regulatory controls for high-precision environmental sensing or if the locus simply resides in a genomic region with relaxed purifying selection</w:delText>
        </w:r>
      </w:del>
      <w:del w:id="1879" w:author="Claude (G3 revision)" w:date="2026-08-04T00:00:00Z">
        <w:r>
          <w:delText xml:space="preserve">. </w:delText>
        </w:r>
      </w:del>
    </w:p>
    <w:p w14:paraId="37935C41" w14:textId="77777777" w:rsidR="00DE13E5" w:rsidRDefault="00DE13E5" w:rsidP="00DE13E5"/>
    <w:p w14:paraId="2B47022E" w14:textId="7E6D42BA" w:rsidR="00DE13E5" w:rsidRDefault="00DE13E5" w:rsidP="00DE13E5">
      <w:r>
        <w:t xml:space="preserve">In general, the functional characterization of genes based on their TE content reveals a clear segregation of biological processes (Figure 4B). This "Ring of Power" functional network illustrates how the host genome manages the risks (deleterious mutations) and rewards (power of innovation) of TE proximity </w:t>
      </w:r>
      <w:del w:id="1571" w:author="Claude (G3 revision)" w:date="2026-08-04T00:00:00Z">
        <w:r>
          <w:delText xml:space="preserve">(Figure 9)</w:delText>
        </w:r>
      </w:del>
      <w:ins w:id="1572" w:author="Claude (G3 revision)" w:date="2026-08-04T00:00:00Z">
        <w:r>
          <w:t xml:space="preserve">(Figure 10)</w:t>
        </w:r>
      </w:ins>
      <w:r>
        <w:t xml:space="preserve">. </w:t>
      </w:r>
    </w:p>
    <w:p w14:paraId="5E2B6D02" w14:textId="77777777" w:rsidR="00DE13E5" w:rsidRDefault="00DE13E5" w:rsidP="00DE13E5"/>
    <w:p w14:paraId="4301DED0" w14:textId="5A123845" w:rsidR="00DE13E5" w:rsidRDefault="00DE13E5" w:rsidP="00DE13E5">
      <w:del w:id="1573" w:author="Claude (G3 revision)" w:date="2026-08-04T00:00:00Z">
        <w:r>
          <w:rPr>
            <w:b/>
            <w:bCs/>
          </w:rPr>
          <w:delText xml:space="preserve">Figure 9. Schematic representation of molecular processes groups</w:delText>
        </w:r>
      </w:del>
      <w:ins w:id="1574" w:author="Claude (G3 revision)" w:date="2026-08-04T00:00:00Z">
        <w:r>
          <w:rPr>
            <w:b/>
            <w:bCs/>
          </w:rPr>
          <w:t xml:space="preserve">Figure 10. Schematic representation of molecular processes groups</w:t>
        </w:r>
      </w:ins>
      <w:r>
        <w:rPr>
          <w:b/>
          <w:bCs/>
        </w:rPr>
        <w:t xml:space="preserve"> that were found as significantly enriched (green arrows) or depleted (red arrows) with individual TE classes or all TEs. The full comparison including the insignificant groups is shown in Figure 4B.</w:t>
      </w:r>
    </w:p>
    <w:p w14:paraId="7FFF7F0E" w14:textId="52BC5E8E" w:rsidR="003F2FB8" w:rsidRDefault="003F2FB8" w:rsidP="00DE13E5">
      <w:r w:rsidRPr="003F2FB8">
        <w:rPr>
          <w:noProof/>
        </w:rPr>
        <w:drawing>
          <wp:inline distT="0" distB="0" distL="0" distR="0" wp14:anchorId="1F845C68" wp14:editId="0AB91D82">
            <wp:extent cx="3526326" cy="3223424"/>
            <wp:effectExtent l="0" t="0" r="4445" b="2540"/>
            <wp:docPr id="55388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6058" name=""/>
                    <pic:cNvPicPr/>
                  </pic:nvPicPr>
                  <pic:blipFill>
                    <a:blip r:embed="rId14"/>
                    <a:stretch>
                      <a:fillRect/>
                    </a:stretch>
                  </pic:blipFill>
                  <pic:spPr>
                    <a:xfrm>
                      <a:off x="0" y="0"/>
                      <a:ext cx="3539671" cy="3235623"/>
                    </a:xfrm>
                    <a:prstGeom prst="rect">
                      <a:avLst/>
                    </a:prstGeom>
                  </pic:spPr>
                </pic:pic>
              </a:graphicData>
            </a:graphic>
          </wp:inline>
        </w:drawing>
      </w:r>
    </w:p>
    <w:p w14:paraId="12B0E5FD" w14:textId="0CAFD063" w:rsidR="00DE13E5" w:rsidRDefault="00DE13E5" w:rsidP="00DE13E5"/>
    <w:p w14:paraId="2773DBF3" w14:textId="251A5448" w:rsidR="00DE13E5" w:rsidRPr="0069725F" w:rsidRDefault="00DE13E5" w:rsidP="00DE13E5">
      <w:pPr>
        <w:rPr>
          <w:del w:id="1881" w:author="Claude (G3 revision)" w:date="2026-08-04T00:00:00Z"/>
        </w:rPr>
      </w:pPr>
      <w:del w:id="1882" w:author="Claude (G3 revision)" w:date="2026-08-04T00:00:00Z">
        <w:r w:rsidRPr="00497B85">
          <w:delText>Genes involved in embryogenesis, transcription, and nervous system development are consistently found in the "TE bottom" group</w:delText>
        </w:r>
      </w:del>
      <w:del w:id="1883" w:author="Claude (G3 revision)" w:date="2026-08-04T00:00:00Z">
        <w:r>
          <w:delText xml:space="preserve"> - </w:delText>
        </w:r>
      </w:del>
      <w:del w:id="1884" w:author="Claude (G3 revision)" w:date="2026-08-04T00:00:00Z">
        <w:r w:rsidRPr="00497B85">
          <w:delText>those with the lowest number of TE insertions</w:delText>
        </w:r>
      </w:del>
      <w:del w:id="1885" w:author="Claude (G3 revision)" w:date="2026-08-04T00:00:00Z">
        <w:r>
          <w:delText>.</w:delText>
        </w:r>
      </w:del>
      <w:del w:id="1886" w:author="Claude (G3 revision)" w:date="2026-08-04T00:00:00Z">
        <w:r w:rsidRPr="00497B85">
          <w:delText> This result strongly supports the "</w:delText>
        </w:r>
      </w:del>
      <w:del w:id="1887" w:author="Claude (G3 revision)" w:date="2026-08-04T00:00:00Z">
        <w:r>
          <w:delText>r</w:delText>
        </w:r>
      </w:del>
      <w:del w:id="1888" w:author="Claude (G3 revision)" w:date="2026-08-04T00:00:00Z">
        <w:r w:rsidRPr="00497B85">
          <w:delText xml:space="preserve">obustness </w:delText>
        </w:r>
      </w:del>
      <w:del w:id="1889" w:author="Claude (G3 revision)" w:date="2026-08-04T00:00:00Z">
        <w:r>
          <w:delText>h</w:delText>
        </w:r>
      </w:del>
      <w:del w:id="1890" w:author="Claude (G3 revision)" w:date="2026-08-04T00:00:00Z">
        <w:r w:rsidRPr="00497B85">
          <w:delText>ypothesis"</w:delText>
        </w:r>
      </w:del>
      <w:del w:id="1891" w:author="Claude (G3 revision)" w:date="2026-08-04T00:00:00Z">
        <w:r>
          <w:delText>,</w:delText>
        </w:r>
      </w:del>
      <w:del w:id="1892" w:author="Claude (G3 revision)" w:date="2026-08-04T00:00:00Z">
        <w:r w:rsidRPr="00497B85">
          <w:delText xml:space="preserve"> which posits that core biological pathways must be protected from the regulatory noise introduced by TEs</w:delText>
        </w:r>
      </w:del>
      <w:del w:id="1893" w:author="Claude (G3 revision)" w:date="2026-08-04T00:00:00Z">
        <w:r>
          <w:delText xml:space="preserve"> and TEs are purged by negative selection in these pathways. </w:delText>
        </w:r>
      </w:del>
      <w:del w:id="1894" w:author="Claude (G3 revision)" w:date="2026-08-04T00:00:00Z">
        <w:r w:rsidRPr="00497B85">
          <w:delText>Embryogenesis is a process that requires extreme transcriptional precision; even minor disruptions to the timing or level of gene expression can be lethal</w:delText>
        </w:r>
      </w:del>
      <w:del w:id="1895" w:author="Claude (G3 revision)" w:date="2026-08-04T00:00:00Z">
        <w:r>
          <w:delText xml:space="preserve"> </w:delText>
        </w:r>
      </w:del>
      <w:sdt>
        <w:sdtPr>
          <w:rPr>
            <w:color w:val="000000"/>
          </w:rPr>
          <w:tag w:val="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517433891"/>
          <w:placeholder>
            <w:docPart w:val="557AA5558A0A4742B7C64EDC51653AB1"/>
          </w:placeholder>
        </w:sdtPr>
        <w:sdtContent>
          <w:del w:id="1911" w:author="Claude (G3 revision)" w:date="2026-08-04T00:00:00Z">
            <w:r w:rsidR="006027D8" w:rsidRPr="006027D8">
              <w:rPr>
                <w:color w:val="000000"/>
              </w:rPr>
              <w:delText>(35)</w:delText>
            </w:r>
          </w:del>
        </w:sdtContent>
      </w:sdt>
      <w:del w:id="1896" w:author="Claude (G3 revision)" w:date="2026-08-04T00:00:00Z">
        <w:r>
          <w:delText xml:space="preserve">, albeit TEs largely contribute to zygotic genome activation </w:delText>
        </w:r>
      </w:del>
      <w:sdt>
        <w:sdtPr>
          <w:rPr>
            <w:color w:val="000000"/>
          </w:rPr>
          <w:tag w:val="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
          <w:id w:val="1716845422"/>
          <w:placeholder>
            <w:docPart w:val="557AA5558A0A4742B7C64EDC51653AB1"/>
          </w:placeholder>
        </w:sdtPr>
        <w:sdtContent>
          <w:del w:id="1912" w:author="Claude (G3 revision)" w:date="2026-08-04T00:00:00Z">
            <w:r w:rsidR="006027D8" w:rsidRPr="006027D8">
              <w:rPr>
                <w:color w:val="000000"/>
              </w:rPr>
              <w:delText>(56)</w:delText>
            </w:r>
          </w:del>
        </w:sdtContent>
      </w:sdt>
      <w:del w:id="1897" w:author="Claude (G3 revision)" w:date="2026-08-04T00:00:00Z">
        <w:r>
          <w:delText>. The rest two large groups,</w:delText>
        </w:r>
      </w:del>
      <w:del w:id="1898" w:author="Claude (G3 revision)" w:date="2026-08-04T00:00:00Z">
        <w:r w:rsidRPr="0069725F">
          <w:rPr>
            <w:i/>
            <w:iCs/>
          </w:rPr>
          <w:delText xml:space="preserve"> </w:delText>
        </w:r>
      </w:del>
      <w:del w:id="1899" w:author="Claude (G3 revision)" w:date="2026-08-04T00:00:00Z">
        <w:r w:rsidRPr="0069725F">
          <w:delText>sensory system and signaling pathways</w:delText>
        </w:r>
      </w:del>
      <w:del w:id="1900" w:author="Claude (G3 revision)" w:date="2026-08-04T00:00:00Z">
        <w:r>
          <w:delText xml:space="preserve">, were </w:delText>
        </w:r>
      </w:del>
      <w:del w:id="1901" w:author="Claude (G3 revision)" w:date="2026-08-04T00:00:00Z">
        <w:r w:rsidRPr="0069725F">
          <w:delText xml:space="preserve">present mainly in the TE bottom group and neither of TE classes </w:delText>
        </w:r>
      </w:del>
      <w:del w:id="1902" w:author="Claude (G3 revision)" w:date="2026-08-04T00:00:00Z">
        <w:r w:rsidR="007868C4" w:rsidRPr="0069725F">
          <w:delText>nor</w:delText>
        </w:r>
      </w:del>
      <w:del w:id="1903" w:author="Claude (G3 revision)" w:date="2026-08-04T00:00:00Z">
        <w:r w:rsidRPr="0069725F">
          <w:delText xml:space="preserve"> families provide</w:delText>
        </w:r>
      </w:del>
      <w:del w:id="1904" w:author="Claude (G3 revision)" w:date="2026-08-04T00:00:00Z">
        <w:r>
          <w:delText>d</w:delText>
        </w:r>
      </w:del>
      <w:del w:id="1905" w:author="Claude (G3 revision)" w:date="2026-08-04T00:00:00Z">
        <w:r w:rsidRPr="0069725F">
          <w:delText xml:space="preserve"> more enriched GO terms than the TE bottom group </w:delText>
        </w:r>
      </w:del>
      <w:del w:id="1906" w:author="Claude (G3 revision)" w:date="2026-08-04T00:00:00Z">
        <w:r>
          <w:delText>did</w:delText>
        </w:r>
      </w:del>
      <w:del w:id="1907" w:author="Claude (G3 revision)" w:date="2026-08-04T00:00:00Z">
        <w:r w:rsidRPr="0069725F">
          <w:delText xml:space="preserve"> (Figure </w:delText>
        </w:r>
      </w:del>
      <w:del w:id="1908" w:author="Claude (G3 revision)" w:date="2026-08-04T00:00:00Z">
        <w:r>
          <w:delText>4</w:delText>
        </w:r>
      </w:del>
      <w:del w:id="1909" w:author="Claude (G3 revision)" w:date="2026-08-04T00:00:00Z">
        <w:r w:rsidRPr="0069725F">
          <w:delText>B</w:delText>
        </w:r>
      </w:del>
      <w:del w:id="1910" w:author="Claude (G3 revision)" w:date="2026-08-04T00:00:00Z">
        <w:r>
          <w:delText>).</w:delText>
        </w:r>
      </w:del>
    </w:p>
    <w:p w14:paraId="22C9C63B" w14:textId="77777777" w:rsidR="00DE13E5" w:rsidRPr="00FB08B4" w:rsidRDefault="00DE13E5" w:rsidP="00DE13E5"/>
    <w:p w14:paraId="31C68DD1" w14:textId="6414A3DE" w:rsidR="00DE13E5" w:rsidRDefault="00DE13E5" w:rsidP="00DE13E5">
      <w:pPr>
        <w:rPr>
          <w:del w:id="1913" w:author="Claude (G3 revision)" w:date="2026-08-04T00:00:00Z"/>
        </w:rPr>
      </w:pPr>
      <w:del w:id="1914" w:author="Claude (G3 revision)" w:date="2026-08-04T00:00:00Z">
        <w:r w:rsidRPr="00FB08B4">
          <w:delText>Conversely, genes enriched with TEs (the "TE top" group) are involved in RNA splicing, DNA repair, telomere maintenance, and immune signaling</w:delText>
        </w:r>
      </w:del>
      <w:del w:id="1915" w:author="Claude (G3 revision)" w:date="2026-08-04T00:00:00Z">
        <w:r>
          <w:delText xml:space="preserve">. </w:delText>
        </w:r>
      </w:del>
      <w:del w:id="1916" w:author="Claude (G3 revision)" w:date="2026-08-04T00:00:00Z">
        <w:r w:rsidRPr="00FB08B4">
          <w:delText>These processes represent the "</w:delText>
        </w:r>
      </w:del>
      <w:del w:id="1917" w:author="Claude (G3 revision)" w:date="2026-08-04T00:00:00Z">
        <w:r>
          <w:delText>i</w:delText>
        </w:r>
      </w:del>
      <w:del w:id="1918" w:author="Claude (G3 revision)" w:date="2026-08-04T00:00:00Z">
        <w:r w:rsidRPr="00FB08B4">
          <w:delText xml:space="preserve">nnovation </w:delText>
        </w:r>
      </w:del>
      <w:del w:id="1919" w:author="Claude (G3 revision)" w:date="2026-08-04T00:00:00Z">
        <w:r>
          <w:delText>l</w:delText>
        </w:r>
      </w:del>
      <w:del w:id="1920" w:author="Claude (G3 revision)" w:date="2026-08-04T00:00:00Z">
        <w:r w:rsidRPr="00FB08B4">
          <w:delText>aboratory" where TEs are actively co-opted to increase transcriptome and proteome complexity</w:delText>
        </w:r>
      </w:del>
      <w:del w:id="1921" w:author="Claude (G3 revision)" w:date="2026-08-04T00:00:00Z">
        <w:r>
          <w:delText xml:space="preserve"> </w:delText>
        </w:r>
      </w:del>
      <w:sdt>
        <w:sdtPr>
          <w:rPr>
            <w:color w:val="000000"/>
          </w:rPr>
          <w:tag w:val="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
          <w:id w:val="619423725"/>
          <w:placeholder>
            <w:docPart w:val="557AA5558A0A4742B7C64EDC51653AB1"/>
          </w:placeholder>
        </w:sdtPr>
        <w:sdtContent>
          <w:del w:id="1923" w:author="Claude (G3 revision)" w:date="2026-08-04T00:00:00Z">
            <w:r w:rsidR="006027D8" w:rsidRPr="006027D8">
              <w:rPr>
                <w:color w:val="000000"/>
              </w:rPr>
              <w:delText>(57)</w:delText>
            </w:r>
          </w:del>
        </w:sdtContent>
      </w:sdt>
      <w:del w:id="1922" w:author="Claude (G3 revision)" w:date="2026-08-04T00:00:00Z">
        <w:r>
          <w:delText>.</w:delText>
        </w:r>
      </w:del>
    </w:p>
    <w:p w14:paraId="293B503C" w14:textId="7EEB698C" w:rsidR="00DE13E5" w:rsidRPr="00FB08B4" w:rsidRDefault="00DE13E5" w:rsidP="00DE13E5">
      <w:pPr>
        <w:numPr>
          <w:ilvl w:val="0"/>
          <w:numId w:val="5"/>
        </w:numPr>
        <w:rPr>
          <w:del w:id="1924" w:author="Claude (G3 revision)" w:date="2026-08-04T00:00:00Z"/>
        </w:rPr>
      </w:pPr>
      <w:del w:id="1925" w:author="Claude (G3 revision)" w:date="2026-08-04T00:00:00Z">
        <w:r w:rsidRPr="00FB08B4">
          <w:rPr>
            <w:b/>
            <w:bCs/>
          </w:rPr>
          <w:delText xml:space="preserve">RNA </w:delText>
        </w:r>
      </w:del>
      <w:del w:id="1926" w:author="Claude (G3 revision)" w:date="2026-08-04T00:00:00Z">
        <w:r>
          <w:rPr>
            <w:b/>
            <w:bCs/>
          </w:rPr>
          <w:delText>s</w:delText>
        </w:r>
      </w:del>
      <w:del w:id="1927" w:author="Claude (G3 revision)" w:date="2026-08-04T00:00:00Z">
        <w:r w:rsidRPr="00FB08B4">
          <w:rPr>
            <w:b/>
            <w:bCs/>
          </w:rPr>
          <w:delText>plicing:</w:delText>
        </w:r>
      </w:del>
      <w:del w:id="1928" w:author="Claude (G3 revision)" w:date="2026-08-04T00:00:00Z">
        <w:r w:rsidRPr="00FB08B4">
          <w:delText> </w:delText>
        </w:r>
      </w:del>
      <w:del w:id="1929" w:author="Claude (G3 revision)" w:date="2026-08-04T00:00:00Z">
        <w:r w:rsidRPr="00127BD5">
          <w:delText>Alu elements</w:delText>
        </w:r>
      </w:del>
      <w:del w:id="1930" w:author="Claude (G3 revision)" w:date="2026-08-04T00:00:00Z">
        <w:r>
          <w:delText xml:space="preserve"> were early shown to</w:delText>
        </w:r>
      </w:del>
      <w:del w:id="1931" w:author="Claude (G3 revision)" w:date="2026-08-04T00:00:00Z">
        <w:r w:rsidRPr="00127BD5">
          <w:delText> profoundly impact RNA splicing by introducing new splice sites (</w:delText>
        </w:r>
      </w:del>
      <w:del w:id="1932" w:author="Claude (G3 revision)" w:date="2026-08-04T00:00:00Z">
        <w:r w:rsidRPr="00127BD5">
          <w:delText>exonization</w:delText>
        </w:r>
      </w:del>
      <w:del w:id="1933" w:author="Claude (G3 revision)" w:date="2026-08-04T00:00:00Z">
        <w:r w:rsidRPr="00127BD5">
          <w:delText>), acting as alternative exon sinks, and forming double-stranded structures that alter exon inclusion</w:delText>
        </w:r>
      </w:del>
      <w:del w:id="1934" w:author="Claude (G3 revision)" w:date="2026-08-04T00:00:00Z">
        <w:r>
          <w:delText xml:space="preserve"> </w:delText>
        </w:r>
      </w:del>
      <w:sdt>
        <w:sdtPr>
          <w:rPr>
            <w:color w:val="000000"/>
          </w:rPr>
          <w:tag w:val="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
          <w:id w:val="-874540724"/>
          <w:placeholder>
            <w:docPart w:val="557AA5558A0A4742B7C64EDC51653AB1"/>
          </w:placeholder>
        </w:sdtPr>
        <w:sdtContent>
          <w:del w:id="1937" w:author="Claude (G3 revision)" w:date="2026-08-04T00:00:00Z">
            <w:r w:rsidR="006027D8" w:rsidRPr="006027D8">
              <w:rPr>
                <w:color w:val="000000"/>
              </w:rPr>
              <w:delText>(58)</w:delText>
            </w:r>
          </w:del>
        </w:sdtContent>
      </w:sdt>
      <w:del w:id="1935" w:author="Claude (G3 revision)" w:date="2026-08-04T00:00:00Z">
        <w:r w:rsidRPr="00FB08B4">
          <w:delText>. </w:delText>
        </w:r>
      </w:del>
      <w:del w:id="1936" w:author="Claude (G3 revision)" w:date="2026-08-04T00:00:00Z">
        <w:r>
          <w:delText>We now show that Alu copies are significantly enriched near the host genes related to splicing, which is a completely orthogonal mean of Alu-mediated impact on splicing.</w:delText>
        </w:r>
      </w:del>
    </w:p>
    <w:p w14:paraId="6381E84F" w14:textId="7AD59BAB" w:rsidR="00DE13E5" w:rsidRPr="00FB08B4" w:rsidRDefault="00DE13E5" w:rsidP="00DE13E5">
      <w:pPr>
        <w:numPr>
          <w:ilvl w:val="0"/>
          <w:numId w:val="5"/>
        </w:numPr>
        <w:rPr>
          <w:del w:id="1938" w:author="Claude (G3 revision)" w:date="2026-08-04T00:00:00Z"/>
        </w:rPr>
      </w:pPr>
      <w:del w:id="1939" w:author="Claude (G3 revision)" w:date="2026-08-04T00:00:00Z">
        <w:r w:rsidRPr="00FB08B4">
          <w:rPr>
            <w:b/>
            <w:bCs/>
          </w:rPr>
          <w:lastRenderedPageBreak/>
          <w:delText xml:space="preserve">DNA </w:delText>
        </w:r>
      </w:del>
      <w:del w:id="1940" w:author="Claude (G3 revision)" w:date="2026-08-04T00:00:00Z">
        <w:r>
          <w:rPr>
            <w:b/>
            <w:bCs/>
          </w:rPr>
          <w:delText>r</w:delText>
        </w:r>
      </w:del>
      <w:del w:id="1941" w:author="Claude (G3 revision)" w:date="2026-08-04T00:00:00Z">
        <w:r w:rsidRPr="00FB08B4">
          <w:rPr>
            <w:b/>
            <w:bCs/>
          </w:rPr>
          <w:delText>epair:</w:delText>
        </w:r>
      </w:del>
      <w:del w:id="1942" w:author="Claude (G3 revision)" w:date="2026-08-04T00:00:00Z">
        <w:r w:rsidRPr="00FB08B4">
          <w:delText> The enrichment of T</w:delText>
        </w:r>
      </w:del>
      <w:del w:id="1943" w:author="Claude (G3 revision)" w:date="2026-08-04T00:00:00Z">
        <w:r>
          <w:delText>E</w:delText>
        </w:r>
      </w:del>
      <w:del w:id="1944" w:author="Claude (G3 revision)" w:date="2026-08-04T00:00:00Z">
        <w:r w:rsidRPr="00FB08B4">
          <w:delText>s</w:delText>
        </w:r>
      </w:del>
      <w:del w:id="1945" w:author="Claude (G3 revision)" w:date="2026-08-04T00:00:00Z">
        <w:r w:rsidRPr="007D2C9C">
          <w:delText xml:space="preserve"> (</w:delText>
        </w:r>
      </w:del>
      <w:del w:id="1946" w:author="Claude (G3 revision)" w:date="2026-08-04T00:00:00Z">
        <w:r>
          <w:delText>particularly Alu elements)</w:delText>
        </w:r>
      </w:del>
      <w:del w:id="1947" w:author="Claude (G3 revision)" w:date="2026-08-04T00:00:00Z">
        <w:r w:rsidRPr="00FB08B4">
          <w:delText xml:space="preserve"> near DNA repair genes</w:delText>
        </w:r>
      </w:del>
      <w:del w:id="1948" w:author="Claude (G3 revision)" w:date="2026-08-04T00:00:00Z">
        <w:r w:rsidRPr="00154ACA">
          <w:delText xml:space="preserve"> (</w:delText>
        </w:r>
      </w:del>
      <w:del w:id="1949" w:author="Claude (G3 revision)" w:date="2026-08-04T00:00:00Z">
        <w:r>
          <w:delText>double strand breaks and mismatch repair)</w:delText>
        </w:r>
      </w:del>
      <w:del w:id="1950" w:author="Claude (G3 revision)" w:date="2026-08-04T00:00:00Z">
        <w:r w:rsidRPr="00FB08B4">
          <w:delText xml:space="preserve"> </w:delText>
        </w:r>
      </w:del>
      <w:del w:id="1951" w:author="Claude (G3 revision)" w:date="2026-08-04T00:00:00Z">
        <w:r>
          <w:delText>could suggest</w:delText>
        </w:r>
      </w:del>
      <w:del w:id="1952" w:author="Claude (G3 revision)" w:date="2026-08-04T00:00:00Z">
        <w:r w:rsidRPr="00FB08B4">
          <w:delText xml:space="preserve"> a synergistic relationship where the </w:delText>
        </w:r>
      </w:del>
      <w:del w:id="1953" w:author="Claude (G3 revision)" w:date="2026-08-04T00:00:00Z">
        <w:r>
          <w:delText xml:space="preserve">more </w:delText>
        </w:r>
      </w:del>
      <w:del w:id="1954" w:author="Claude (G3 revision)" w:date="2026-08-04T00:00:00Z">
        <w:r w:rsidRPr="00FB08B4">
          <w:delText>robust responses</w:delText>
        </w:r>
      </w:del>
      <w:del w:id="1955" w:author="Claude (G3 revision)" w:date="2026-08-04T00:00:00Z">
        <w:r>
          <w:delText xml:space="preserve"> are evolving</w:delText>
        </w:r>
      </w:del>
      <w:del w:id="1956" w:author="Claude (G3 revision)" w:date="2026-08-04T00:00:00Z">
        <w:r w:rsidRPr="00FB08B4">
          <w:delText xml:space="preserve"> to </w:delText>
        </w:r>
      </w:del>
      <w:del w:id="1957" w:author="Claude (G3 revision)" w:date="2026-08-04T00:00:00Z">
        <w:r>
          <w:delText xml:space="preserve">DNA lesions induced by insertions of these elements </w:delText>
        </w:r>
      </w:del>
      <w:sdt>
        <w:sdtPr>
          <w:rPr>
            <w:color w:val="000000"/>
          </w:rPr>
          <w:tag w:val="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
          <w:id w:val="1582792738"/>
          <w:placeholder>
            <w:docPart w:val="557AA5558A0A4742B7C64EDC51653AB1"/>
          </w:placeholder>
        </w:sdtPr>
        <w:sdtContent>
          <w:del w:id="1959" w:author="Claude (G3 revision)" w:date="2026-08-04T00:00:00Z">
            <w:r w:rsidR="006027D8" w:rsidRPr="006027D8">
              <w:rPr>
                <w:color w:val="000000"/>
              </w:rPr>
              <w:delText>(59)</w:delText>
            </w:r>
          </w:del>
        </w:sdtContent>
      </w:sdt>
      <w:del w:id="1958" w:author="Claude (G3 revision)" w:date="2026-08-04T00:00:00Z">
        <w:r>
          <w:delText>.</w:delText>
        </w:r>
      </w:del>
    </w:p>
    <w:p w14:paraId="09BA08BA" w14:textId="53D206EF" w:rsidR="00DE13E5" w:rsidRPr="00FB08B4" w:rsidRDefault="00DE13E5" w:rsidP="00DE13E5">
      <w:pPr>
        <w:numPr>
          <w:ilvl w:val="0"/>
          <w:numId w:val="5"/>
        </w:numPr>
        <w:rPr>
          <w:del w:id="1960" w:author="Claude (G3 revision)" w:date="2026-08-04T00:00:00Z"/>
        </w:rPr>
      </w:pPr>
      <w:del w:id="1961" w:author="Claude (G3 revision)" w:date="2026-08-04T00:00:00Z">
        <w:r w:rsidRPr="00FB08B4">
          <w:rPr>
            <w:b/>
            <w:bCs/>
          </w:rPr>
          <w:delText xml:space="preserve">Olfactory </w:delText>
        </w:r>
      </w:del>
      <w:del w:id="1962" w:author="Claude (G3 revision)" w:date="2026-08-04T00:00:00Z">
        <w:r>
          <w:rPr>
            <w:b/>
            <w:bCs/>
          </w:rPr>
          <w:delText>r</w:delText>
        </w:r>
      </w:del>
      <w:del w:id="1963" w:author="Claude (G3 revision)" w:date="2026-08-04T00:00:00Z">
        <w:r w:rsidRPr="00FB08B4">
          <w:rPr>
            <w:b/>
            <w:bCs/>
          </w:rPr>
          <w:delText>eceptors:</w:delText>
        </w:r>
      </w:del>
      <w:del w:id="1964" w:author="Claude (G3 revision)" w:date="2026-08-04T00:00:00Z">
        <w:r w:rsidRPr="00FB08B4">
          <w:delText xml:space="preserve"> L1 elements are specifically enriched near olfactory receptor genes, </w:delText>
        </w:r>
      </w:del>
      <w:del w:id="1965" w:author="Claude (G3 revision)" w:date="2026-08-04T00:00:00Z">
        <w:r>
          <w:delText>which could allow</w:delText>
        </w:r>
      </w:del>
      <w:del w:id="1966" w:author="Claude (G3 revision)" w:date="2026-08-04T00:00:00Z">
        <w:r w:rsidRPr="00FB08B4">
          <w:delText xml:space="preserve"> rapid diversification of </w:delText>
        </w:r>
      </w:del>
      <w:del w:id="1967" w:author="Claude (G3 revision)" w:date="2026-08-04T00:00:00Z">
        <w:r>
          <w:delText>sensory perception of smell</w:delText>
        </w:r>
      </w:del>
      <w:del w:id="1968" w:author="Claude (G3 revision)" w:date="2026-08-04T00:00:00Z">
        <w:r w:rsidRPr="00FB08B4">
          <w:delText xml:space="preserve"> sensing through TE-mediated rearrangements</w:delText>
        </w:r>
      </w:del>
      <w:del w:id="1969" w:author="Claude (G3 revision)" w:date="2026-08-04T00:00:00Z">
        <w:r>
          <w:delText xml:space="preserve">, leading to genes duplication and </w:delText>
        </w:r>
      </w:del>
      <w:del w:id="1970" w:author="Claude (G3 revision)" w:date="2026-08-04T00:00:00Z">
        <w:r>
          <w:delText>subfun</w:delText>
        </w:r>
      </w:del>
      <w:del w:id="1971" w:author="Claude (G3 revision)" w:date="2026-08-04T00:00:00Z">
        <w:r w:rsidR="00A72B3D">
          <w:delText>c</w:delText>
        </w:r>
      </w:del>
      <w:del w:id="1972" w:author="Claude (G3 revision)" w:date="2026-08-04T00:00:00Z">
        <w:r>
          <w:delText>tionalization</w:delText>
        </w:r>
      </w:del>
      <w:del w:id="1973" w:author="Claude (G3 revision)" w:date="2026-08-04T00:00:00Z">
        <w:r>
          <w:delText xml:space="preserve"> or gene losses </w:delText>
        </w:r>
      </w:del>
      <w:sdt>
        <w:sdtPr>
          <w:rPr>
            <w:color w:val="000000"/>
          </w:rPr>
          <w:tag w:val="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
          <w:id w:val="1024982976"/>
          <w:placeholder>
            <w:docPart w:val="557AA5558A0A4742B7C64EDC51653AB1"/>
          </w:placeholder>
        </w:sdtPr>
        <w:sdtContent>
          <w:del w:id="1975" w:author="Claude (G3 revision)" w:date="2026-08-04T00:00:00Z">
            <w:r w:rsidR="006027D8" w:rsidRPr="006027D8">
              <w:rPr>
                <w:color w:val="000000"/>
              </w:rPr>
              <w:delText>(60,61)</w:delText>
            </w:r>
          </w:del>
        </w:sdtContent>
      </w:sdt>
      <w:del w:id="1974" w:author="Claude (G3 revision)" w:date="2026-08-04T00:00:00Z">
        <w:r>
          <w:delText>.</w:delText>
        </w:r>
      </w:del>
    </w:p>
    <w:p w14:paraId="40ED7BDF" w14:textId="77777777" w:rsidR="00DE13E5" w:rsidRDefault="00DE13E5" w:rsidP="00DE13E5">
      <w:pPr>
        <w:rPr>
          <w:del w:id="1976" w:author="Claude (G3 revision)" w:date="2026-08-04T00:00:00Z"/>
        </w:rPr>
      </w:pPr>
      <w:del w:id="1977" w:author="Claude (G3 revision)" w:date="2026-08-04T00:00:00Z">
        <w:r>
          <w:delText xml:space="preserve">Other </w:delText>
        </w:r>
      </w:del>
      <w:del w:id="1978" w:author="Claude (G3 revision)" w:date="2026-08-04T00:00:00Z">
        <w:r w:rsidRPr="00156310">
          <w:delText>groups: metals metabolism, other (specific) metabolism, cytoskeleton, cell death, DNA recombination and DNA replication did not appear in the TE bottom group and, despite the highly variable total GO terms count or non-significant Fisher exact test results, can be considered as TE-enriched.</w:delText>
        </w:r>
      </w:del>
    </w:p>
    <w:p w14:paraId="71B5EB9B" w14:textId="77777777" w:rsidR="00DE13E5" w:rsidRDefault="00DE13E5" w:rsidP="00DE13E5"/>
    <w:p w14:paraId="6B1C9217" w14:textId="687FF5E6" w:rsidR="00DE13E5" w:rsidRPr="0006624F" w:rsidRDefault="00DE13E5" w:rsidP="00DE13E5">
      <w:pPr>
        <w:rPr>
          <w:del w:id="1979" w:author="Claude (G3 revision)" w:date="2026-08-04T00:00:00Z"/>
        </w:rPr>
      </w:pPr>
      <w:del w:id="1980" w:author="Claude (G3 revision)" w:date="2026-08-04T00:00:00Z">
        <w:r>
          <w:delText xml:space="preserve">At the level of TE classes, the previous landmark study by </w:delText>
        </w:r>
      </w:del>
      <w:sdt>
        <w:sdtPr>
          <w:rPr>
            <w:color w:val="000000"/>
          </w:rPr>
          <w:tag w:val="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539978453"/>
          <w:placeholder>
            <w:docPart w:val="557AA5558A0A4742B7C64EDC51653AB1"/>
          </w:placeholder>
        </w:sdtPr>
        <w:sdtContent>
          <w:del w:id="2003" w:author="Claude (G3 revision)" w:date="2026-08-04T00:00:00Z">
            <w:r w:rsidR="006027D8" w:rsidRPr="006027D8">
              <w:rPr>
                <w:color w:val="000000"/>
              </w:rPr>
              <w:delText>(14)</w:delText>
            </w:r>
          </w:del>
        </w:sdtContent>
      </w:sdt>
      <w:del w:id="1981" w:author="Claude (G3 revision)" w:date="2026-08-04T00:00:00Z">
        <w:r>
          <w:rPr>
            <w:color w:val="000000"/>
          </w:rPr>
          <w:delText xml:space="preserve"> utilized 20</w:delText>
        </w:r>
      </w:del>
      <w:del w:id="1982" w:author="Claude (G3 revision)" w:date="2026-08-04T00:00:00Z">
        <w:r w:rsidR="00E62D6C">
          <w:rPr>
            <w:color w:val="000000"/>
          </w:rPr>
          <w:delText xml:space="preserve"> kb</w:delText>
        </w:r>
      </w:del>
      <w:del w:id="1983" w:author="Claude (G3 revision)" w:date="2026-08-04T00:00:00Z">
        <w:r>
          <w:rPr>
            <w:color w:val="000000"/>
          </w:rPr>
          <w:delText xml:space="preserve"> and 2</w:delText>
        </w:r>
      </w:del>
      <w:del w:id="1984" w:author="Claude (G3 revision)" w:date="2026-08-04T00:00:00Z">
        <w:r w:rsidR="00E62D6C">
          <w:rPr>
            <w:color w:val="000000"/>
          </w:rPr>
          <w:delText xml:space="preserve"> kb</w:delText>
        </w:r>
      </w:del>
      <w:del w:id="1985" w:author="Claude (G3 revision)" w:date="2026-08-04T00:00:00Z">
        <w:r>
          <w:rPr>
            <w:color w:val="000000"/>
          </w:rPr>
          <w:delText xml:space="preserve"> window to show non-random association of SINEs with housekeeping genes having “broad” promoters with multiple TSS and LINEs with tissue-specific ones having “sharp” promoters with single TSS </w:delText>
        </w:r>
      </w:del>
      <w:sdt>
        <w:sdtPr>
          <w:rPr>
            <w:color w:val="000000"/>
          </w:rPr>
          <w:tag w:val="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855693854"/>
          <w:placeholder>
            <w:docPart w:val="557AA5558A0A4742B7C64EDC51653AB1"/>
          </w:placeholder>
        </w:sdtPr>
        <w:sdtContent>
          <w:del w:id="2004" w:author="Claude (G3 revision)" w:date="2026-08-04T00:00:00Z">
            <w:r w:rsidR="006027D8" w:rsidRPr="006027D8">
              <w:rPr>
                <w:color w:val="000000"/>
              </w:rPr>
              <w:delText>(62)</w:delText>
            </w:r>
          </w:del>
        </w:sdtContent>
      </w:sdt>
      <w:del w:id="1986" w:author="Claude (G3 revision)" w:date="2026-08-04T00:00:00Z">
        <w:r>
          <w:rPr>
            <w:color w:val="000000"/>
          </w:rPr>
          <w:delText xml:space="preserve">. Precisely, in that study SINE-enriched genes were associated with ribosome, translation, RNA processing, nucleolus and protein transport, whereas LINE elements were enriched in genes of olfactory receptors, retinol metabolism, </w:delText>
        </w:r>
      </w:del>
      <w:del w:id="1987" w:author="Claude (G3 revision)" w:date="2026-08-04T00:00:00Z">
        <w:r>
          <w:rPr>
            <w:color w:val="000000"/>
          </w:rPr>
          <w:delText>epoxygenase</w:delText>
        </w:r>
      </w:del>
      <w:del w:id="1988" w:author="Claude (G3 revision)" w:date="2026-08-04T00:00:00Z">
        <w:r>
          <w:rPr>
            <w:color w:val="000000"/>
          </w:rPr>
          <w:delText xml:space="preserve"> P450 pathway and immunoglobulin domains. Our analysis partly confirms these findings (Figure 4A, 4B). Similarly, we show that RNA processing, ribosome and translation, transcription and general pathways are enriched in SINEs. But such highly cell-type specific processes as embryogenesis and sensory system were also present as a minor part of SINE elements. For LINEs we confirmed olfactory receptors, whereas lipid metabolism contained different terms: flavone metabolism, negative regulation of fatty acids metabolism. </w:delText>
        </w:r>
      </w:del>
      <w:del w:id="1989" w:author="Claude (G3 revision)" w:date="2026-08-04T00:00:00Z">
        <w:r w:rsidR="00A72B3D">
          <w:rPr>
            <w:color w:val="000000"/>
          </w:rPr>
          <w:delText>Also,</w:delText>
        </w:r>
      </w:del>
      <w:del w:id="1990" w:author="Claude (G3 revision)" w:date="2026-08-04T00:00:00Z">
        <w:r>
          <w:rPr>
            <w:color w:val="000000"/>
          </w:rPr>
          <w:delText xml:space="preserve"> for L1 elements we report TF activity and calcium ion binding. These partial differences can be explained by the methodological differences: </w:delText>
        </w:r>
      </w:del>
      <w:sdt>
        <w:sdtPr>
          <w:rPr>
            <w:color w:val="000000"/>
          </w:rPr>
          <w:tag w:val="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2079240594"/>
          <w:placeholder>
            <w:docPart w:val="557AA5558A0A4742B7C64EDC51653AB1"/>
          </w:placeholder>
        </w:sdtPr>
        <w:sdtContent>
          <w:del w:id="2005" w:author="Claude (G3 revision)" w:date="2026-08-04T00:00:00Z">
            <w:r w:rsidR="006027D8" w:rsidRPr="006027D8">
              <w:rPr>
                <w:color w:val="000000"/>
              </w:rPr>
              <w:delText>(14)</w:delText>
            </w:r>
          </w:del>
        </w:sdtContent>
      </w:sdt>
      <w:del w:id="1991" w:author="Claude (G3 revision)" w:date="2026-08-04T00:00:00Z">
        <w:r>
          <w:rPr>
            <w:color w:val="000000"/>
          </w:rPr>
          <w:delText xml:space="preserve"> profiled TE abundance separately in </w:delText>
        </w:r>
      </w:del>
      <w:del w:id="1992" w:author="Claude (G3 revision)" w:date="2026-08-04T00:00:00Z">
        <w:r w:rsidRPr="00236E4F">
          <w:rPr>
            <w:color w:val="000000"/>
          </w:rPr>
          <w:delText>Promoter, Intron, Downstream, 5′</w:delText>
        </w:r>
      </w:del>
      <w:del w:id="1993" w:author="Claude (G3 revision)" w:date="2026-08-04T00:00:00Z">
        <w:r w:rsidR="00CA0AFB">
          <w:rPr>
            <w:color w:val="000000"/>
          </w:rPr>
          <w:delText xml:space="preserve"> </w:delText>
        </w:r>
      </w:del>
      <w:del w:id="1994" w:author="Claude (G3 revision)" w:date="2026-08-04T00:00:00Z">
        <w:r w:rsidRPr="00236E4F">
          <w:rPr>
            <w:color w:val="000000"/>
          </w:rPr>
          <w:delText>UTR, CDS</w:delText>
        </w:r>
      </w:del>
      <w:del w:id="1995" w:author="Claude (G3 revision)" w:date="2026-08-04T00:00:00Z">
        <w:r>
          <w:rPr>
            <w:color w:val="000000"/>
          </w:rPr>
          <w:delText xml:space="preserve"> and</w:delText>
        </w:r>
      </w:del>
      <w:del w:id="1996" w:author="Claude (G3 revision)" w:date="2026-08-04T00:00:00Z">
        <w:r w:rsidRPr="00236E4F">
          <w:rPr>
            <w:color w:val="000000"/>
          </w:rPr>
          <w:delText xml:space="preserve"> 3′</w:delText>
        </w:r>
      </w:del>
      <w:del w:id="1997" w:author="Claude (G3 revision)" w:date="2026-08-04T00:00:00Z">
        <w:r w:rsidR="00CA0AFB">
          <w:rPr>
            <w:color w:val="000000"/>
          </w:rPr>
          <w:delText xml:space="preserve"> </w:delText>
        </w:r>
      </w:del>
      <w:del w:id="1998" w:author="Claude (G3 revision)" w:date="2026-08-04T00:00:00Z">
        <w:r w:rsidRPr="00236E4F">
          <w:rPr>
            <w:color w:val="000000"/>
          </w:rPr>
          <w:delText>UTR</w:delText>
        </w:r>
      </w:del>
      <w:del w:id="1999" w:author="Claude (G3 revision)" w:date="2026-08-04T00:00:00Z">
        <w:r>
          <w:rPr>
            <w:color w:val="000000"/>
          </w:rPr>
          <w:delText xml:space="preserve"> regions of each gene, then performed quantile normalization and hierarchical clustering, analyzing gene groups arising from this clustering. Our approach is simpler and more interpretable, albeit the clustering can be more robust, so the comparison of both methods on the same T2T </w:delText>
        </w:r>
      </w:del>
      <w:del w:id="2000" w:author="Claude (G3 revision)" w:date="2026-08-04T00:00:00Z">
        <w:r>
          <w:rPr>
            <w:color w:val="000000"/>
          </w:rPr>
          <w:delText>RepeatMasker</w:delText>
        </w:r>
      </w:del>
      <w:del w:id="2001" w:author="Claude (G3 revision)" w:date="2026-08-04T00:00:00Z">
        <w:r>
          <w:rPr>
            <w:color w:val="000000"/>
          </w:rPr>
          <w:delText xml:space="preserve"> dataset could be helpful. It should be also noted that the fact that genes of different functional profiles have different average number of TSS </w:delText>
        </w:r>
      </w:del>
      <w:sdt>
        <w:sdtPr>
          <w:rPr>
            <w:color w:val="000000"/>
          </w:rPr>
          <w:tag w:val="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1034024805"/>
          <w:placeholder>
            <w:docPart w:val="557AA5558A0A4742B7C64EDC51653AB1"/>
          </w:placeholder>
        </w:sdtPr>
        <w:sdtContent>
          <w:del w:id="2006" w:author="Claude (G3 revision)" w:date="2026-08-04T00:00:00Z">
            <w:r w:rsidR="006027D8" w:rsidRPr="006027D8">
              <w:rPr>
                <w:color w:val="000000"/>
              </w:rPr>
              <w:delText>(62)</w:delText>
            </w:r>
          </w:del>
        </w:sdtContent>
      </w:sdt>
      <w:del w:id="2002" w:author="Claude (G3 revision)" w:date="2026-08-04T00:00:00Z">
        <w:r>
          <w:rPr>
            <w:color w:val="000000"/>
          </w:rPr>
          <w:delText xml:space="preserve"> can bias our analysis and requires further investigation.</w:delText>
        </w:r>
      </w:del>
    </w:p>
    <w:p w14:paraId="421D7511" w14:textId="77777777" w:rsidR="00DE13E5" w:rsidRPr="00B97EF6" w:rsidRDefault="00DE13E5" w:rsidP="00DE13E5">
      <w:pPr>
        <w:rPr>
          <w:i/>
          <w:iCs/>
        </w:rPr>
      </w:pPr>
    </w:p>
    <w:p w14:paraId="7F20D8A0" w14:textId="0D55EDC1" w:rsidR="00DE13E5" w:rsidRDefault="00DE13E5" w:rsidP="00DE13E5">
      <w:pPr>
        <w:rPr>
          <w:color w:val="000000"/>
          <w:del w:id="2007" w:author="Claude (G3 revision)" w:date="2026-08-04T00:00:00Z"/>
        </w:rPr>
      </w:pPr>
      <w:del w:id="2008" w:author="Claude (G3 revision)" w:date="2026-08-04T00:00:00Z">
        <w:r>
          <w:delText xml:space="preserve">At the level of families, Alu elements are of particular interest. In our analysis they were found </w:delText>
        </w:r>
      </w:del>
      <w:del w:id="2009" w:author="Claude (G3 revision)" w:date="2026-08-04T00:00:00Z">
        <w:r w:rsidRPr="0068441B">
          <w:delText xml:space="preserve">near 90.4% of all human TSS, with up to 29 copies in a single </w:delText>
        </w:r>
      </w:del>
      <w:del w:id="2010" w:author="Claude (G3 revision)" w:date="2026-08-04T00:00:00Z">
        <w:r>
          <w:delText>10</w:delText>
        </w:r>
      </w:del>
      <w:del w:id="2011" w:author="Claude (G3 revision)" w:date="2026-08-04T00:00:00Z">
        <w:r w:rsidR="00E62D6C">
          <w:delText xml:space="preserve"> kb</w:delText>
        </w:r>
      </w:del>
      <w:del w:id="2012" w:author="Claude (G3 revision)" w:date="2026-08-04T00:00:00Z">
        <w:r w:rsidRPr="0068441B">
          <w:delText xml:space="preserve"> window</w:delText>
        </w:r>
      </w:del>
      <w:del w:id="2013" w:author="Claude (G3 revision)" w:date="2026-08-04T00:00:00Z">
        <w:r>
          <w:delText>.</w:delText>
        </w:r>
      </w:del>
      <w:del w:id="2014" w:author="Claude (G3 revision)" w:date="2026-08-04T00:00:00Z">
        <w:r w:rsidRPr="0068441B">
          <w:delText xml:space="preserve"> </w:delText>
        </w:r>
      </w:del>
      <w:del w:id="2015" w:author="Claude (G3 revision)" w:date="2026-08-04T00:00:00Z">
        <w:r>
          <w:delText>One of the first functional TE mapping study showed that Alus are preferentially inserted near</w:delText>
        </w:r>
      </w:del>
      <w:del w:id="2016" w:author="Claude (G3 revision)" w:date="2026-08-04T00:00:00Z">
        <w:r w:rsidRPr="00971918">
          <w:delText> metabolism, transport and signaling</w:delText>
        </w:r>
      </w:del>
      <w:del w:id="2017" w:author="Claude (G3 revision)" w:date="2026-08-04T00:00:00Z">
        <w:r>
          <w:delText xml:space="preserve"> genes, whereas </w:delText>
        </w:r>
      </w:del>
      <w:del w:id="2018" w:author="Claude (G3 revision)" w:date="2026-08-04T00:00:00Z">
        <w:r w:rsidRPr="00971918">
          <w:delText xml:space="preserve">structural and information processing </w:delText>
        </w:r>
      </w:del>
      <w:del w:id="2019" w:author="Claude (G3 revision)" w:date="2026-08-04T00:00:00Z">
        <w:r>
          <w:delText xml:space="preserve">genes were depleted of Alu elements </w:delText>
        </w:r>
      </w:del>
      <w:sdt>
        <w:sdtPr>
          <w:rPr>
            <w:color w:val="000000"/>
          </w:rPr>
          <w:tag w:val="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946889596"/>
          <w:placeholder>
            <w:docPart w:val="557AA5558A0A4742B7C64EDC51653AB1"/>
          </w:placeholder>
        </w:sdtPr>
        <w:sdtContent>
          <w:del w:id="2022" w:author="Claude (G3 revision)" w:date="2026-08-04T00:00:00Z">
            <w:r w:rsidR="006027D8" w:rsidRPr="006027D8">
              <w:rPr>
                <w:color w:val="000000"/>
              </w:rPr>
              <w:delText>(63)</w:delText>
            </w:r>
          </w:del>
        </w:sdtContent>
      </w:sdt>
      <w:del w:id="2020" w:author="Claude (G3 revision)" w:date="2026-08-04T00:00:00Z">
        <w:r>
          <w:delText xml:space="preserve">. Here we show the contrasting results that Alu are enriched near RNA processing genes, potentially affecting also genes of meiosis, DNA damage response, inner mitochondrial membrane and transcription initiation and elongation (Figure 6A). These drastic differences can be explained by the fact that </w:delText>
        </w:r>
      </w:del>
      <w:sdt>
        <w:sdtPr>
          <w:rPr>
            <w:color w:val="000000"/>
          </w:rPr>
          <w:tag w:val="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677585994"/>
          <w:placeholder>
            <w:docPart w:val="557AA5558A0A4742B7C64EDC51653AB1"/>
          </w:placeholder>
        </w:sdtPr>
        <w:sdtContent>
          <w:del w:id="2023" w:author="Claude (G3 revision)" w:date="2026-08-04T00:00:00Z">
            <w:r w:rsidR="006027D8" w:rsidRPr="006027D8">
              <w:rPr>
                <w:color w:val="000000"/>
              </w:rPr>
              <w:delText>(63)</w:delText>
            </w:r>
          </w:del>
        </w:sdtContent>
      </w:sdt>
      <w:del w:id="2021" w:author="Claude (G3 revision)" w:date="2026-08-04T00:00:00Z">
        <w:r>
          <w:rPr>
            <w:color w:val="000000"/>
          </w:rPr>
          <w:delText xml:space="preserve"> used chromosome 21 and 22 in their analyses, whereas here the complete human genome assembly is used.</w:delText>
        </w:r>
      </w:del>
    </w:p>
    <w:p w14:paraId="2A236EF5" w14:textId="77777777" w:rsidR="00DE13E5" w:rsidRDefault="00DE13E5" w:rsidP="00DE13E5">
      <w:pPr>
        <w:rPr>
          <w:color w:val="000000"/>
        </w:rPr>
      </w:pPr>
    </w:p>
    <w:p w14:paraId="2C647802" w14:textId="69EBDE17" w:rsidR="00DE13E5" w:rsidRDefault="00DE13E5" w:rsidP="00DE13E5">
      <w:pPr>
        <w:rPr>
          <w:color w:val="000000"/>
          <w:del w:id="2024" w:author="Claude (G3 revision)" w:date="2026-08-04T00:00:00Z"/>
        </w:rPr>
      </w:pPr>
      <w:del w:id="2025" w:author="Claude (G3 revision)" w:date="2026-08-04T00:00:00Z">
        <w:r>
          <w:rPr>
            <w:color w:val="000000"/>
          </w:rPr>
          <w:delText xml:space="preserve">Alus enrichment near genes of RNA processing is corroborated by the recent evidence: Alu elements </w:delText>
        </w:r>
      </w:del>
      <w:del w:id="2026" w:author="Claude (G3 revision)" w:date="2026-08-04T00:00:00Z">
        <w:r w:rsidRPr="00CB788E">
          <w:rPr>
            <w:color w:val="000000"/>
          </w:rPr>
          <w:delText xml:space="preserve">often provide cryptic splice sites that lead to </w:delText>
        </w:r>
      </w:del>
      <w:del w:id="2027" w:author="Claude (G3 revision)" w:date="2026-08-04T00:00:00Z">
        <w:r w:rsidRPr="00CB788E">
          <w:rPr>
            <w:color w:val="000000"/>
          </w:rPr>
          <w:delText>exonization</w:delText>
        </w:r>
      </w:del>
      <w:del w:id="2028" w:author="Claude (G3 revision)" w:date="2026-08-04T00:00:00Z">
        <w:r>
          <w:rPr>
            <w:color w:val="000000"/>
          </w:rPr>
          <w:delText xml:space="preserve"> and exon skipping in primates </w:delText>
        </w:r>
      </w:del>
      <w:del w:id="2029" w:author="Claude (G3 revision)" w:date="2026-08-04T00:00:00Z">
        <w:r>
          <w:rPr>
            <w:color w:val="000000"/>
          </w:rPr>
          <w:lastRenderedPageBreak/>
          <w:delText xml:space="preserve">in a lineage specific manner </w:delText>
        </w:r>
      </w:del>
      <w:sdt>
        <w:sdtPr>
          <w:rPr>
            <w:color w:val="000000"/>
          </w:rPr>
          <w:tag w:val="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
          <w:id w:val="-455641764"/>
          <w:placeholder>
            <w:docPart w:val="557AA5558A0A4742B7C64EDC51653AB1"/>
          </w:placeholder>
        </w:sdtPr>
        <w:sdtContent>
          <w:del w:id="2050" w:author="Claude (G3 revision)" w:date="2026-08-04T00:00:00Z">
            <w:r w:rsidR="006027D8" w:rsidRPr="006027D8">
              <w:rPr>
                <w:color w:val="000000"/>
              </w:rPr>
              <w:delText>(64)</w:delText>
            </w:r>
          </w:del>
        </w:sdtContent>
      </w:sdt>
      <w:del w:id="2030" w:author="Claude (G3 revision)" w:date="2026-08-04T00:00:00Z">
        <w:r>
          <w:rPr>
            <w:color w:val="000000"/>
          </w:rPr>
          <w:delText xml:space="preserve">. </w:delText>
        </w:r>
      </w:del>
      <w:del w:id="2031" w:author="Claude (G3 revision)" w:date="2026-08-04T00:00:00Z">
        <w:r w:rsidRPr="00CB788E">
          <w:rPr>
            <w:color w:val="000000"/>
          </w:rPr>
          <w:delText xml:space="preserve">This process is regulated by </w:delText>
        </w:r>
      </w:del>
      <w:del w:id="2032" w:author="Claude (G3 revision)" w:date="2026-08-04T00:00:00Z">
        <w:r w:rsidRPr="00CB788E">
          <w:rPr>
            <w:color w:val="000000"/>
          </w:rPr>
          <w:delText>hnRNP</w:delText>
        </w:r>
      </w:del>
      <w:del w:id="2033" w:author="Claude (G3 revision)" w:date="2026-08-04T00:00:00Z">
        <w:r>
          <w:rPr>
            <w:color w:val="000000"/>
          </w:rPr>
          <w:delText xml:space="preserve"> </w:delText>
        </w:r>
      </w:del>
      <w:del w:id="2034" w:author="Claude (G3 revision)" w:date="2026-08-04T00:00:00Z">
        <w:r w:rsidRPr="00CB788E">
          <w:rPr>
            <w:color w:val="000000"/>
          </w:rPr>
          <w:delText>C</w:delText>
        </w:r>
      </w:del>
      <w:del w:id="2035" w:author="Claude (G3 revision)" w:date="2026-08-04T00:00:00Z">
        <w:r>
          <w:rPr>
            <w:color w:val="000000"/>
          </w:rPr>
          <w:delText xml:space="preserve"> </w:delText>
        </w:r>
      </w:del>
      <w:sdt>
        <w:sdtPr>
          <w:rPr>
            <w:color w:val="000000"/>
          </w:rPr>
          <w:tag w:val="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242834749"/>
          <w:placeholder>
            <w:docPart w:val="557AA5558A0A4742B7C64EDC51653AB1"/>
          </w:placeholder>
        </w:sdtPr>
        <w:sdtContent>
          <w:del w:id="2051" w:author="Claude (G3 revision)" w:date="2026-08-04T00:00:00Z">
            <w:r w:rsidR="006027D8" w:rsidRPr="006027D8">
              <w:rPr>
                <w:color w:val="000000"/>
              </w:rPr>
              <w:delText>(33)</w:delText>
            </w:r>
          </w:del>
        </w:sdtContent>
      </w:sdt>
      <w:del w:id="2036" w:author="Claude (G3 revision)" w:date="2026-08-04T00:00:00Z">
        <w:r w:rsidRPr="00CB788E">
          <w:rPr>
            <w:color w:val="000000"/>
          </w:rPr>
          <w:delText xml:space="preserve"> and the Ku70/80</w:delText>
        </w:r>
      </w:del>
      <w:del w:id="2037" w:author="Claude (G3 revision)" w:date="2026-08-04T00:00:00Z">
        <w:r>
          <w:rPr>
            <w:color w:val="000000"/>
          </w:rPr>
          <w:delText xml:space="preserve"> </w:delText>
        </w:r>
      </w:del>
      <w:del w:id="2038" w:author="Claude (G3 revision)" w:date="2026-08-04T00:00:00Z">
        <w:r w:rsidRPr="00CB788E">
          <w:rPr>
            <w:color w:val="000000"/>
          </w:rPr>
          <w:delText>heterodimer</w:delText>
        </w:r>
      </w:del>
      <w:del w:id="2039" w:author="Claude (G3 revision)" w:date="2026-08-04T00:00:00Z">
        <w:r>
          <w:rPr>
            <w:color w:val="000000"/>
          </w:rPr>
          <w:delText xml:space="preserve"> (the latter one according to the recent preprint articles </w:delText>
        </w:r>
      </w:del>
      <w:sdt>
        <w:sdtPr>
          <w:rPr>
            <w:color w:val="000000"/>
          </w:rPr>
          <w:tag w:val="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
          <w:id w:val="-830598085"/>
          <w:placeholder>
            <w:docPart w:val="557AA5558A0A4742B7C64EDC51653AB1"/>
          </w:placeholder>
        </w:sdtPr>
        <w:sdtContent>
          <w:del w:id="2052" w:author="Claude (G3 revision)" w:date="2026-08-04T00:00:00Z">
            <w:r w:rsidR="006027D8" w:rsidRPr="006027D8">
              <w:rPr>
                <w:color w:val="000000"/>
              </w:rPr>
              <w:delText>(65,66)</w:delText>
            </w:r>
          </w:del>
        </w:sdtContent>
      </w:sdt>
      <w:del w:id="2040" w:author="Claude (G3 revision)" w:date="2026-08-04T00:00:00Z">
        <w:r>
          <w:rPr>
            <w:color w:val="000000"/>
          </w:rPr>
          <w:delText>)</w:delText>
        </w:r>
      </w:del>
      <w:del w:id="2041" w:author="Claude (G3 revision)" w:date="2026-08-04T00:00:00Z">
        <w:r w:rsidRPr="00CB788E">
          <w:rPr>
            <w:color w:val="000000"/>
          </w:rPr>
          <w:delText>, which compete with splicing factors to prevent the deleterious over-inclusion of Alu sequences while allowing for adaptive variations in the proteome.</w:delText>
        </w:r>
      </w:del>
      <w:del w:id="2042" w:author="Claude (G3 revision)" w:date="2026-08-04T00:00:00Z">
        <w:r w:rsidRPr="00CB788E">
          <w:rPr>
            <w:color w:val="000000"/>
            <w:vertAlign w:val="superscript"/>
          </w:rPr>
          <w:delText xml:space="preserve"> </w:delText>
        </w:r>
      </w:del>
      <w:del w:id="2043" w:author="Claude (G3 revision)" w:date="2026-08-04T00:00:00Z">
        <w:r w:rsidRPr="00CB788E">
          <w:rPr>
            <w:color w:val="000000"/>
          </w:rPr>
          <w:delText>Furthermore, the presence of Alus near DNA repair genes suggests their role as "editing inducer elements"</w:delText>
        </w:r>
      </w:del>
      <w:del w:id="2044" w:author="Claude (G3 revision)" w:date="2026-08-04T00:00:00Z">
        <w:r>
          <w:rPr>
            <w:color w:val="000000"/>
          </w:rPr>
          <w:delText>,</w:delText>
        </w:r>
      </w:del>
      <w:del w:id="2045" w:author="Claude (G3 revision)" w:date="2026-08-04T00:00:00Z">
        <w:r w:rsidRPr="00CB788E">
          <w:rPr>
            <w:color w:val="000000"/>
          </w:rPr>
          <w:delText xml:space="preserve"> where inverted Alu repeats </w:delText>
        </w:r>
      </w:del>
      <w:del w:id="2046" w:author="Claude (G3 revision)" w:date="2026-08-04T00:00:00Z">
        <w:r>
          <w:rPr>
            <w:color w:val="000000"/>
          </w:rPr>
          <w:delText xml:space="preserve">could </w:delText>
        </w:r>
      </w:del>
      <w:del w:id="2047" w:author="Claude (G3 revision)" w:date="2026-08-04T00:00:00Z">
        <w:r w:rsidRPr="00CB788E">
          <w:rPr>
            <w:color w:val="000000"/>
          </w:rPr>
          <w:delText>facilitate the A-to-I editing of host transcripts, thereby fine-tuning enzymatic function in a primate-specific manner</w:delText>
        </w:r>
      </w:del>
      <w:del w:id="2048" w:author="Claude (G3 revision)" w:date="2026-08-04T00:00:00Z">
        <w:r>
          <w:rPr>
            <w:color w:val="000000"/>
          </w:rPr>
          <w:delText xml:space="preserve"> </w:delText>
        </w:r>
      </w:del>
      <w:sdt>
        <w:sdtPr>
          <w:rPr>
            <w:color w:val="000000"/>
          </w:rPr>
          <w:tag w:val="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615091365"/>
          <w:placeholder>
            <w:docPart w:val="557AA5558A0A4742B7C64EDC51653AB1"/>
          </w:placeholder>
        </w:sdtPr>
        <w:sdtContent>
          <w:del w:id="2053" w:author="Claude (G3 revision)" w:date="2026-08-04T00:00:00Z">
            <w:r w:rsidR="006027D8" w:rsidRPr="006027D8">
              <w:rPr>
                <w:color w:val="000000"/>
              </w:rPr>
              <w:delText>(33)</w:delText>
            </w:r>
          </w:del>
        </w:sdtContent>
      </w:sdt>
      <w:del w:id="2049" w:author="Claude (G3 revision)" w:date="2026-08-04T00:00:00Z">
        <w:r w:rsidRPr="00CB788E">
          <w:rPr>
            <w:color w:val="000000"/>
          </w:rPr>
          <w:delText>.</w:delText>
        </w:r>
      </w:del>
    </w:p>
    <w:p w14:paraId="255CB7C0" w14:textId="77777777" w:rsidR="00DE13E5" w:rsidRDefault="00DE13E5" w:rsidP="00DE13E5">
      <w:pPr>
        <w:rPr>
          <w:color w:val="000000"/>
        </w:rPr>
      </w:pPr>
    </w:p>
    <w:p w14:paraId="7101FE1D" w14:textId="27D94767" w:rsidR="00DE13E5" w:rsidRPr="006114D0" w:rsidRDefault="00DE13E5" w:rsidP="00DE13E5">
      <w:pPr>
        <w:rPr>
          <w:del w:id="2054" w:author="Claude (G3 revision)" w:date="2026-08-04T00:00:00Z"/>
        </w:rPr>
      </w:pPr>
      <w:del w:id="2055" w:author="Claude (G3 revision)" w:date="2026-08-04T00:00:00Z">
        <w:r w:rsidRPr="006114D0">
          <w:delText>The MIR (Mammalian-wide Interspersed Repeat) family, though less numerous than Alus, show</w:delText>
        </w:r>
      </w:del>
      <w:del w:id="2056" w:author="Claude (G3 revision)" w:date="2026-08-04T00:00:00Z">
        <w:r>
          <w:delText xml:space="preserve">ed strong </w:delText>
        </w:r>
      </w:del>
      <w:del w:id="2057" w:author="Claude (G3 revision)" w:date="2026-08-04T00:00:00Z">
        <w:r w:rsidRPr="006114D0">
          <w:delText>functional preference for the nervous system</w:delText>
        </w:r>
      </w:del>
      <w:del w:id="2058" w:author="Claude (G3 revision)" w:date="2026-08-04T00:00:00Z">
        <w:r>
          <w:delText xml:space="preserve"> (Figure 6B).</w:delText>
        </w:r>
      </w:del>
      <w:del w:id="2059" w:author="Claude (G3 revision)" w:date="2026-08-04T00:00:00Z">
        <w:r w:rsidRPr="006114D0">
          <w:rPr>
            <w:vertAlign w:val="superscript"/>
          </w:rPr>
          <w:delText xml:space="preserve"> </w:delText>
        </w:r>
      </w:del>
      <w:del w:id="2060" w:author="Claude (G3 revision)" w:date="2026-08-04T00:00:00Z">
        <w:r w:rsidRPr="006114D0">
          <w:delText>MIR elements are significantly enriched near genes for voltage-gated potassium channels, which are the largest and most diverse ion channel family in the human genome</w:delText>
        </w:r>
      </w:del>
      <w:del w:id="2061" w:author="Claude (G3 revision)" w:date="2026-08-04T00:00:00Z">
        <w:r>
          <w:delText xml:space="preserve"> </w:delText>
        </w:r>
      </w:del>
      <w:sdt>
        <w:sdtPr>
          <w:rPr>
            <w:color w:val="000000"/>
          </w:rPr>
          <w:tag w:val="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
          <w:id w:val="1700890909"/>
          <w:placeholder>
            <w:docPart w:val="557AA5558A0A4742B7C64EDC51653AB1"/>
          </w:placeholder>
        </w:sdtPr>
        <w:sdtContent>
          <w:del w:id="2078" w:author="Claude (G3 revision)" w:date="2026-08-04T00:00:00Z">
            <w:r w:rsidR="006027D8" w:rsidRPr="006027D8">
              <w:rPr>
                <w:color w:val="000000"/>
              </w:rPr>
              <w:delText>(67)</w:delText>
            </w:r>
          </w:del>
        </w:sdtContent>
      </w:sdt>
      <w:del w:id="2062" w:author="Claude (G3 revision)" w:date="2026-08-04T00:00:00Z">
        <w:r>
          <w:delText xml:space="preserve">. </w:delText>
        </w:r>
      </w:del>
      <w:del w:id="2063" w:author="Claude (G3 revision)" w:date="2026-08-04T00:00:00Z">
        <w:r w:rsidRPr="006114D0">
          <w:delText>Potassium channels are essential for returning the cell to a resting state after an action potential</w:delText>
        </w:r>
      </w:del>
      <w:del w:id="2064" w:author="Claude (G3 revision)" w:date="2026-08-04T00:00:00Z">
        <w:r>
          <w:delText xml:space="preserve"> </w:delText>
        </w:r>
      </w:del>
      <w:sdt>
        <w:sdtPr>
          <w:rPr>
            <w:color w:val="000000"/>
          </w:rPr>
          <w:tag w:val="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1361707024"/>
          <w:placeholder>
            <w:docPart w:val="557AA5558A0A4742B7C64EDC51653AB1"/>
          </w:placeholder>
        </w:sdtPr>
        <w:sdtContent>
          <w:del w:id="2079" w:author="Claude (G3 revision)" w:date="2026-08-04T00:00:00Z">
            <w:r w:rsidR="006027D8" w:rsidRPr="006027D8">
              <w:rPr>
                <w:color w:val="000000"/>
              </w:rPr>
              <w:delText>(68)</w:delText>
            </w:r>
          </w:del>
        </w:sdtContent>
      </w:sdt>
      <w:del w:id="2065" w:author="Claude (G3 revision)" w:date="2026-08-04T00:00:00Z">
        <w:r>
          <w:delText>.</w:delText>
        </w:r>
      </w:del>
      <w:del w:id="2066" w:author="Claude (G3 revision)" w:date="2026-08-04T00:00:00Z">
        <w:r w:rsidRPr="006114D0">
          <w:rPr>
            <w:vertAlign w:val="superscript"/>
          </w:rPr>
          <w:delText xml:space="preserve"> </w:delText>
        </w:r>
      </w:del>
      <w:del w:id="2067" w:author="Claude (G3 revision)" w:date="2026-08-04T00:00:00Z">
        <w:r w:rsidRPr="006114D0">
          <w:delText>The association of MIR elements with these channels suggests that MIR-derived enhancers may contribute to the complex rules of subcellular localization and firing frequency that differentiate mammalian neurons</w:delText>
        </w:r>
      </w:del>
      <w:del w:id="2068" w:author="Claude (G3 revision)" w:date="2026-08-04T00:00:00Z">
        <w:r>
          <w:delText xml:space="preserve"> </w:delText>
        </w:r>
      </w:del>
      <w:sdt>
        <w:sdtPr>
          <w:rPr>
            <w:color w:val="000000"/>
          </w:rPr>
          <w:tag w:val="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
          <w:id w:val="-449163384"/>
          <w:placeholder>
            <w:docPart w:val="557AA5558A0A4742B7C64EDC51653AB1"/>
          </w:placeholder>
        </w:sdtPr>
        <w:sdtContent>
          <w:del w:id="2080" w:author="Claude (G3 revision)" w:date="2026-08-04T00:00:00Z">
            <w:r w:rsidR="006027D8" w:rsidRPr="006027D8">
              <w:rPr>
                <w:color w:val="000000"/>
              </w:rPr>
              <w:delText>(69)</w:delText>
            </w:r>
          </w:del>
        </w:sdtContent>
      </w:sdt>
      <w:del w:id="2069" w:author="Claude (G3 revision)" w:date="2026-08-04T00:00:00Z">
        <w:r>
          <w:delText xml:space="preserve">. </w:delText>
        </w:r>
      </w:del>
      <w:del w:id="2070" w:author="Claude (G3 revision)" w:date="2026-08-04T00:00:00Z">
        <w:r w:rsidRPr="006114D0">
          <w:delText>Furthermore, MIR elements are linked to macrophage activation and the sensing of metal ions (Cd, Cu, Zn)</w:delText>
        </w:r>
      </w:del>
      <w:del w:id="2071" w:author="Claude (G3 revision)" w:date="2026-08-04T00:00:00Z">
        <w:r w:rsidRPr="00682839">
          <w:delText xml:space="preserve"> (</w:delText>
        </w:r>
      </w:del>
      <w:del w:id="2072" w:author="Claude (G3 revision)" w:date="2026-08-04T00:00:00Z">
        <w:r>
          <w:delText>Figure 6A</w:delText>
        </w:r>
      </w:del>
      <w:del w:id="2073" w:author="Claude (G3 revision)" w:date="2026-08-04T00:00:00Z">
        <w:r w:rsidRPr="00682839">
          <w:delText>)</w:delText>
        </w:r>
      </w:del>
      <w:del w:id="2074" w:author="Claude (G3 revision)" w:date="2026-08-04T00:00:00Z">
        <w:r w:rsidRPr="006114D0">
          <w:delText xml:space="preserve">, indicating they </w:delText>
        </w:r>
      </w:del>
      <w:del w:id="2075" w:author="Claude (G3 revision)" w:date="2026-08-04T00:00:00Z">
        <w:r>
          <w:delText xml:space="preserve">could </w:delText>
        </w:r>
      </w:del>
      <w:del w:id="2076" w:author="Claude (G3 revision)" w:date="2026-08-04T00:00:00Z">
        <w:r w:rsidRPr="006114D0">
          <w:delText>also provide regulatory modules for ancient immune and metabolic responses</w:delText>
        </w:r>
      </w:del>
      <w:del w:id="2077" w:author="Claude (G3 revision)" w:date="2026-08-04T00:00:00Z">
        <w:r>
          <w:delText xml:space="preserve">. </w:delText>
        </w:r>
      </w:del>
    </w:p>
    <w:p w14:paraId="747E95AB" w14:textId="77777777" w:rsidR="00DE13E5" w:rsidRDefault="00DE13E5" w:rsidP="00DE13E5"/>
    <w:p w14:paraId="3740B9FB" w14:textId="005A32B6" w:rsidR="00DE13E5" w:rsidRDefault="00DE13E5" w:rsidP="00DE13E5">
      <w:pPr>
        <w:rPr>
          <w:color w:val="000000"/>
          <w:del w:id="2081" w:author="Claude (G3 revision)" w:date="2026-08-04T00:00:00Z"/>
        </w:rPr>
      </w:pPr>
      <w:del w:id="2082" w:author="Claude (G3 revision)" w:date="2026-08-04T00:00:00Z">
        <w:r>
          <w:delText xml:space="preserve">SVA elements were previously shown to impact host genes via premature termination based on their internal polyadenylation signal </w:delText>
        </w:r>
      </w:del>
      <w:sdt>
        <w:sdtPr>
          <w:rPr>
            <w:color w:val="000000"/>
          </w:rPr>
          <w:tag w:val="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
          <w:id w:val="1477099272"/>
          <w:placeholder>
            <w:docPart w:val="557AA5558A0A4742B7C64EDC51653AB1"/>
          </w:placeholder>
        </w:sdtPr>
        <w:sdtContent>
          <w:del w:id="2112" w:author="Claude (G3 revision)" w:date="2026-08-04T00:00:00Z">
            <w:r w:rsidR="006027D8" w:rsidRPr="006027D8">
              <w:rPr>
                <w:color w:val="000000"/>
              </w:rPr>
              <w:delText>(70)</w:delText>
            </w:r>
          </w:del>
        </w:sdtContent>
      </w:sdt>
      <w:del w:id="2083" w:author="Claude (G3 revision)" w:date="2026-08-04T00:00:00Z">
        <w:r>
          <w:rPr>
            <w:color w:val="000000"/>
          </w:rPr>
          <w:delText xml:space="preserve"> and they are now shown to enrich near genes related to termination of RNA polymerase II transcription, precisely the core catalytic RNA polymerase II subunit and its C-terminal domain phosphatases (3 SVA B copies in the 116</w:delText>
        </w:r>
      </w:del>
      <w:del w:id="2084" w:author="Claude (G3 revision)" w:date="2026-08-04T00:00:00Z">
        <w:r w:rsidR="00E62D6C">
          <w:rPr>
            <w:color w:val="000000"/>
          </w:rPr>
          <w:delText xml:space="preserve"> kb</w:delText>
        </w:r>
      </w:del>
      <w:del w:id="2085" w:author="Claude (G3 revision)" w:date="2026-08-04T00:00:00Z">
        <w:r>
          <w:rPr>
            <w:color w:val="000000"/>
          </w:rPr>
          <w:delText xml:space="preserve"> region of chromosome 11)</w:delText>
        </w:r>
      </w:del>
      <w:del w:id="2086" w:author="Claude (G3 revision)" w:date="2026-08-04T00:00:00Z">
        <w:r w:rsidRPr="0002379F">
          <w:rPr>
            <w:color w:val="000000"/>
          </w:rPr>
          <w:delText>.</w:delText>
        </w:r>
      </w:del>
      <w:del w:id="2087" w:author="Claude (G3 revision)" w:date="2026-08-04T00:00:00Z">
        <w:r>
          <w:rPr>
            <w:color w:val="000000"/>
          </w:rPr>
          <w:delText xml:space="preserve"> A previous genomic </w:delText>
        </w:r>
      </w:del>
      <w:del w:id="2088" w:author="Claude (G3 revision)" w:date="2026-08-04T00:00:00Z">
        <w:r w:rsidR="00A72B3D">
          <w:rPr>
            <w:color w:val="000000"/>
          </w:rPr>
          <w:delText>proximity-based</w:delText>
        </w:r>
      </w:del>
      <w:del w:id="2089" w:author="Claude (G3 revision)" w:date="2026-08-04T00:00:00Z">
        <w:r>
          <w:rPr>
            <w:color w:val="000000"/>
          </w:rPr>
          <w:delText xml:space="preserve"> study revealed SVA enrichment near zinc finger clusters </w:delText>
        </w:r>
      </w:del>
      <w:sdt>
        <w:sdtPr>
          <w:rPr>
            <w:color w:val="000000"/>
          </w:rPr>
          <w:tag w:val="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45500162"/>
          <w:placeholder>
            <w:docPart w:val="557AA5558A0A4742B7C64EDC51653AB1"/>
          </w:placeholder>
        </w:sdtPr>
        <w:sdtContent>
          <w:del w:id="2113" w:author="Claude (G3 revision)" w:date="2026-08-04T00:00:00Z">
            <w:r w:rsidR="006027D8" w:rsidRPr="006027D8">
              <w:rPr>
                <w:color w:val="000000"/>
              </w:rPr>
              <w:delText>(39)</w:delText>
            </w:r>
          </w:del>
        </w:sdtContent>
      </w:sdt>
      <w:del w:id="2090" w:author="Claude (G3 revision)" w:date="2026-08-04T00:00:00Z">
        <w:r>
          <w:rPr>
            <w:color w:val="000000"/>
          </w:rPr>
          <w:delText xml:space="preserve">, albeit the methodology was different: </w:delText>
        </w:r>
      </w:del>
      <w:sdt>
        <w:sdtPr>
          <w:rPr>
            <w:color w:val="000000"/>
          </w:rPr>
          <w:tag w:val="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741799"/>
          <w:placeholder>
            <w:docPart w:val="557AA5558A0A4742B7C64EDC51653AB1"/>
          </w:placeholder>
        </w:sdtPr>
        <w:sdtContent>
          <w:del w:id="2114" w:author="Claude (G3 revision)" w:date="2026-08-04T00:00:00Z">
            <w:r w:rsidR="006027D8" w:rsidRPr="006027D8">
              <w:rPr>
                <w:color w:val="000000"/>
              </w:rPr>
              <w:delText>(39)</w:delText>
            </w:r>
          </w:del>
        </w:sdtContent>
      </w:sdt>
      <w:del w:id="2091" w:author="Claude (G3 revision)" w:date="2026-08-04T00:00:00Z">
        <w:r w:rsidR="00A72B3D">
          <w:rPr>
            <w:color w:val="000000"/>
          </w:rPr>
          <w:delText xml:space="preserve"> </w:delText>
        </w:r>
      </w:del>
      <w:del w:id="2092" w:author="Claude (G3 revision)" w:date="2026-08-04T00:00:00Z">
        <w:r>
          <w:rPr>
            <w:color w:val="000000"/>
          </w:rPr>
          <w:delText>used hg19 human genome and 1Mb bins for enrichment testing instead of 10</w:delText>
        </w:r>
      </w:del>
      <w:del w:id="2093" w:author="Claude (G3 revision)" w:date="2026-08-04T00:00:00Z">
        <w:r w:rsidR="00E62D6C">
          <w:rPr>
            <w:color w:val="000000"/>
          </w:rPr>
          <w:delText xml:space="preserve"> kb</w:delText>
        </w:r>
      </w:del>
      <w:del w:id="2094" w:author="Claude (G3 revision)" w:date="2026-08-04T00:00:00Z">
        <w:r>
          <w:rPr>
            <w:color w:val="000000"/>
          </w:rPr>
          <w:delText xml:space="preserve"> and T2T genome in the current analysis. </w:delText>
        </w:r>
      </w:del>
      <w:del w:id="2095" w:author="Claude (G3 revision)" w:date="2026-08-04T00:00:00Z">
        <w:r w:rsidRPr="0099402B">
          <w:rPr>
            <w:color w:val="000000"/>
          </w:rPr>
          <w:delText xml:space="preserve">SVA elements are </w:delText>
        </w:r>
      </w:del>
      <w:del w:id="2096" w:author="Claude (G3 revision)" w:date="2026-08-04T00:00:00Z">
        <w:r>
          <w:rPr>
            <w:color w:val="000000"/>
          </w:rPr>
          <w:delText xml:space="preserve">also </w:delText>
        </w:r>
      </w:del>
      <w:del w:id="2097" w:author="Claude (G3 revision)" w:date="2026-08-04T00:00:00Z">
        <w:r w:rsidRPr="0099402B">
          <w:rPr>
            <w:color w:val="000000"/>
          </w:rPr>
          <w:delText>known to facilitate 3' transduction events when their internal polyadenylation signal is bypassed by Pol II</w:delText>
        </w:r>
      </w:del>
      <w:del w:id="2098" w:author="Claude (G3 revision)" w:date="2026-08-04T00:00:00Z">
        <w:r>
          <w:rPr>
            <w:color w:val="000000"/>
          </w:rPr>
          <w:delText xml:space="preserve"> </w:delText>
        </w:r>
      </w:del>
      <w:sdt>
        <w:sdtPr>
          <w:rPr>
            <w:color w:val="000000"/>
          </w:rPr>
          <w:tag w:val="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288949497"/>
          <w:placeholder>
            <w:docPart w:val="557AA5558A0A4742B7C64EDC51653AB1"/>
          </w:placeholder>
        </w:sdtPr>
        <w:sdtContent>
          <w:del w:id="2115" w:author="Claude (G3 revision)" w:date="2026-08-04T00:00:00Z">
            <w:r w:rsidR="006027D8" w:rsidRPr="006027D8">
              <w:rPr>
                <w:color w:val="000000"/>
              </w:rPr>
              <w:delText>(71)</w:delText>
            </w:r>
          </w:del>
        </w:sdtContent>
      </w:sdt>
      <w:del w:id="2099" w:author="Claude (G3 revision)" w:date="2026-08-04T00:00:00Z">
        <w:r>
          <w:rPr>
            <w:color w:val="000000"/>
          </w:rPr>
          <w:delText>.</w:delText>
        </w:r>
      </w:del>
      <w:del w:id="2100" w:author="Claude (G3 revision)" w:date="2026-08-04T00:00:00Z">
        <w:r w:rsidRPr="0099402B">
          <w:rPr>
            <w:color w:val="000000"/>
            <w:vertAlign w:val="superscript"/>
          </w:rPr>
          <w:delText xml:space="preserve"> </w:delText>
        </w:r>
      </w:del>
      <w:del w:id="2101" w:author="Claude (G3 revision)" w:date="2026-08-04T00:00:00Z">
        <w:r w:rsidRPr="0099402B">
          <w:rPr>
            <w:color w:val="000000"/>
          </w:rPr>
          <w:delText>The proximity of SVA elements to the genes that regulate Pol II termination suggests a potential co-evolutionary loop where SVAs have been integrated into the feedback mechanisms that control transcriptional processivity</w:delText>
        </w:r>
      </w:del>
      <w:del w:id="2102" w:author="Claude (G3 revision)" w:date="2026-08-04T00:00:00Z">
        <w:r>
          <w:rPr>
            <w:color w:val="000000"/>
          </w:rPr>
          <w:delText xml:space="preserve">. </w:delText>
        </w:r>
      </w:del>
      <w:del w:id="2103" w:author="Claude (G3 revision)" w:date="2026-08-04T00:00:00Z">
        <w:r w:rsidRPr="0099402B">
          <w:rPr>
            <w:color w:val="000000"/>
          </w:rPr>
          <w:delText>This could represent a mechanism of</w:delText>
        </w:r>
      </w:del>
      <w:del w:id="2104" w:author="Claude (G3 revision)" w:date="2026-08-04T00:00:00Z">
        <w:r w:rsidR="00F233EB">
          <w:rPr>
            <w:color w:val="000000"/>
          </w:rPr>
          <w:delText xml:space="preserve"> CNE</w:delText>
        </w:r>
      </w:del>
      <w:del w:id="2105" w:author="Claude (G3 revision)" w:date="2026-08-04T00:00:00Z">
        <w:r>
          <w:rPr>
            <w:color w:val="000000"/>
          </w:rPr>
          <w:delText>,</w:delText>
        </w:r>
      </w:del>
      <w:del w:id="2106" w:author="Claude (G3 revision)" w:date="2026-08-04T00:00:00Z">
        <w:r w:rsidRPr="0099402B">
          <w:rPr>
            <w:color w:val="000000"/>
          </w:rPr>
          <w:delText xml:space="preserve"> where the host genome becomes functionally dependent on the presence of a TE-derived regulatory element for the accurate execution of core transcriptional cycles</w:delText>
        </w:r>
      </w:del>
      <w:del w:id="2107" w:author="Claude (G3 revision)" w:date="2026-08-04T00:00:00Z">
        <w:r>
          <w:rPr>
            <w:color w:val="000000"/>
          </w:rPr>
          <w:delText xml:space="preserve"> </w:delText>
        </w:r>
      </w:del>
      <w:sdt>
        <w:sdtPr>
          <w:rPr>
            <w:color w:val="000000"/>
          </w:rPr>
          <w:tag w:val="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
          <w:id w:val="-313339082"/>
          <w:placeholder>
            <w:docPart w:val="557AA5558A0A4742B7C64EDC51653AB1"/>
          </w:placeholder>
        </w:sdtPr>
        <w:sdtContent>
          <w:del w:id="2116" w:author="Claude (G3 revision)" w:date="2026-08-04T00:00:00Z">
            <w:r w:rsidR="007E303A" w:rsidRPr="007E303A">
              <w:rPr>
                <w:color w:val="000000"/>
              </w:rPr>
              <w:delText>(26)</w:delText>
            </w:r>
          </w:del>
        </w:sdtContent>
      </w:sdt>
      <w:del w:id="2108" w:author="Claude (G3 revision)" w:date="2026-08-04T00:00:00Z">
        <w:r>
          <w:rPr>
            <w:color w:val="000000"/>
          </w:rPr>
          <w:delText>. Despite r</w:delText>
        </w:r>
      </w:del>
      <w:del w:id="2109" w:author="Claude (G3 revision)" w:date="2026-08-04T00:00:00Z">
        <w:r w:rsidRPr="0071713F">
          <w:rPr>
            <w:color w:val="000000"/>
          </w:rPr>
          <w:delText>ecent studies have identified human-specific subfamilies, such as SVA_F1, which are active in the human population and frequently mobilize adjacent gene sequences through transduction</w:delText>
        </w:r>
      </w:del>
      <w:del w:id="2110" w:author="Claude (G3 revision)" w:date="2026-08-04T00:00:00Z">
        <w:r>
          <w:rPr>
            <w:color w:val="000000"/>
          </w:rPr>
          <w:delText xml:space="preserve"> </w:delText>
        </w:r>
      </w:del>
      <w:sdt>
        <w:sdtPr>
          <w:rPr>
            <w:color w:val="000000"/>
          </w:rPr>
          <w:tag w:val="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779941454"/>
          <w:placeholder>
            <w:docPart w:val="557AA5558A0A4742B7C64EDC51653AB1"/>
          </w:placeholder>
        </w:sdtPr>
        <w:sdtContent>
          <w:del w:id="2117" w:author="Claude (G3 revision)" w:date="2026-08-04T00:00:00Z">
            <w:r w:rsidR="007E303A" w:rsidRPr="007E303A">
              <w:rPr>
                <w:color w:val="000000"/>
              </w:rPr>
              <w:delText>(71)</w:delText>
            </w:r>
          </w:del>
        </w:sdtContent>
      </w:sdt>
      <w:del w:id="2111" w:author="Claude (G3 revision)" w:date="2026-08-04T00:00:00Z">
        <w:r>
          <w:rPr>
            <w:color w:val="000000"/>
          </w:rPr>
          <w:delText xml:space="preserve">  – the RNA polymerase termination genes are enriched with SVA_B subfamily, so their SVA regulatory impact is likely not a recent evolutionary innovation.</w:delText>
        </w:r>
      </w:del>
    </w:p>
    <w:p w14:paraId="492BAB93" w14:textId="77777777" w:rsidR="00DE13E5" w:rsidRDefault="00DE13E5" w:rsidP="00DE13E5">
      <w:pPr>
        <w:rPr>
          <w:color w:val="000000"/>
        </w:rPr>
      </w:pPr>
    </w:p>
    <w:p w14:paraId="2B61F4A1" w14:textId="7D1A3928" w:rsidR="00DE13E5" w:rsidRDefault="00DE13E5" w:rsidP="00DE13E5">
      <w:pPr>
        <w:rPr>
          <w:del w:id="2118" w:author="Claude (G3 revision)" w:date="2026-08-04T00:00:00Z"/>
        </w:rPr>
      </w:pPr>
      <w:del w:id="2119" w:author="Claude (G3 revision)" w:date="2026-08-04T00:00:00Z">
        <w:r>
          <w:delText xml:space="preserve">Among the TE classes, only LTR families all demonstrated functional associations with human molecular processes (Supplementary Figure 8A, Figure 6A). Interestingly, Gypsy elements which belong to the </w:delText>
        </w:r>
      </w:del>
      <w:del w:id="2120" w:author="Claude (G3 revision)" w:date="2026-08-04T00:00:00Z">
        <w:r>
          <w:delText>chromoviruses</w:delText>
        </w:r>
      </w:del>
      <w:del w:id="2121" w:author="Claude (G3 revision)" w:date="2026-08-04T00:00:00Z">
        <w:r>
          <w:delText xml:space="preserve"> group targeting themselves into heterochromatin regions via chromodomain </w:delText>
        </w:r>
      </w:del>
      <w:sdt>
        <w:sdtPr>
          <w:rPr>
            <w:color w:val="000000"/>
          </w:rPr>
          <w:tag w:val="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
          <w:id w:val="-1262300137"/>
          <w:placeholder>
            <w:docPart w:val="9FCF2C31D706F4449F6CCC47F36259D6"/>
          </w:placeholder>
        </w:sdtPr>
        <w:sdtContent>
          <w:del w:id="2123" w:author="Claude (G3 revision)" w:date="2026-08-04T00:00:00Z">
            <w:r w:rsidR="007E303A" w:rsidRPr="007E303A">
              <w:rPr>
                <w:color w:val="000000"/>
              </w:rPr>
              <w:delText>(72)</w:delText>
            </w:r>
          </w:del>
        </w:sdtContent>
      </w:sdt>
      <w:del w:id="2122" w:author="Claude (G3 revision)" w:date="2026-08-04T00:00:00Z">
        <w:r>
          <w:delText xml:space="preserve">, are strongly co-associated with translation activator genes according to the current analysis (Figure 6A). </w:delText>
        </w:r>
      </w:del>
    </w:p>
    <w:p w14:paraId="67F2903D" w14:textId="77777777" w:rsidR="00DE13E5" w:rsidRDefault="00DE13E5" w:rsidP="00DE13E5"/>
    <w:p w14:paraId="5F946680" w14:textId="77777777" w:rsidR="00DE13E5" w:rsidRPr="00425232" w:rsidRDefault="00DE13E5" w:rsidP="00DE13E5">
      <w:pPr>
        <w:rPr>
          <w:del w:id="2124" w:author="Claude (G3 revision)" w:date="2026-08-04T00:00:00Z"/>
        </w:rPr>
      </w:pPr>
      <w:del w:id="2125" w:author="Claude (G3 revision)" w:date="2026-08-04T00:00:00Z">
        <w:r w:rsidRPr="00425232">
          <w:delText>DNA transposons, which have been extinct in the human lineage for millions of years, are mostly functionally neutral</w:delText>
        </w:r>
      </w:del>
      <w:del w:id="2126" w:author="Claude (G3 revision)" w:date="2026-08-04T00:00:00Z">
        <w:r>
          <w:delText xml:space="preserve"> (Figure 6). </w:delText>
        </w:r>
      </w:del>
      <w:del w:id="2127" w:author="Claude (G3 revision)" w:date="2026-08-04T00:00:00Z">
        <w:r w:rsidRPr="00425232">
          <w:rPr>
            <w:vertAlign w:val="superscript"/>
          </w:rPr>
          <w:delText xml:space="preserve"> </w:delText>
        </w:r>
      </w:del>
      <w:del w:id="2128" w:author="Claude (G3 revision)" w:date="2026-08-04T00:00:00Z">
        <w:r w:rsidRPr="00425232">
          <w:delText xml:space="preserve">However, the </w:delText>
        </w:r>
      </w:del>
      <w:del w:id="2129" w:author="Claude (G3 revision)" w:date="2026-08-04T00:00:00Z">
        <w:r w:rsidRPr="00425232">
          <w:delText>hAT</w:delText>
        </w:r>
      </w:del>
      <w:del w:id="2130" w:author="Claude (G3 revision)" w:date="2026-08-04T00:00:00Z">
        <w:r w:rsidRPr="00425232">
          <w:delText>-Charlie family shows a significant association with the MHC</w:delText>
        </w:r>
      </w:del>
      <w:del w:id="2131" w:author="Claude (G3 revision)" w:date="2026-08-04T00:00:00Z">
        <w:r>
          <w:delText xml:space="preserve"> c</w:delText>
        </w:r>
      </w:del>
      <w:del w:id="2132" w:author="Claude (G3 revision)" w:date="2026-08-04T00:00:00Z">
        <w:r w:rsidRPr="00425232">
          <w:delText>lass</w:delText>
        </w:r>
      </w:del>
      <w:del w:id="2133" w:author="Claude (G3 revision)" w:date="2026-08-04T00:00:00Z">
        <w:r>
          <w:delText xml:space="preserve"> </w:delText>
        </w:r>
      </w:del>
      <w:del w:id="2134" w:author="Claude (G3 revision)" w:date="2026-08-04T00:00:00Z">
        <w:r w:rsidRPr="00425232">
          <w:delText>I pathway</w:delText>
        </w:r>
      </w:del>
      <w:del w:id="2135" w:author="Claude (G3 revision)" w:date="2026-08-04T00:00:00Z">
        <w:r>
          <w:delText xml:space="preserve"> (Figure 6A)</w:delText>
        </w:r>
      </w:del>
      <w:del w:id="2136" w:author="Claude (G3 revision)" w:date="2026-08-04T00:00:00Z">
        <w:r w:rsidRPr="00425232">
          <w:delText xml:space="preserve">, suggesting that ancient DNA transposon </w:delText>
        </w:r>
      </w:del>
      <w:del w:id="2137" w:author="Claude (G3 revision)" w:date="2026-08-04T00:00:00Z">
        <w:r w:rsidRPr="00425232">
          <w:lastRenderedPageBreak/>
          <w:delText>insertions contributed to the organization of the vertebrate adaptive immune system before their eventual inactivation</w:delText>
        </w:r>
      </w:del>
      <w:del w:id="2138" w:author="Claude (G3 revision)" w:date="2026-08-04T00:00:00Z">
        <w:r>
          <w:delText>.</w:delText>
        </w:r>
      </w:del>
    </w:p>
    <w:p w14:paraId="5B2D1D62" w14:textId="77777777" w:rsidR="00DE13E5" w:rsidRDefault="00DE13E5" w:rsidP="00DE13E5"/>
    <w:p w14:paraId="6CCD0D1E" w14:textId="7492452E" w:rsidR="00DE13E5" w:rsidRDefault="00DE13E5" w:rsidP="00DE13E5">
      <w:pPr>
        <w:rPr>
          <w:del w:id="2139" w:author="Claude (G3 revision)" w:date="2026-08-04T00:00:00Z"/>
        </w:rPr>
      </w:pPr>
      <w:del w:id="2140" w:author="Claude (G3 revision)" w:date="2026-08-04T00:00:00Z">
        <w:r>
          <w:delText>It is important to note than the fact that certain TE families, precisely 30 out of 44 ones (</w:delText>
        </w:r>
      </w:del>
      <w:del w:id="2141" w:author="Claude (G3 revision)" w:date="2026-08-04T00:00:00Z">
        <w:r>
          <w:delText>Helitrons</w:delText>
        </w:r>
      </w:del>
      <w:del w:id="2142" w:author="Claude (G3 revision)" w:date="2026-08-04T00:00:00Z">
        <w:r>
          <w:delText xml:space="preserve">, 20 DNA families, 4 SINE ones, 5 LINE families and no LTR ones) did not result in significant functional host gene groups by GO analysis, </w:delText>
        </w:r>
      </w:del>
      <w:del w:id="2143" w:author="Claude (G3 revision)" w:date="2026-08-04T00:00:00Z">
        <w:r w:rsidRPr="00D8505C">
          <w:delText xml:space="preserve">suggests that their presence </w:delText>
        </w:r>
      </w:del>
      <w:del w:id="2144" w:author="Claude (G3 revision)" w:date="2026-08-04T00:00:00Z">
        <w:r>
          <w:delText>could be</w:delText>
        </w:r>
      </w:del>
      <w:del w:id="2145" w:author="Claude (G3 revision)" w:date="2026-08-04T00:00:00Z">
        <w:r w:rsidRPr="00D8505C">
          <w:delText xml:space="preserve"> largely neutral</w:delText>
        </w:r>
      </w:del>
      <w:del w:id="2146" w:author="Claude (G3 revision)" w:date="2026-08-04T00:00:00Z">
        <w:r>
          <w:delText xml:space="preserve"> - </w:delText>
        </w:r>
      </w:del>
      <w:del w:id="2147" w:author="Claude (G3 revision)" w:date="2026-08-04T00:00:00Z">
        <w:r w:rsidRPr="00D8505C">
          <w:delText>a result of random drift and tolerance rather than adaptive recruitment.</w:delText>
        </w:r>
      </w:del>
      <w:del w:id="2148" w:author="Claude (G3 revision)" w:date="2026-08-04T00:00:00Z">
        <w:r>
          <w:delText xml:space="preserve"> </w:delText>
        </w:r>
      </w:del>
    </w:p>
    <w:p w14:paraId="117D33E8" w14:textId="77777777" w:rsidR="00DE13E5" w:rsidRDefault="00DE13E5" w:rsidP="00DE13E5"/>
    <w:p w14:paraId="0B3D1670" w14:textId="408D238F" w:rsidR="00DE13E5" w:rsidRPr="002C6C8F" w:rsidRDefault="00DE13E5" w:rsidP="00DE13E5">
      <w:pPr>
        <w:rPr>
          <w:del w:id="2149" w:author="Claude (G3 revision)" w:date="2026-08-04T00:00:00Z"/>
        </w:rPr>
      </w:pPr>
      <w:del w:id="2150" w:author="Claude (G3 revision)" w:date="2026-08-04T00:00:00Z">
        <w:r w:rsidRPr="00732513">
          <w:delText>At the level of lowest and highest divergence by TE classes,</w:delText>
        </w:r>
      </w:del>
      <w:del w:id="2151" w:author="Claude (G3 revision)" w:date="2026-08-04T00:00:00Z">
        <w:r>
          <w:delText xml:space="preserve"> </w:delText>
        </w:r>
      </w:del>
      <w:del w:id="2152" w:author="Claude (G3 revision)" w:date="2026-08-04T00:00:00Z">
        <w:r w:rsidRPr="00732513">
          <w:delText>ancient high-divergence SINEs (particularly the MIR family) and high-divergence LINEs (</w:delText>
        </w:r>
      </w:del>
      <w:del w:id="2153" w:author="Claude (G3 revision)" w:date="2026-08-04T00:00:00Z">
        <w:r>
          <w:delText>CR1, L1, Dong-R4</w:delText>
        </w:r>
      </w:del>
      <w:del w:id="2154" w:author="Claude (G3 revision)" w:date="2026-08-04T00:00:00Z">
        <w:r w:rsidRPr="00732513">
          <w:delText xml:space="preserve"> family) </w:delText>
        </w:r>
      </w:del>
      <w:del w:id="2155" w:author="Claude (G3 revision)" w:date="2026-08-04T00:00:00Z">
        <w:r>
          <w:delText>were</w:delText>
        </w:r>
      </w:del>
      <w:del w:id="2156" w:author="Claude (G3 revision)" w:date="2026-08-04T00:00:00Z">
        <w:r w:rsidRPr="00732513">
          <w:delText xml:space="preserve"> strongly associated with the nervous system</w:delText>
        </w:r>
      </w:del>
      <w:del w:id="2157" w:author="Claude (G3 revision)" w:date="2026-08-04T00:00:00Z">
        <w:r>
          <w:delText xml:space="preserve"> according to our results (Figures 5-6).</w:delText>
        </w:r>
      </w:del>
      <w:del w:id="2158" w:author="Claude (G3 revision)" w:date="2026-08-04T00:00:00Z">
        <w:r w:rsidRPr="00732513">
          <w:rPr>
            <w:vertAlign w:val="superscript"/>
          </w:rPr>
          <w:delText xml:space="preserve"> </w:delText>
        </w:r>
      </w:del>
      <w:del w:id="2159" w:author="Claude (G3 revision)" w:date="2026-08-04T00:00:00Z">
        <w:r w:rsidRPr="00732513">
          <w:delText>Genes with high average TE divergence are enriched for processes such as postsynaptic membrane organization, synaptic chemical transmission, and voltage-gated potassium channels</w:delText>
        </w:r>
      </w:del>
      <w:del w:id="2160" w:author="Claude (G3 revision)" w:date="2026-08-04T00:00:00Z">
        <w:r>
          <w:delText xml:space="preserve"> (Figure 5A). </w:delText>
        </w:r>
      </w:del>
      <w:del w:id="2161" w:author="Claude (G3 revision)" w:date="2026-08-04T00:00:00Z">
        <w:r w:rsidRPr="00732513">
          <w:delText>This pattern suggests that the foundational architecture of the mammalian brain was shaped by ancestral waves of TE activity that have since been stabilized and domesticated into the host's regulatory framework</w:delText>
        </w:r>
      </w:del>
      <w:del w:id="2162" w:author="Claude (G3 revision)" w:date="2026-08-04T00:00:00Z">
        <w:r>
          <w:delText xml:space="preserve"> </w:delText>
        </w:r>
      </w:del>
      <w:sdt>
        <w:sdtPr>
          <w:rPr>
            <w:color w:val="000000"/>
          </w:rPr>
          <w:tag w:val="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
          <w:id w:val="1085573924"/>
          <w:placeholder>
            <w:docPart w:val="557AA5558A0A4742B7C64EDC51653AB1"/>
          </w:placeholder>
        </w:sdtPr>
        <w:sdtContent>
          <w:del w:id="2170" w:author="Claude (G3 revision)" w:date="2026-08-04T00:00:00Z">
            <w:r w:rsidR="007E303A" w:rsidRPr="007E303A">
              <w:rPr>
                <w:color w:val="000000"/>
              </w:rPr>
              <w:delText>(73)</w:delText>
            </w:r>
          </w:del>
        </w:sdtContent>
      </w:sdt>
      <w:del w:id="2163" w:author="Claude (G3 revision)" w:date="2026-08-04T00:00:00Z">
        <w:r>
          <w:delText xml:space="preserve">. </w:delText>
        </w:r>
      </w:del>
      <w:del w:id="2164" w:author="Claude (G3 revision)" w:date="2026-08-04T00:00:00Z">
        <w:r w:rsidRPr="00732513">
          <w:delText>High-divergence SINEs are particularly prominent near ion channel genes, which regulate the electrical excitability of neurons</w:delText>
        </w:r>
      </w:del>
      <w:del w:id="2165" w:author="Claude (G3 revision)" w:date="2026-08-04T00:00:00Z">
        <w:r>
          <w:delText xml:space="preserve"> </w:delText>
        </w:r>
      </w:del>
      <w:sdt>
        <w:sdtPr>
          <w:rPr>
            <w:color w:val="000000"/>
          </w:rPr>
          <w:tag w:val="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773368270"/>
          <w:placeholder>
            <w:docPart w:val="557AA5558A0A4742B7C64EDC51653AB1"/>
          </w:placeholder>
        </w:sdtPr>
        <w:sdtContent>
          <w:del w:id="2171" w:author="Claude (G3 revision)" w:date="2026-08-04T00:00:00Z">
            <w:r w:rsidR="007E303A" w:rsidRPr="007E303A">
              <w:rPr>
                <w:color w:val="000000"/>
              </w:rPr>
              <w:delText>(68)</w:delText>
            </w:r>
          </w:del>
        </w:sdtContent>
      </w:sdt>
      <w:del w:id="2166" w:author="Claude (G3 revision)" w:date="2026-08-04T00:00:00Z">
        <w:r>
          <w:delText xml:space="preserve">. </w:delText>
        </w:r>
      </w:del>
      <w:del w:id="2167" w:author="Claude (G3 revision)" w:date="2026-08-04T00:00:00Z">
        <w:r w:rsidRPr="00732513">
          <w:rPr>
            <w:vertAlign w:val="superscript"/>
          </w:rPr>
          <w:delText xml:space="preserve"> </w:delText>
        </w:r>
      </w:del>
      <w:del w:id="2168" w:author="Claude (G3 revision)" w:date="2026-08-04T00:00:00Z">
        <w:r w:rsidRPr="00732513">
          <w:delText>The stabilization of these elements over hundreds of millions of years suggests they have evolved from genetic parasites into essential cis-regulatory modules that buffer the transcriptional output of housekeeping genes or provide tissue-specific enhancer logic</w:delText>
        </w:r>
      </w:del>
      <w:del w:id="2169" w:author="Claude (G3 revision)" w:date="2026-08-04T00:00:00Z">
        <w:r w:rsidRPr="00682839">
          <w:delText>.</w:delText>
        </w:r>
      </w:del>
    </w:p>
    <w:p w14:paraId="41928148" w14:textId="77777777" w:rsidR="00DE13E5" w:rsidRPr="00425232" w:rsidRDefault="00DE13E5" w:rsidP="00DE13E5"/>
    <w:p w14:paraId="2C7682A5" w14:textId="77777777" w:rsidR="00DE13E5" w:rsidRPr="0029429A"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del w:id="1583" w:author="Claude (G3 revision)" w:date="2026-08-04T00:00:00Z"/>
        </w:rPr>
      </w:pPr>
      <w:del w:id="1584" w:author="Claude (G3 revision)" w:date="2026-08-04T00:00:00Z">
        <w:r>
          <w:rPr>
            <w:rFonts w:ascii="Times New Roman" w:eastAsia="Times New Roman" w:hAnsi="Times New Roman" w:cs="Times New Roman"/>
            <w:b/>
            <w:bCs/>
            <w:color w:val="000000"/>
            <w:sz w:val="24"/>
            <w:szCs w:val="24"/>
          </w:rPr>
          <w:delText>Interferon alpha region of low LINEs divergence</w:delText>
        </w:r>
      </w:del>
    </w:p>
    <w:p w14:paraId="597EC576" w14:textId="01470877" w:rsidR="00DE13E5" w:rsidRDefault="00DE13E5" w:rsidP="00DE13E5">
      <w:pPr>
        <w:rPr>
          <w:del w:id="2172" w:author="Claude (G3 revision)" w:date="2026-08-04T00:00:00Z"/>
        </w:rPr>
      </w:pPr>
      <w:del w:id="2173" w:author="Claude (G3 revision)" w:date="2026-08-04T00:00:00Z">
        <w:r w:rsidRPr="008E6811">
          <w:delText xml:space="preserve">One of the most biologically significant findings </w:delText>
        </w:r>
      </w:del>
      <w:del w:id="2174" w:author="Claude (G3 revision)" w:date="2026-08-04T00:00:00Z">
        <w:r>
          <w:delText xml:space="preserve">that we can report </w:delText>
        </w:r>
      </w:del>
      <w:del w:id="2175" w:author="Claude (G3 revision)" w:date="2026-08-04T00:00:00Z">
        <w:r w:rsidRPr="008E6811">
          <w:delText>is the identification of a 220</w:delText>
        </w:r>
      </w:del>
      <w:del w:id="2176" w:author="Claude (G3 revision)" w:date="2026-08-04T00:00:00Z">
        <w:r w:rsidR="00E62D6C">
          <w:delText xml:space="preserve"> kb</w:delText>
        </w:r>
      </w:del>
      <w:del w:id="2177" w:author="Claude (G3 revision)" w:date="2026-08-04T00:00:00Z">
        <w:r w:rsidRPr="008E6811">
          <w:delText xml:space="preserve"> patch on </w:delText>
        </w:r>
      </w:del>
      <w:del w:id="2178" w:author="Claude (G3 revision)" w:date="2026-08-04T00:00:00Z">
        <w:r>
          <w:delText>c</w:delText>
        </w:r>
      </w:del>
      <w:del w:id="2179" w:author="Claude (G3 revision)" w:date="2026-08-04T00:00:00Z">
        <w:r w:rsidRPr="008E6811">
          <w:delText>hromosome 9 containing a cluster of interferon alpha genes (</w:delText>
        </w:r>
      </w:del>
      <w:del w:id="2180" w:author="Claude (G3 revision)" w:date="2026-08-04T00:00:00Z">
        <w:r w:rsidRPr="008E6811">
          <w:rPr>
            <w:i/>
            <w:iCs/>
          </w:rPr>
          <w:delText>IFNA10, IFNA16, IFNA17, IFNA21, IFNA4, IFNA6, IFNA7, IFNW1</w:delText>
        </w:r>
      </w:del>
      <w:del w:id="2181" w:author="Claude (G3 revision)" w:date="2026-08-04T00:00:00Z">
        <w:r w:rsidRPr="008E6811">
          <w:delText xml:space="preserve">) that is uniquely enriched with young, low-divergence </w:delText>
        </w:r>
      </w:del>
      <w:del w:id="2182" w:author="Claude (G3 revision)" w:date="2026-08-04T00:00:00Z">
        <w:r>
          <w:delText>L1</w:delText>
        </w:r>
      </w:del>
      <w:del w:id="2183" w:author="Claude (G3 revision)" w:date="2026-08-04T00:00:00Z">
        <w:r w:rsidRPr="008E6811">
          <w:delText xml:space="preserve"> elements</w:delText>
        </w:r>
      </w:del>
      <w:del w:id="2184" w:author="Claude (G3 revision)" w:date="2026-08-04T00:00:00Z">
        <w:r>
          <w:delText>.</w:delText>
        </w:r>
      </w:del>
      <w:del w:id="2185" w:author="Claude (G3 revision)" w:date="2026-08-04T00:00:00Z">
        <w:r w:rsidRPr="008E6811">
          <w:delText xml:space="preserve"> There are 12 </w:delText>
        </w:r>
      </w:del>
      <w:del w:id="2186" w:author="Claude (G3 revision)" w:date="2026-08-04T00:00:00Z">
        <w:r w:rsidRPr="008E6811">
          <w:delText>RefSeq</w:delText>
        </w:r>
      </w:del>
      <w:del w:id="2187" w:author="Claude (G3 revision)" w:date="2026-08-04T00:00:00Z">
        <w:r w:rsidRPr="008E6811">
          <w:delText xml:space="preserve"> curated genes in this area</w:delText>
        </w:r>
      </w:del>
      <w:del w:id="2188" w:author="Claude (G3 revision)" w:date="2026-08-04T00:00:00Z">
        <w:r>
          <w:delText xml:space="preserve"> according to the T2T genome assembly</w:delText>
        </w:r>
      </w:del>
      <w:del w:id="2189" w:author="Claude (G3 revision)" w:date="2026-08-04T00:00:00Z">
        <w:r w:rsidRPr="008E6811">
          <w:delText>, which is significantly higher than an average human genome value of 1</w:delText>
        </w:r>
      </w:del>
      <w:del w:id="2190" w:author="Claude (G3 revision)" w:date="2026-08-04T00:00:00Z">
        <w:r>
          <w:delText>2.5</w:delText>
        </w:r>
      </w:del>
      <w:del w:id="2191" w:author="Claude (G3 revision)" w:date="2026-08-04T00:00:00Z">
        <w:r w:rsidRPr="008E6811">
          <w:delText xml:space="preserve"> genes per 1 Mb</w:delText>
        </w:r>
      </w:del>
      <w:del w:id="2192" w:author="Claude (G3 revision)" w:date="2026-08-04T00:00:00Z">
        <w:r>
          <w:delText xml:space="preserve"> </w:delText>
        </w:r>
      </w:del>
      <w:sdt>
        <w:sdtPr>
          <w:rPr>
            <w:color w:val="000000"/>
          </w:rPr>
          <w:tag w:val="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
          <w:id w:val="-340160110"/>
          <w:placeholder>
            <w:docPart w:val="557AA5558A0A4742B7C64EDC51653AB1"/>
          </w:placeholder>
        </w:sdtPr>
        <w:sdtContent>
          <w:del w:id="2194" w:author="Claude (G3 revision)" w:date="2026-08-04T00:00:00Z">
            <w:r w:rsidR="007E303A" w:rsidRPr="007E303A">
              <w:rPr>
                <w:color w:val="000000"/>
              </w:rPr>
              <w:delText>(74)</w:delText>
            </w:r>
          </w:del>
        </w:sdtContent>
      </w:sdt>
      <w:del w:id="2193" w:author="Claude (G3 revision)" w:date="2026-08-04T00:00:00Z">
        <w:r>
          <w:delText xml:space="preserve">. </w:delText>
        </w:r>
      </w:del>
    </w:p>
    <w:p w14:paraId="6F6A31AE" w14:textId="77777777" w:rsidR="00DE13E5" w:rsidRDefault="00DE13E5" w:rsidP="00DE13E5"/>
    <w:p w14:paraId="5800DD0A" w14:textId="5C2D01E1" w:rsidR="00DE13E5" w:rsidRDefault="00DE13E5" w:rsidP="00DE13E5">
      <w:pPr>
        <w:rPr>
          <w:del w:id="2195" w:author="Claude (G3 revision)" w:date="2026-08-04T00:00:00Z"/>
        </w:rPr>
      </w:pPr>
      <w:del w:id="2196" w:author="Claude (G3 revision)" w:date="2026-08-04T00:00:00Z">
        <w:r w:rsidRPr="00CA4954">
          <w:delText>The enrichment of young LINEs in this region suggests an ongoing evolutionary arms race. Type I interferons are the first responders to viral infection</w:delText>
        </w:r>
      </w:del>
      <w:del w:id="2197" w:author="Claude (G3 revision)" w:date="2026-08-04T00:00:00Z">
        <w:r>
          <w:delText xml:space="preserve"> </w:delText>
        </w:r>
      </w:del>
      <w:sdt>
        <w:sdtPr>
          <w:rPr>
            <w:color w:val="000000"/>
          </w:rPr>
          <w:tag w:val="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
          <w:id w:val="1184787856"/>
          <w:placeholder>
            <w:docPart w:val="557AA5558A0A4742B7C64EDC51653AB1"/>
          </w:placeholder>
        </w:sdtPr>
        <w:sdtContent>
          <w:del w:id="2239" w:author="Claude (G3 revision)" w:date="2026-08-04T00:00:00Z">
            <w:r w:rsidR="007E303A" w:rsidRPr="007E303A">
              <w:rPr>
                <w:color w:val="000000"/>
              </w:rPr>
              <w:delText>(75)</w:delText>
            </w:r>
          </w:del>
        </w:sdtContent>
      </w:sdt>
      <w:del w:id="2198" w:author="Claude (G3 revision)" w:date="2026-08-04T00:00:00Z">
        <w:r w:rsidRPr="00CA4954">
          <w:delText xml:space="preserve">, and their </w:delText>
        </w:r>
      </w:del>
      <w:del w:id="2199" w:author="Claude (G3 revision)" w:date="2026-08-04T00:00:00Z">
        <w:r>
          <w:delText>signaling</w:delText>
        </w:r>
      </w:del>
      <w:del w:id="2200" w:author="Claude (G3 revision)" w:date="2026-08-04T00:00:00Z">
        <w:r w:rsidRPr="00CA4954">
          <w:delText xml:space="preserve"> is known to be heavily influenced by TE-derived promoters</w:delText>
        </w:r>
      </w:del>
      <w:del w:id="2201" w:author="Claude (G3 revision)" w:date="2026-08-04T00:00:00Z">
        <w:r>
          <w:delText xml:space="preserve">, </w:delText>
        </w:r>
      </w:del>
      <w:del w:id="2202" w:author="Claude (G3 revision)" w:date="2026-08-04T00:00:00Z">
        <w:r w:rsidRPr="00CA4954">
          <w:delText>enhancers</w:delText>
        </w:r>
      </w:del>
      <w:del w:id="2203" w:author="Claude (G3 revision)" w:date="2026-08-04T00:00:00Z">
        <w:r>
          <w:delText xml:space="preserve"> and TE </w:delText>
        </w:r>
      </w:del>
      <w:del w:id="2204" w:author="Claude (G3 revision)" w:date="2026-08-04T00:00:00Z">
        <w:r>
          <w:delText>exonization</w:delText>
        </w:r>
      </w:del>
      <w:del w:id="2205" w:author="Claude (G3 revision)" w:date="2026-08-04T00:00:00Z">
        <w:r>
          <w:delText xml:space="preserve"> </w:delText>
        </w:r>
      </w:del>
      <w:sdt>
        <w:sdtPr>
          <w:rPr>
            <w:color w:val="000000"/>
          </w:rPr>
          <w:tag w:val="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
          <w:id w:val="-333078017"/>
          <w:placeholder>
            <w:docPart w:val="557AA5558A0A4742B7C64EDC51653AB1"/>
          </w:placeholder>
        </w:sdtPr>
        <w:sdtContent>
          <w:del w:id="2240" w:author="Claude (G3 revision)" w:date="2026-08-04T00:00:00Z">
            <w:r w:rsidR="007E303A" w:rsidRPr="007E303A">
              <w:rPr>
                <w:color w:val="000000"/>
              </w:rPr>
              <w:delText>(76,77)</w:delText>
            </w:r>
          </w:del>
        </w:sdtContent>
      </w:sdt>
      <w:del w:id="2206" w:author="Claude (G3 revision)" w:date="2026-08-04T00:00:00Z">
        <w:r>
          <w:delText>.</w:delText>
        </w:r>
      </w:del>
      <w:del w:id="2207" w:author="Claude (G3 revision)" w:date="2026-08-04T00:00:00Z">
        <w:r w:rsidRPr="00CA4954">
          <w:delText> </w:delText>
        </w:r>
      </w:del>
      <w:del w:id="2208" w:author="Claude (G3 revision)" w:date="2026-08-04T00:00:00Z">
        <w:r>
          <w:delText xml:space="preserve">Additionally, interferon I signaling is regulated by L1 elements repression via HUSH complex which detects L1-derived </w:delText>
        </w:r>
      </w:del>
      <w:del w:id="2209" w:author="Claude (G3 revision)" w:date="2026-08-04T00:00:00Z">
        <w:r>
          <w:delText>dsRNAs</w:delText>
        </w:r>
      </w:del>
      <w:del w:id="2210" w:author="Claude (G3 revision)" w:date="2026-08-04T00:00:00Z">
        <w:r>
          <w:delText xml:space="preserve"> </w:delText>
        </w:r>
      </w:del>
      <w:sdt>
        <w:sdtPr>
          <w:rPr>
            <w:color w:val="000000"/>
          </w:rPr>
          <w:tag w:val="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
          <w:id w:val="-915163397"/>
          <w:placeholder>
            <w:docPart w:val="557AA5558A0A4742B7C64EDC51653AB1"/>
          </w:placeholder>
        </w:sdtPr>
        <w:sdtContent>
          <w:del w:id="2241" w:author="Claude (G3 revision)" w:date="2026-08-04T00:00:00Z">
            <w:r w:rsidR="007E303A" w:rsidRPr="007E303A">
              <w:rPr>
                <w:color w:val="000000"/>
              </w:rPr>
              <w:delText>(78)</w:delText>
            </w:r>
          </w:del>
        </w:sdtContent>
      </w:sdt>
      <w:del w:id="2211" w:author="Claude (G3 revision)" w:date="2026-08-04T00:00:00Z">
        <w:r>
          <w:delText xml:space="preserve">. </w:delText>
        </w:r>
      </w:del>
      <w:del w:id="2212" w:author="Claude (G3 revision)" w:date="2026-08-04T00:00:00Z">
        <w:r w:rsidRPr="00CA4954">
          <w:delText>The presence of low-divergence elements indicates that these insertions are relatively recent and may be contributing to the diversification of the human antiviral response</w:delText>
        </w:r>
      </w:del>
      <w:del w:id="2213" w:author="Claude (G3 revision)" w:date="2026-08-04T00:00:00Z">
        <w:r>
          <w:delText xml:space="preserve">. Moreover, Alu and L1 elements can accumulate in the pre-existing loci already occupied by copies of themselves, creating a feed-forward loops of the progressive expansion in limited genome regions </w:delText>
        </w:r>
      </w:del>
      <w:sdt>
        <w:sdtPr>
          <w:rPr>
            <w:color w:val="000000"/>
          </w:rPr>
          <w:tag w:val="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
          <w:id w:val="1929613447"/>
          <w:placeholder>
            <w:docPart w:val="CF2BD6CC0C434248B4C9146E0114396F"/>
          </w:placeholder>
        </w:sdtPr>
        <w:sdtContent>
          <w:del w:id="2242" w:author="Claude (G3 revision)" w:date="2026-08-04T00:00:00Z">
            <w:r w:rsidR="007E303A" w:rsidRPr="007E303A">
              <w:rPr>
                <w:color w:val="000000"/>
              </w:rPr>
              <w:delText>(79)</w:delText>
            </w:r>
          </w:del>
        </w:sdtContent>
      </w:sdt>
      <w:del w:id="2214" w:author="Claude (G3 revision)" w:date="2026-08-04T00:00:00Z">
        <w:r>
          <w:delText xml:space="preserve">. </w:delText>
        </w:r>
      </w:del>
      <w:del w:id="2215" w:author="Claude (G3 revision)" w:date="2026-08-04T00:00:00Z">
        <w:r w:rsidRPr="00CA4954">
          <w:delText xml:space="preserve">This finding has profound implications for understanding autoimmune diseases like </w:delText>
        </w:r>
      </w:del>
      <w:del w:id="2216" w:author="Claude (G3 revision)" w:date="2026-08-04T00:00:00Z">
        <w:r>
          <w:delText>s</w:delText>
        </w:r>
      </w:del>
      <w:del w:id="2217" w:author="Claude (G3 revision)" w:date="2026-08-04T00:00:00Z">
        <w:r w:rsidRPr="00CA4954">
          <w:delText xml:space="preserve">ystemic </w:delText>
        </w:r>
      </w:del>
      <w:del w:id="2218" w:author="Claude (G3 revision)" w:date="2026-08-04T00:00:00Z">
        <w:r>
          <w:delText>l</w:delText>
        </w:r>
      </w:del>
      <w:del w:id="2219" w:author="Claude (G3 revision)" w:date="2026-08-04T00:00:00Z">
        <w:r w:rsidRPr="00CA4954">
          <w:delText xml:space="preserve">upus </w:delText>
        </w:r>
      </w:del>
      <w:del w:id="2220" w:author="Claude (G3 revision)" w:date="2026-08-04T00:00:00Z">
        <w:r>
          <w:delText>e</w:delText>
        </w:r>
      </w:del>
      <w:del w:id="2221" w:author="Claude (G3 revision)" w:date="2026-08-04T00:00:00Z">
        <w:r w:rsidRPr="00CA4954">
          <w:delText xml:space="preserve">rythematosus (SLE), which is characterized by a </w:delText>
        </w:r>
      </w:del>
      <w:del w:id="2222" w:author="Claude (G3 revision)" w:date="2026-08-04T00:00:00Z">
        <w:r>
          <w:delText>t</w:delText>
        </w:r>
      </w:del>
      <w:del w:id="2223" w:author="Claude (G3 revision)" w:date="2026-08-04T00:00:00Z">
        <w:r w:rsidRPr="00CA4954">
          <w:delText>ype I interferon signature</w:delText>
        </w:r>
      </w:del>
      <w:del w:id="2224" w:author="Claude (G3 revision)" w:date="2026-08-04T00:00:00Z">
        <w:r>
          <w:delText xml:space="preserve"> </w:delText>
        </w:r>
      </w:del>
      <w:sdt>
        <w:sdtPr>
          <w:rPr>
            <w:color w:val="000000"/>
          </w:rPr>
          <w:tag w:val="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
          <w:id w:val="-1936653104"/>
          <w:placeholder>
            <w:docPart w:val="557AA5558A0A4742B7C64EDC51653AB1"/>
          </w:placeholder>
        </w:sdtPr>
        <w:sdtContent>
          <w:del w:id="2243" w:author="Claude (G3 revision)" w:date="2026-08-04T00:00:00Z">
            <w:r w:rsidR="007E303A" w:rsidRPr="007E303A">
              <w:rPr>
                <w:color w:val="000000"/>
              </w:rPr>
              <w:delText>(80)</w:delText>
            </w:r>
          </w:del>
        </w:sdtContent>
      </w:sdt>
      <w:del w:id="2225" w:author="Claude (G3 revision)" w:date="2026-08-04T00:00:00Z">
        <w:r w:rsidRPr="00CA4954">
          <w:delText>.</w:delText>
        </w:r>
      </w:del>
      <w:del w:id="2226" w:author="Claude (G3 revision)" w:date="2026-08-04T00:00:00Z">
        <w:r>
          <w:rPr>
            <w:vertAlign w:val="superscript"/>
          </w:rPr>
          <w:delText xml:space="preserve"> </w:delText>
        </w:r>
      </w:del>
      <w:del w:id="2227" w:author="Claude (G3 revision)" w:date="2026-08-04T00:00:00Z">
        <w:r w:rsidRPr="00CA4954">
          <w:delText>The de-repression of TEs in these regions, perhaps due to environmental stressors or aging-related heterochromatin loss</w:delText>
        </w:r>
      </w:del>
      <w:del w:id="2228" w:author="Claude (G3 revision)" w:date="2026-08-04T00:00:00Z">
        <w:r>
          <w:delText xml:space="preserve"> as was shown earlier </w:delText>
        </w:r>
      </w:del>
      <w:sdt>
        <w:sdtPr>
          <w:rPr>
            <w:color w:val="000000"/>
          </w:rPr>
          <w:tag w:val="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
          <w:id w:val="33391559"/>
          <w:placeholder>
            <w:docPart w:val="557AA5558A0A4742B7C64EDC51653AB1"/>
          </w:placeholder>
        </w:sdtPr>
        <w:sdtContent>
          <w:del w:id="2244" w:author="Claude (G3 revision)" w:date="2026-08-04T00:00:00Z">
            <w:r w:rsidR="007E303A" w:rsidRPr="007E303A">
              <w:rPr>
                <w:color w:val="000000"/>
              </w:rPr>
              <w:delText>(81)</w:delText>
            </w:r>
          </w:del>
        </w:sdtContent>
      </w:sdt>
      <w:del w:id="2229" w:author="Claude (G3 revision)" w:date="2026-08-04T00:00:00Z">
        <w:r w:rsidRPr="00CA4954">
          <w:delText xml:space="preserve">, </w:delText>
        </w:r>
      </w:del>
      <w:del w:id="2230" w:author="Claude (G3 revision)" w:date="2026-08-04T00:00:00Z">
        <w:r w:rsidRPr="00915F36">
          <w:delText xml:space="preserve">can lead to the formation of double-stranded RNA (dsRNA) that triggers the </w:delText>
        </w:r>
      </w:del>
      <w:del w:id="2231" w:author="Claude (G3 revision)" w:date="2026-08-04T00:00:00Z">
        <w:r w:rsidRPr="00915F36">
          <w:delText>cGAS</w:delText>
        </w:r>
      </w:del>
      <w:del w:id="2232" w:author="Claude (G3 revision)" w:date="2026-08-04T00:00:00Z">
        <w:r w:rsidRPr="00915F36">
          <w:delText>-STING pathway</w:delText>
        </w:r>
      </w:del>
      <w:del w:id="2233" w:author="Claude (G3 revision)" w:date="2026-08-04T00:00:00Z">
        <w:r>
          <w:delText xml:space="preserve"> </w:delText>
        </w:r>
      </w:del>
      <w:sdt>
        <w:sdtPr>
          <w:rPr>
            <w:color w:val="000000"/>
          </w:rPr>
          <w:tag w:val="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
          <w:id w:val="1832555853"/>
          <w:placeholder>
            <w:docPart w:val="557AA5558A0A4742B7C64EDC51653AB1"/>
          </w:placeholder>
        </w:sdtPr>
        <w:sdtContent>
          <w:del w:id="2245" w:author="Claude (G3 revision)" w:date="2026-08-04T00:00:00Z">
            <w:r w:rsidR="007E303A" w:rsidRPr="007E303A">
              <w:rPr>
                <w:color w:val="000000"/>
              </w:rPr>
              <w:delText>(82)</w:delText>
            </w:r>
          </w:del>
        </w:sdtContent>
      </w:sdt>
      <w:del w:id="2234" w:author="Claude (G3 revision)" w:date="2026-08-04T00:00:00Z">
        <w:r w:rsidRPr="00682839">
          <w:delText xml:space="preserve"> </w:delText>
        </w:r>
      </w:del>
      <w:del w:id="2235" w:author="Claude (G3 revision)" w:date="2026-08-04T00:00:00Z">
        <w:r>
          <w:delText xml:space="preserve">and eventually </w:delText>
        </w:r>
      </w:del>
      <w:del w:id="2236" w:author="Claude (G3 revision)" w:date="2026-08-04T00:00:00Z">
        <w:r w:rsidRPr="00CA4954">
          <w:delText>a constitutive immune response that leads to chronic inflammation</w:delText>
        </w:r>
      </w:del>
      <w:del w:id="2237" w:author="Claude (G3 revision)" w:date="2026-08-04T00:00:00Z">
        <w:r>
          <w:delText xml:space="preserve"> </w:delText>
        </w:r>
      </w:del>
      <w:sdt>
        <w:sdtPr>
          <w:rPr>
            <w:color w:val="000000"/>
          </w:rPr>
          <w:tag w:val="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
          <w:id w:val="81190627"/>
          <w:placeholder>
            <w:docPart w:val="557AA5558A0A4742B7C64EDC51653AB1"/>
          </w:placeholder>
        </w:sdtPr>
        <w:sdtContent>
          <w:del w:id="2246" w:author="Claude (G3 revision)" w:date="2026-08-04T00:00:00Z">
            <w:r w:rsidR="007E303A" w:rsidRPr="007E303A">
              <w:rPr>
                <w:color w:val="000000"/>
              </w:rPr>
              <w:delText>(83)</w:delText>
            </w:r>
          </w:del>
        </w:sdtContent>
      </w:sdt>
      <w:del w:id="2238" w:author="Claude (G3 revision)" w:date="2026-08-04T00:00:00Z">
        <w:r w:rsidRPr="00CA4954">
          <w:delText>.</w:delText>
        </w:r>
      </w:del>
    </w:p>
    <w:p w14:paraId="342CBA00" w14:textId="77777777" w:rsidR="00DE13E5" w:rsidRPr="0029429A" w:rsidRDefault="00DE13E5" w:rsidP="00DE13E5">
      <w:pPr>
        <w:pStyle w:val="Heading2"/>
        <w:numPr>
          <w:ilvl w:val="1"/>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Connection of TE enrichment with cancer</w:t>
      </w:r>
    </w:p>
    <w:p w14:paraId="32E86506" w14:textId="01C5540E" w:rsidR="00DE13E5" w:rsidRDefault="00DE13E5" w:rsidP="00DE13E5">
      <w:del w:id="1547" w:author="Claude (G3 revision)" w:date="2026-08-04T00:00:00Z">
        <w:r>
          <w:delText xml:space="preserve">The recent evidence points out high transpositional activity in cancer, with more than 500 L1 insertions per tumor in bladder cancer according to a recent preprint </w:delText>
        </w:r>
      </w:del>
      <w:ins w:id="1548" w:author="Claude (G3 revision)" w:date="2026-08-04T00:00:00Z">
        <w:r>
          <w:t xml:space="preserve">Recent evidence points to high transpositional activity in cancer, with more than 500 L1 insertions per tumour reported in bladder cancer </w:t>
        </w:r>
      </w:ins>
      <w:sdt>
        <w:sdtPr>
          <w:rPr>
            <w:color w:val="000000"/>
          </w:rPr>
          <w:tag w:val="MENDELEY_CITATION_v3_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"/>
          <w:id w:val="1310828387"/>
          <w:placeholder>
            <w:docPart w:val="557AA5558A0A4742B7C64EDC51653AB1"/>
          </w:placeholder>
        </w:sdtPr>
        <w:sdtContent>
          <w:r w:rsidR="007E303A" w:rsidRPr="007E303A">
            <w:rPr>
              <w:color w:val="000000"/>
            </w:rPr>
            <w:t>(84)</w:t>
          </w:r>
        </w:sdtContent>
      </w:sdt>
      <w:del w:id="1549" w:author="Claude (G3 revision)" w:date="2026-08-04T00:00:00Z">
        <w:r>
          <w:delText xml:space="preserve">. Moreover, large-scale TE de-repression is an emerging hallmark of cancer. Our current work defines the scope of human molecular processes that can be aberrantly activated in cancer by distinct TE classes and families and potentially targeted by anticancer therapy </w:delText>
        </w:r>
      </w:del>
      <w:ins w:id="1550" w:author="Claude (G3 revision)" w:date="2026-08-04T00:00:00Z">
        <w:r>
          <w:t xml:space="preserve">. Large-scale TE de-repression is an emerging hallmark of the disease, and the functional groups identified here define the scope of human molecular processes that distinct TE classes and families could aberrantly activate when that de-repression occurs - and therefore which gene sets are worth examining first in tumour cohorts </w:t>
        </w:r>
      </w:ins>
      <w:sdt>
        <w:sdtPr>
          <w:rPr>
            <w:color w:val="000000"/>
          </w:rPr>
          <w:tag w:val="MENDELEY_CITATION_v3_eyJjaXRhdGlvbklEIjoiTUVOREVMRVlfQ0lUQVRJT05fNGQxNmUzZjktMjg3Ny00YWNkLTg5MjktZGM0ZjEwMGU0ZGE4IiwicHJvcGVydGllcyI6eyJub3RlSW5kZXgiOjB9LCJpc0VkaXRlZCI6ZmFsc2UsIm1hbnVhbE92ZXJyaWRlIjp7ImlzTWFudWFsbHlPdmVycmlkZGVuIjpmYWxzZSwiY2l0ZXByb2NUZXh0IjoiKDg1KSIsIm1hbnVhbE92ZXJyaWRlVGV4dCI6IiJ9LCJjaXRhdGlvbkl0ZW1zIjpbeyJpZCI6ImFhZTA0MmU4LTlkN2ItMzZmYi1hYmNmLTQzOWQ4NmJiMjEzNiIsIml0ZW1EYXRhIjp7InR5cGUiOiJhcnRpY2xlLWpvdXJuYWwiLCJpZCI6ImFhZTA0MmU4LTlkN2ItMzZmYi1hYmNmLTQzOWQ4NmJiMjEzNi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"/>
          <w:id w:val="-949151476"/>
          <w:placeholder>
            <w:docPart w:val="557AA5558A0A4742B7C64EDC51653AB1"/>
          </w:placeholder>
        </w:sdtPr>
        <w:sdtContent>
          <w:r w:rsidR="007E303A" w:rsidRPr="007E303A">
            <w:rPr>
              <w:color w:val="000000"/>
            </w:rPr>
            <w:t>(85)</w:t>
          </w:r>
        </w:sdtContent>
      </w:sdt>
      <w:r>
        <w:t xml:space="preserve">. </w:t>
      </w:r>
    </w:p>
    <w:p>
      <w:pPr>
        <w:pStyle w:val="Heading2"/>
        <w:rPr>
          <w:ins w:id="1553" w:author="Claude (G3 revision)" w:date="2026-08-04T00:00:00Z"/>
        </w:rPr>
      </w:pPr>
      <w:ins w:id="1554" w:author="Claude (G3 revision)" w:date="2026-08-04T00:00:00Z">
        <w:r>
          <w:t xml:space="preserve">Proximity as a null model for TE-epigenomic association studies</w:t>
        </w:r>
      </w:ins>
    </w:p>
    <w:p>
      <w:pPr>
        <w:rPr>
          <w:ins w:id="1555" w:author="Claude (G3 revision)" w:date="2026-08-04T00:00:00Z"/>
        </w:rPr>
      </w:pPr>
      <w:ins w:id="1556" w:author="Claude (G3 revision)" w:date="2026-08-04T00:00:00Z">
        <w:r>
          <w:t xml:space="preserve">A large literature reports that some TE family carries some epigenomic mark near genes of some function, and reads that pattern as evidence of regulatory recruitment or domestication. Any such claim requires a positional baseline, because a share of the signal follows from nothing more than certain TE families being physically closer to certain classes of gene than chance allows. The results reported here supply exactly that baseline: genome-wide, at telomere-to-telomere resolution, across 6 classes and 44 families, with the length bias of the odds ratio removed by permutation. Read this way, the absence of epigenomic data in this study is the point rather than a gap, since the proximity layer has to be measured on its own before anything can be conditioned on it.</w:t>
        </w:r>
      </w:ins>
    </w:p>
    <w:p>
      <w:pPr>
        <w:rPr>
          <w:ins w:id="1557" w:author="Claude (G3 revision)" w:date="2026-08-04T00:00:00Z"/>
        </w:rPr>
      </w:pPr>
      <w:ins w:id="1558" w:author="Claude (G3 revision)" w:date="2026-08-04T00:00:00Z">
        <w:r>
          <w:t xml:space="preserve">The orthogonal integration that would test functional relevance is our declared next step and it exists as a companion study: seven epigenomic modalities (CTCF, H3K27ac, H3K4me1, H3K9me3, H3K36me3, H3K27me3 and H3K4me3) across twelve human cell lines, mapped onto 6 TE classes, 44 families and 1,122 subfamilies on the same T2T assembly. The present proximity map is its background correction, and the two are intended to be used together: the enrichment of a mark on a TE family near a class of gene should be read against the positional expectation reported here for that same family and gene class.</w:t>
        </w:r>
      </w:ins>
    </w:p>
    <w:p>
      <w:pPr>
        <w:rPr>
          <w:ins w:id="1551" w:author="Claude (G3 revision)" w:date="2026-08-04T00:00:00Z"/>
        </w:rPr>
      </w:pPr>
      <w:ins w:id="1552" w:author="Claude (G3 revision)" w:date="2026-08-04T00:00:00Z">
        <w:r>
          <w:t xml:space="preserve">The wider argument for building compound TE-derived gene expression signatures, and the biomarker literature it rests on, is developed in the extended discussion provided as supplementary material.</w:t>
        </w:r>
      </w:ins>
    </w:p>
    <w:p w14:paraId="1878548C" w14:textId="23C26C20" w:rsidR="00DE13E5" w:rsidRPr="007F433F" w:rsidRDefault="00DE13E5" w:rsidP="00DE13E5">
      <w:pPr>
        <w:rPr>
          <w:del w:id="2247" w:author="Claude (G3 revision)" w:date="2026-08-04T00:00:00Z"/>
        </w:rPr>
      </w:pPr>
      <w:del w:id="2248" w:author="Claude (G3 revision)" w:date="2026-08-04T00:00:00Z">
        <w:r>
          <w:delText xml:space="preserve">The contemporary anticancer treatment heavily relies on the single </w:delText>
        </w:r>
      </w:del>
      <w:del w:id="2249" w:author="Claude (G3 revision)" w:date="2026-08-04T00:00:00Z">
        <w:r>
          <w:delText>molecule based</w:delText>
        </w:r>
      </w:del>
      <w:del w:id="2250" w:author="Claude (G3 revision)" w:date="2026-08-04T00:00:00Z">
        <w:r>
          <w:delText xml:space="preserve"> biomarkers </w:delText>
        </w:r>
      </w:del>
      <w:sdt>
        <w:sdtPr>
          <w:rPr>
            <w:color w:val="000000"/>
          </w:rPr>
          <w:tag w:val="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
          <w:id w:val="-117301723"/>
          <w:placeholder>
            <w:docPart w:val="557AA5558A0A4742B7C64EDC51653AB1"/>
          </w:placeholder>
        </w:sdtPr>
        <w:sdtContent>
          <w:del w:id="2258" w:author="Claude (G3 revision)" w:date="2026-08-04T00:00:00Z">
            <w:r w:rsidR="007E303A" w:rsidRPr="007E303A">
              <w:rPr>
                <w:color w:val="000000"/>
              </w:rPr>
              <w:delText>(86,87)</w:delText>
            </w:r>
          </w:del>
        </w:sdtContent>
      </w:sdt>
      <w:del w:id="2251" w:author="Claude (G3 revision)" w:date="2026-08-04T00:00:00Z">
        <w:r>
          <w:rPr>
            <w:color w:val="000000"/>
          </w:rPr>
          <w:delText xml:space="preserve"> </w:delText>
        </w:r>
      </w:del>
      <w:del w:id="2252" w:author="Claude (G3 revision)" w:date="2026-08-04T00:00:00Z">
        <w:r>
          <w:delText xml:space="preserve">while there is an increasing need for development of the compound ones, reflecting tumor genome and microenvironment distinct states </w:delText>
        </w:r>
      </w:del>
      <w:sdt>
        <w:sdtPr>
          <w:rPr>
            <w:color w:val="000000"/>
          </w:rPr>
          <w:tag w:val="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
          <w:id w:val="1250469008"/>
          <w:placeholder>
            <w:docPart w:val="557AA5558A0A4742B7C64EDC51653AB1"/>
          </w:placeholder>
        </w:sdtPr>
        <w:sdtContent>
          <w:del w:id="2259" w:author="Claude (G3 revision)" w:date="2026-08-04T00:00:00Z">
            <w:r w:rsidR="007E303A" w:rsidRPr="007E303A">
              <w:rPr>
                <w:color w:val="000000"/>
              </w:rPr>
              <w:delText>(88–90)</w:delText>
            </w:r>
          </w:del>
        </w:sdtContent>
      </w:sdt>
      <w:del w:id="2253" w:author="Claude (G3 revision)" w:date="2026-08-04T00:00:00Z">
        <w:r>
          <w:rPr>
            <w:color w:val="000000"/>
          </w:rPr>
          <w:delText xml:space="preserve"> as well as plasma exosomes impact </w:delText>
        </w:r>
      </w:del>
      <w:sdt>
        <w:sdtPr>
          <w:rPr>
            <w:color w:val="000000"/>
          </w:rPr>
          <w:tag w:val="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
          <w:id w:val="-1073195658"/>
          <w:placeholder>
            <w:docPart w:val="557AA5558A0A4742B7C64EDC51653AB1"/>
          </w:placeholder>
        </w:sdtPr>
        <w:sdtContent>
          <w:del w:id="2260" w:author="Claude (G3 revision)" w:date="2026-08-04T00:00:00Z">
            <w:r w:rsidR="007E303A" w:rsidRPr="007E303A">
              <w:rPr>
                <w:color w:val="000000"/>
              </w:rPr>
              <w:delText>(91,92)</w:delText>
            </w:r>
          </w:del>
        </w:sdtContent>
      </w:sdt>
      <w:del w:id="2254" w:author="Claude (G3 revision)" w:date="2026-08-04T00:00:00Z">
        <w:r>
          <w:delText xml:space="preserve">. Among the promising ones is gene signatures approach which measures activation of multiple genes simultaneously </w:delText>
        </w:r>
      </w:del>
      <w:sdt>
        <w:sdtPr>
          <w:rPr>
            <w:color w:val="000000"/>
          </w:rPr>
          <w:tag w:val="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
          <w:id w:val="1862939680"/>
          <w:placeholder>
            <w:docPart w:val="557AA5558A0A4742B7C64EDC51653AB1"/>
          </w:placeholder>
        </w:sdtPr>
        <w:sdtContent>
          <w:del w:id="2261" w:author="Claude (G3 revision)" w:date="2026-08-04T00:00:00Z">
            <w:r w:rsidR="007E303A" w:rsidRPr="007E303A">
              <w:rPr>
                <w:color w:val="000000"/>
              </w:rPr>
              <w:delText>(93–95)</w:delText>
            </w:r>
          </w:del>
        </w:sdtContent>
      </w:sdt>
      <w:del w:id="2255" w:author="Claude (G3 revision)" w:date="2026-08-04T00:00:00Z">
        <w:r>
          <w:rPr>
            <w:color w:val="000000"/>
          </w:rPr>
          <w:delText xml:space="preserve">. Genes identified as enriched by certain TE classes and families can be used to compose gene expression signatures and measured in the publicly available cancer cohorts such as TCGA </w:delText>
        </w:r>
      </w:del>
      <w:sdt>
        <w:sdtPr>
          <w:rPr>
            <w:color w:val="000000"/>
          </w:rPr>
          <w:tag w:val="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
          <w:id w:val="1360390407"/>
          <w:placeholder>
            <w:docPart w:val="557AA5558A0A4742B7C64EDC51653AB1"/>
          </w:placeholder>
        </w:sdtPr>
        <w:sdtContent>
          <w:del w:id="2262" w:author="Claude (G3 revision)" w:date="2026-08-04T00:00:00Z">
            <w:r w:rsidR="007E303A" w:rsidRPr="007E303A">
              <w:rPr>
                <w:color w:val="000000"/>
              </w:rPr>
              <w:delText>(96)</w:delText>
            </w:r>
          </w:del>
        </w:sdtContent>
      </w:sdt>
      <w:del w:id="2256" w:author="Claude (G3 revision)" w:date="2026-08-04T00:00:00Z">
        <w:r>
          <w:rPr>
            <w:color w:val="000000"/>
          </w:rPr>
          <w:delText xml:space="preserve">. In turn, such an evolutionary approach could improve cancer treatments outcomes as cancer is primarily an evolutionary disease arising from the genomic conflict of interests </w:delText>
        </w:r>
      </w:del>
      <w:sdt>
        <w:sdtPr>
          <w:rPr>
            <w:color w:val="000000"/>
          </w:rPr>
          <w:tag w:val="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
          <w:id w:val="748469456"/>
          <w:placeholder>
            <w:docPart w:val="557AA5558A0A4742B7C64EDC51653AB1"/>
          </w:placeholder>
        </w:sdtPr>
        <w:sdtContent>
          <w:del w:id="2263" w:author="Claude (G3 revision)" w:date="2026-08-04T00:00:00Z">
            <w:r w:rsidR="007E303A" w:rsidRPr="007E303A">
              <w:rPr>
                <w:color w:val="000000"/>
              </w:rPr>
              <w:delText>(97)</w:delText>
            </w:r>
          </w:del>
        </w:sdtContent>
      </w:sdt>
      <w:del w:id="2257" w:author="Claude (G3 revision)" w:date="2026-08-04T00:00:00Z">
        <w:r>
          <w:rPr>
            <w:color w:val="000000"/>
          </w:rPr>
          <w:delText>.</w:delText>
        </w:r>
      </w:del>
    </w:p>
    <w:p>
      <w:pPr>
        <w:rPr>
          <w:ins w:id="1215" w:author="Claude (G3 house style)" w:date="2026-08-04T12:00:00Z"/>
        </w:rPr>
      </w:pPr>
      <w:ins w:id="1216" w:author="Claude (G3 house style)" w:date="2026-08-04T12:00:00Z">
        <w:r>
          <w:rPr>
            <w:b/>
            <w:i/>
            <w:color w:val="C00000"/>
          </w:rPr>
          <w:t xml:space="preserve">[EDITOR NOTE] </w:t>
        </w:r>
        <w:r>
          <w:rPr>
            <w:i/>
            <w:color w:val="C00000"/>
          </w:rPr>
          <w:t xml:space="preserve">G7: the back matter is reordered to G3's printed order — Supplementary material as the last body section, then Acknowledgments, Data availability, Funding, Conflicts of interest, and Literature cited. Author contributions is not one of G3's back-matter sections; for a single-author paper it is kept and placed last. As with the Methods move, this is a structural relocation rather than a Word tracked move.</w:t>
        </w:r>
      </w:ins>
    </w:p>
    <w:p w14:paraId="29BF5C59" w14:textId="77777777" w:rsidR="00DE13E5" w:rsidRPr="00E942A6"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25" w:author="Claude (G3 house style)" w:date="2026-08-04T12:00:00Z">
        <w:r>
          <w:rPr>
            <w:rFonts w:ascii="Times New Roman" w:eastAsia="Times New Roman" w:hAnsi="Times New Roman" w:cs="Times New Roman"/>
            <w:b/>
            <w:bCs/>
            <w:color w:val="000000"/>
            <w:sz w:val="24"/>
            <w:szCs w:val="24"/>
          </w:rPr>
          <w:delText xml:space="preserve">SUPPLEMENTARY MATERIAL</w:delText>
        </w:r>
      </w:del>
      <w:ins w:id="1026" w:author="Claude (G3 house style)" w:date="2026-08-04T12:00:00Z">
        <w:r>
          <w:rPr>
            <w:rFonts w:ascii="Times New Roman" w:eastAsia="Times New Roman" w:hAnsi="Times New Roman" w:cs="Times New Roman"/>
            <w:b/>
            <w:bCs/>
            <w:color w:val="000000"/>
            <w:sz w:val="24"/>
            <w:szCs w:val="24"/>
          </w:rPr>
          <w:t xml:space="preserve">Supplementary material</w:t>
        </w:r>
      </w:ins>
    </w:p>
    <w:p>
      <w:pPr>
        <w:rPr>
          <w:ins w:id="1141" w:author="Claude (G3 house style)" w:date="2026-08-04T12:00:00Z"/>
        </w:rPr>
      </w:pPr>
      <w:ins w:id="1142" w:author="Claude (G3 house style)" w:date="2026-08-04T12:00:00Z">
        <w:r>
          <w:rPr>
            <w:b/>
            <w:i/>
            <w:color w:val="C00000"/>
          </w:rPr>
          <w:t xml:space="preserve">[EDITOR NOTE] </w:t>
        </w:r>
        <w:r>
          <w:rPr>
            <w:i/>
            <w:color w:val="C00000"/>
          </w:rPr>
          <w:t xml:space="preserve">G2: supplementary figure titles and legends belong BELOW the figure and table titles ABOVE the table, both starting with the bold Figure Sn / Table Sn label. The labels here are bold; the above/below placement happens when the items are laid out for the figshare upload, titled 'Supplemental Material for Nikitin 2026' and submitted in one batch. Rename the on-disk files to match before uploading.</w:t>
        </w:r>
      </w:ins>
    </w:p>
    <w:p w14:paraId="2D46931B" w14:textId="76B392D3" w:rsidR="00DE13E5" w:rsidRDefault="00DE13E5" w:rsidP="00DE13E5">
      <w:pPr>
        <w:rPr>
          <w:rStyle w:val="Strong"/>
          <w:rFonts w:eastAsiaTheme="majorEastAsia"/>
          <w:b w:val="0"/>
          <w:bCs w:val="0"/>
        </w:rPr>
      </w:pPr>
      <w:del w:id="1059" w:author="Claude (G3 house style)" w:date="2026-08-04T12:00:00Z">
        <w:r>
          <w:rPr>
            <w:rStyle w:val="Strong"/>
            <w:rFonts w:eastAsiaTheme="majorEastAsia"/>
          </w:rPr>
          <w:delText xml:space="preserve">Supplementary Figure 1.</w:delText>
        </w:r>
      </w:del>
      <w:ins w:id="1060" w:author="Claude (G3 house style)" w:date="2026-08-04T12:00:00Z">
        <w:r>
          <w:rPr>
            <w:rStyle w:val="Strong"/>
            <w:rFonts w:eastAsiaTheme="majorEastAsia"/>
            <w:b/>
          </w:rPr>
          <w:t xml:space="preserve">Figure S1.</w:t>
        </w:r>
      </w:ins>
      <w:r>
        <w:rPr>
          <w:rStyle w:val="Strong"/>
          <w:rFonts w:eastAsiaTheme="majorEastAsia"/>
        </w:rPr>
        <w:t xml:space="preserve"> Ridge plots for length distribution comparison between all (blue) and TSS neighborhoods mapped TEs (red) (A) for all classes and (B) for individual classes.</w:t>
      </w:r>
    </w:p>
    <w:p w14:paraId="0786454F" w14:textId="4E7081CA" w:rsidR="00DE13E5" w:rsidRDefault="00DE13E5" w:rsidP="00DE13E5">
      <w:pPr>
        <w:rPr>
          <w:noProof/>
          <w14:ligatures w14:val="standardContextual"/>
        </w:rPr>
      </w:pPr>
      <w:del w:id="1063" w:author="Claude (G3 house style)" w:date="2026-08-04T12:00:00Z">
        <w:r>
          <w:rPr>
            <w:rStyle w:val="Strong"/>
            <w:rFonts w:eastAsiaTheme="majorEastAsia"/>
          </w:rPr>
          <w:delText xml:space="preserve">Supplementary Figure 2.</w:delText>
        </w:r>
      </w:del>
      <w:ins w:id="1064" w:author="Claude (G3 house style)" w:date="2026-08-04T12:00:00Z">
        <w:r>
          <w:rPr>
            <w:rStyle w:val="Strong"/>
            <w:rFonts w:eastAsiaTheme="majorEastAsia"/>
            <w:b/>
          </w:rPr>
          <w:t xml:space="preserve">Figure S2.</w:t>
        </w:r>
      </w:ins>
      <w:r>
        <w:rPr>
          <w:rStyle w:val="Strong"/>
          <w:rFonts w:eastAsiaTheme="majorEastAsia"/>
        </w:rPr>
        <w:t xml:space="preserve"> Ridge plots for divergence distribution comparison between all (pale colors) and TSS neighborhoods mapped TEs (full colors) for individual families. The distributions are colored by TE class. For all comparisons significance is assessed by the Mann–Whitney test and FDR-corrected: ns, p &gt; 0.05; *, 0.01 &lt; p &lt; 0.05; **, 0.001 &lt; p &lt; 0.01; ***, 0.0001 &lt; p &lt; 0.001; ****, p &lt; 0.0001.</w:t>
      </w:r>
    </w:p>
    <w:p w14:paraId="451D9AA7" w14:textId="45C37EAE" w:rsidR="00DE13E5" w:rsidRDefault="00DE13E5" w:rsidP="00DE13E5">
      <w:pPr>
        <w:rPr>
          <w:noProof/>
          <w14:ligatures w14:val="standardContextual"/>
        </w:rPr>
      </w:pPr>
      <w:del w:id="1067" w:author="Claude (G3 house style)" w:date="2026-08-04T12:00:00Z">
        <w:r>
          <w:rPr>
            <w:rStyle w:val="Strong"/>
            <w:rFonts w:eastAsiaTheme="majorEastAsia"/>
          </w:rPr>
          <w:delText xml:space="preserve">Supplementary Figure 3.</w:delText>
        </w:r>
      </w:del>
      <w:ins w:id="1068" w:author="Claude (G3 house style)" w:date="2026-08-04T12:00:00Z">
        <w:r>
          <w:rPr>
            <w:rStyle w:val="Strong"/>
            <w:rFonts w:eastAsiaTheme="majorEastAsia"/>
            <w:b/>
          </w:rPr>
          <w:t xml:space="preserve">Figure S3.</w:t>
        </w:r>
      </w:ins>
      <w:r>
        <w:rPr>
          <w:rStyle w:val="Strong"/>
          <w:rFonts w:eastAsiaTheme="majorEastAsia"/>
        </w:rPr>
        <w:t xml:space="preserve"> Ridge plots for length distribution comparison between all (pale colors) and TSS neighborhoods mapped TEs (full colors) for individual families. For each family, top and bottom 2.5% of points were clipped to ensure visual capture of the differences. The distributions are colored by TE class. For all comparisons significance is assessed by the Mann–Whitney test and FDR-corrected: ns, p &gt; 0.05; *, 0.01 &lt; p &lt; 0.05; **, 0.001 &lt; p &lt; 0.01; ***, 0.0001 &lt; p &lt; 0.001; ****, p &lt; 0.0001.</w:t>
      </w:r>
    </w:p>
    <w:p w14:paraId="1BC2BFED" w14:textId="319CDCB5" w:rsidR="00DE13E5" w:rsidRDefault="00DE13E5" w:rsidP="00DE13E5">
      <w:pPr>
        <w:rPr>
          <w:rStyle w:val="Strong"/>
          <w:rFonts w:eastAsiaTheme="majorEastAsia"/>
          <w:b w:val="0"/>
          <w:bCs w:val="0"/>
        </w:rPr>
      </w:pPr>
      <w:del w:id="1071" w:author="Claude (G3 house style)" w:date="2026-08-04T12:00:00Z">
        <w:r>
          <w:rPr>
            <w:rStyle w:val="Strong"/>
            <w:rFonts w:eastAsiaTheme="majorEastAsia"/>
          </w:rPr>
          <w:delText xml:space="preserve">Supplementary Figure 4.</w:delText>
        </w:r>
      </w:del>
      <w:ins w:id="1072" w:author="Claude (G3 house style)" w:date="2026-08-04T12:00:00Z">
        <w:r>
          <w:rPr>
            <w:rStyle w:val="Strong"/>
            <w:rFonts w:eastAsiaTheme="majorEastAsia"/>
            <w:b/>
          </w:rPr>
          <w:t xml:space="preserve">Figure S4.</w:t>
        </w:r>
      </w:ins>
      <w:r>
        <w:rPr>
          <w:rStyle w:val="Strong"/>
          <w:rFonts w:eastAsiaTheme="majorEastAsia"/>
        </w:rPr>
        <w:t xml:space="preserve"> Supervenn plots for gene set intersections. Each gene set is divided into gene groups that differ by gene sets sharing genes from a given gene group. For each panel, colored rectangles in the main plot show these gene groups, top grey bar plot indicates number of set that each gene group shares, lower number show gene count in each gene group. Right side bar plot visualizes gene counts per gene set. (A) Intersections of gene sets: enriched with all TEs (TE top), depleted with all TEs (TE bottom) and enriched by each of TE classes. (B) Intersections of gene sets with all TEs, LINEs, LTRs, DNA elements and SINEs with highest and lowest divergence.</w:t>
      </w:r>
    </w:p>
    <w:p w14:paraId="1949B6F9" w14:textId="77777777" w:rsidR="00DE13E5" w:rsidRDefault="00DE13E5" w:rsidP="00DE13E5">
      <w:pPr>
        <w:rPr>
          <w:rStyle w:val="Strong"/>
          <w:rFonts w:eastAsiaTheme="majorEastAsia"/>
          <w:b w:val="0"/>
          <w:bCs w:val="0"/>
        </w:rPr>
      </w:pPr>
      <w:del w:id="1075" w:author="Claude (G3 house style)" w:date="2026-08-04T12:00:00Z">
        <w:r>
          <w:rPr>
            <w:rStyle w:val="Strong"/>
            <w:rFonts w:eastAsiaTheme="majorEastAsia"/>
          </w:rPr>
          <w:delText xml:space="preserve">Supplementary Figure 5.</w:delText>
        </w:r>
      </w:del>
      <w:ins w:id="1076" w:author="Claude (G3 house style)" w:date="2026-08-04T12:00:00Z">
        <w:r>
          <w:rPr>
            <w:rStyle w:val="Strong"/>
            <w:rFonts w:eastAsiaTheme="majorEastAsia"/>
            <w:b/>
          </w:rPr>
          <w:t xml:space="preserve">Figure S5.</w:t>
        </w:r>
      </w:ins>
      <w:r>
        <w:rPr>
          <w:rStyle w:val="Strong"/>
          <w:rFonts w:eastAsiaTheme="majorEastAsia"/>
        </w:rPr>
        <w:t xml:space="preserve"> TSS distributions by count (A) and divergence (B) of mapped TEs, with red bars denoting those TSS whose genes were taken into the Gene Ontology analysis. Pale blue histograms show all TEs. On both panels distributions are shown for individual classes and all TEs. For the divergence panel (B) both highest and lowest divergence groups are shown.</w:t>
      </w:r>
    </w:p>
    <w:p w14:paraId="3BFD3A0F" w14:textId="77777777" w:rsidR="00DE13E5" w:rsidRDefault="00DE13E5" w:rsidP="00DE13E5">
      <w:del w:id="1079" w:author="Claude (G3 house style)" w:date="2026-08-04T12:00:00Z">
        <w:r>
          <w:rPr>
            <w:rStyle w:val="Strong"/>
            <w:rFonts w:eastAsiaTheme="majorEastAsia"/>
          </w:rPr>
          <w:delText xml:space="preserve">Supplementary Figure 6.</w:delText>
        </w:r>
      </w:del>
      <w:ins w:id="1080" w:author="Claude (G3 house style)" w:date="2026-08-04T12:00:00Z">
        <w:r>
          <w:rPr>
            <w:rStyle w:val="Strong"/>
            <w:rFonts w:eastAsiaTheme="majorEastAsia"/>
            <w:b/>
          </w:rPr>
          <w:t xml:space="preserve">Figure S6.</w:t>
        </w:r>
      </w:ins>
      <w:r>
        <w:rPr>
          <w:rStyle w:val="Strong"/>
          <w:rFonts w:eastAsiaTheme="majorEastAsia"/>
        </w:rPr>
        <w:t xml:space="preserve"> UCSC Genome Browser visualization of genes and repeats in the interferon alpha domain of chromosome 9 with coordinates 21150692 to 21370055. </w:t>
      </w:r>
    </w:p>
    <w:p w14:paraId="7CA935DA" w14:textId="2B4AFB1A" w:rsidR="00DE13E5" w:rsidRDefault="00DE13E5" w:rsidP="00DE13E5">
      <w:pPr>
        <w:rPr>
          <w:rStyle w:val="Strong"/>
          <w:rFonts w:eastAsiaTheme="majorEastAsia"/>
          <w:b w:val="0"/>
          <w:bCs w:val="0"/>
        </w:rPr>
      </w:pPr>
      <w:del w:id="1083" w:author="Claude (G3 house style)" w:date="2026-08-04T12:00:00Z">
        <w:r>
          <w:rPr>
            <w:rStyle w:val="Strong"/>
            <w:rFonts w:eastAsiaTheme="majorEastAsia"/>
          </w:rPr>
          <w:delText xml:space="preserve">Supplementary Figure 7.</w:delText>
        </w:r>
      </w:del>
      <w:ins w:id="1084" w:author="Claude (G3 house style)" w:date="2026-08-04T12:00:00Z">
        <w:r>
          <w:rPr>
            <w:rStyle w:val="Strong"/>
            <w:rFonts w:eastAsiaTheme="majorEastAsia"/>
            <w:b/>
          </w:rPr>
          <w:t xml:space="preserve">Figure S7.</w:t>
        </w:r>
      </w:ins>
      <w:r>
        <w:rPr>
          <w:rStyle w:val="Strong"/>
          <w:rFonts w:eastAsiaTheme="majorEastAsia"/>
        </w:rPr>
        <w:t xml:space="preserve"> Log-scaled distributions of TSS by TE number mapped on their 10 kb neighborhood. The distributions are plotted for individual TE families and colored by their class. Numbers on the right show TSS counts and percentages with non-zero TEs in their vicinity.</w:t>
      </w:r>
    </w:p>
    <w:p w14:paraId="0283D553" w14:textId="287BF772" w:rsidR="00DE13E5" w:rsidRPr="00F4332F" w:rsidRDefault="00DE13E5" w:rsidP="00DE13E5">
      <w:pPr>
        <w:rPr>
          <w:rStyle w:val="Strong"/>
          <w:rFonts w:eastAsiaTheme="majorEastAsia"/>
          <w:b w:val="0"/>
          <w:bCs w:val="0"/>
        </w:rPr>
      </w:pPr>
      <w:del w:id="1087" w:author="Claude (G3 house style)" w:date="2026-08-04T12:00:00Z">
        <w:r>
          <w:rPr>
            <w:rStyle w:val="Strong"/>
            <w:rFonts w:eastAsiaTheme="majorEastAsia"/>
          </w:rPr>
          <w:delText xml:space="preserve">Supplementary Figure 8.</w:delText>
        </w:r>
      </w:del>
      <w:ins w:id="1088" w:author="Claude (G3 house style)" w:date="2026-08-04T12:00:00Z">
        <w:r>
          <w:rPr>
            <w:rStyle w:val="Strong"/>
            <w:rFonts w:eastAsiaTheme="majorEastAsia"/>
            <w:b/>
          </w:rPr>
          <w:t xml:space="preserve">Figure S8.</w:t>
        </w:r>
      </w:ins>
      <w:r>
        <w:rPr>
          <w:rStyle w:val="Strong"/>
          <w:rFonts w:eastAsiaTheme="majorEastAsia"/>
        </w:rPr>
        <w:t xml:space="preserve"> Genes and molecular processes enriched with TE of distinct families in their 10 kb vicinity. (A) Intersections map of genes sets enriched with TEs by family. Circle size is log-proportional to number of genes in a set. Circles are colored by TE class, and color intensity denotes OR observed to random. TE families with significant enrichment near TSS are marked as bold. Connection line width is proportional to Jaccard index between a two gene sets. (B) Cluster map of GO terms number by functional groups and TE groups: TE top, TE bottom, the four classes with significant GO terms (LINEs, SINEs, SVA elements and LTRs) and TE families with significant GO terms. Colors on the cluster map side annotation denote TE groups and functional metagroups. For all clustermap cells significance is assessed by the Fisher exact test of a given TE group and a given functional group agains the same functional group in the rest TE groups and FDR-corrected: ns, p &gt; 0.05; *, 0.01 &lt; p &lt; 0.05; **, 0.001 &lt; p &lt; 0.01; ***, 0.0001 &lt; p &lt; 0.001; ****, p &lt; 0.0001. (C) Sankey plot of GO terms count comparison by groups between the large-scale TE groups (the top one, the bottom one and the TE classes) and TE families.</w:t>
      </w:r>
    </w:p>
    <w:p w14:paraId="169B7EA3" w14:textId="750838CB" w:rsidR="00DE13E5" w:rsidRDefault="00DE13E5" w:rsidP="00DE13E5">
      <w:pPr>
        <w:rPr>
          <w:rStyle w:val="Strong"/>
          <w:rFonts w:eastAsiaTheme="majorEastAsia"/>
          <w:b w:val="0"/>
          <w:bCs w:val="0"/>
        </w:rPr>
      </w:pPr>
      <w:del w:id="1061" w:author="Claude (G3 house style)" w:date="2026-08-04T12:00:00Z">
        <w:r>
          <w:rPr>
            <w:rStyle w:val="Strong"/>
            <w:rFonts w:eastAsiaTheme="majorEastAsia"/>
          </w:rPr>
          <w:delText xml:space="preserve">Supplementary File 1.</w:delText>
        </w:r>
      </w:del>
      <w:ins w:id="1062" w:author="Claude (G3 house style)" w:date="2026-08-04T12:00:00Z">
        <w:r>
          <w:rPr>
            <w:rStyle w:val="Strong"/>
            <w:rFonts w:eastAsiaTheme="majorEastAsia"/>
            <w:b/>
          </w:rPr>
          <w:t xml:space="preserve">File S1.</w:t>
        </w:r>
      </w:ins>
      <w:r>
        <w:rPr>
          <w:rStyle w:val="Strong"/>
          <w:rFonts w:eastAsiaTheme="majorEastAsia"/>
        </w:rPr>
        <w:t xml:space="preserve"> Genomic coordinates of human TSSs and associated TEs. For each of the 38,704 TSSs, the corresponding gene name is provided, along with lists of overlapping TE classes, families, subfamilies, and their divergence values.</w:t>
      </w:r>
    </w:p>
    <w:p w14:paraId="6BEF2BB2" w14:textId="261136A4" w:rsidR="00FD564A" w:rsidRDefault="00FD564A" w:rsidP="00DE13E5">
      <w:pPr>
        <w:rPr>
          <w:rStyle w:val="Strong"/>
          <w:rFonts w:eastAsiaTheme="majorEastAsia"/>
          <w:b w:val="0"/>
          <w:bCs w:val="0"/>
        </w:rPr>
      </w:pPr>
      <w:del w:id="1065" w:author="Claude (G3 house style)" w:date="2026-08-04T12:00:00Z">
        <w:r>
          <w:rPr>
            <w:rStyle w:val="Strong"/>
            <w:rFonts w:eastAsiaTheme="majorEastAsia"/>
          </w:rPr>
          <w:delText xml:space="preserve">Supplementary File 2.</w:delText>
        </w:r>
      </w:del>
      <w:ins w:id="1066" w:author="Claude (G3 house style)" w:date="2026-08-04T12:00:00Z">
        <w:r>
          <w:rPr>
            <w:rStyle w:val="Strong"/>
            <w:rFonts w:eastAsiaTheme="majorEastAsia"/>
            <w:b/>
          </w:rPr>
          <w:t xml:space="preserve">File S2.</w:t>
        </w:r>
      </w:ins>
      <w:r>
        <w:rPr>
          <w:rStyle w:val="Strong"/>
          <w:rFonts w:eastAsiaTheme="majorEastAsia"/>
        </w:rPr>
        <w:t xml:space="preserve"> Enrichment statistics of TE subfamilies within 10 kb regions surrounding TSSs.</w:t>
      </w:r>
    </w:p>
    <w:p w14:paraId="130292B8" w14:textId="30780685" w:rsidR="00FD564A" w:rsidRPr="000D212A" w:rsidRDefault="00FD564A" w:rsidP="00DE13E5">
      <w:pPr>
        <w:rPr>
          <w:rStyle w:val="Strong"/>
          <w:rFonts w:eastAsiaTheme="majorEastAsia"/>
          <w:b w:val="0"/>
          <w:bCs w:val="0"/>
        </w:rPr>
      </w:pPr>
      <w:del w:id="1069" w:author="Claude (G3 house style)" w:date="2026-08-04T12:00:00Z">
        <w:r>
          <w:rPr>
            <w:rStyle w:val="Strong"/>
            <w:rFonts w:eastAsiaTheme="majorEastAsia"/>
          </w:rPr>
          <w:delText xml:space="preserve">Supplementary File 3.</w:delText>
        </w:r>
      </w:del>
      <w:ins w:id="1070" w:author="Claude (G3 house style)" w:date="2026-08-04T12:00:00Z">
        <w:r>
          <w:rPr>
            <w:rStyle w:val="Strong"/>
            <w:rFonts w:eastAsiaTheme="majorEastAsia"/>
            <w:b/>
          </w:rPr>
          <w:t xml:space="preserve">File S3.</w:t>
        </w:r>
      </w:ins>
      <w:r>
        <w:rPr>
          <w:rStyle w:val="Strong"/>
          <w:rFonts w:eastAsiaTheme="majorEastAsia"/>
        </w:rPr>
        <w:t xml:space="preserve"> Genes exhibiting enrichment or depletion of TEs in their vicinity, categorized by major TE groups, including individual TE classes and all TEs combined.</w:t>
      </w:r>
    </w:p>
    <w:p w14:paraId="386FD6F6" w14:textId="6D7CB4B6" w:rsidR="00FD564A" w:rsidRDefault="00FD564A" w:rsidP="00DE13E5">
      <w:pPr>
        <w:rPr>
          <w:rStyle w:val="Strong"/>
          <w:rFonts w:eastAsiaTheme="majorEastAsia"/>
          <w:b w:val="0"/>
          <w:bCs w:val="0"/>
        </w:rPr>
      </w:pPr>
      <w:del w:id="1073" w:author="Claude (G3 house style)" w:date="2026-08-04T12:00:00Z">
        <w:r>
          <w:rPr>
            <w:rStyle w:val="Strong"/>
            <w:rFonts w:eastAsiaTheme="majorEastAsia"/>
          </w:rPr>
          <w:delText xml:space="preserve">Supplementary File 4.</w:delText>
        </w:r>
      </w:del>
      <w:ins w:id="1074" w:author="Claude (G3 house style)" w:date="2026-08-04T12:00:00Z">
        <w:r>
          <w:rPr>
            <w:rStyle w:val="Strong"/>
            <w:rFonts w:eastAsiaTheme="majorEastAsia"/>
            <w:b/>
          </w:rPr>
          <w:t xml:space="preserve">File S4.</w:t>
        </w:r>
      </w:ins>
      <w:r>
        <w:rPr>
          <w:rStyle w:val="Strong"/>
          <w:rFonts w:eastAsiaTheme="majorEastAsia"/>
        </w:rPr>
        <w:t xml:space="preserve"> GO terms, associated genes, and functional group classifications based on TE enrichment categories (TE classes, all TEs enriched, and TE-depleted groups).</w:t>
      </w:r>
    </w:p>
    <w:p w14:paraId="6F4905F4" w14:textId="490921C7" w:rsidR="00FD564A" w:rsidRDefault="00FD564A" w:rsidP="00DE13E5">
      <w:pPr>
        <w:rPr>
          <w:rStyle w:val="Strong"/>
          <w:rFonts w:eastAsiaTheme="majorEastAsia"/>
          <w:b w:val="0"/>
          <w:bCs w:val="0"/>
        </w:rPr>
      </w:pPr>
      <w:del w:id="1077" w:author="Claude (G3 house style)" w:date="2026-08-04T12:00:00Z">
        <w:r>
          <w:rPr>
            <w:rStyle w:val="Strong"/>
            <w:rFonts w:eastAsiaTheme="majorEastAsia"/>
          </w:rPr>
          <w:delText xml:space="preserve">Supplementary File 5.</w:delText>
        </w:r>
      </w:del>
      <w:ins w:id="1078" w:author="Claude (G3 house style)" w:date="2026-08-04T12:00:00Z">
        <w:r>
          <w:rPr>
            <w:rStyle w:val="Strong"/>
            <w:rFonts w:eastAsiaTheme="majorEastAsia"/>
            <w:b/>
          </w:rPr>
          <w:t xml:space="preserve">File S5.</w:t>
        </w:r>
      </w:ins>
      <w:r>
        <w:rPr>
          <w:rStyle w:val="Strong"/>
          <w:rFonts w:eastAsiaTheme="majorEastAsia"/>
        </w:rPr>
        <w:t xml:space="preserve"> Genes enriched in TE classes and in all TEs, stratified by high and low divergence levels.</w:t>
      </w:r>
    </w:p>
    <w:p w14:paraId="72C651BF" w14:textId="432A971C" w:rsidR="00FD564A" w:rsidRDefault="00FD564A" w:rsidP="00DE13E5">
      <w:pPr>
        <w:rPr>
          <w:rStyle w:val="Strong"/>
          <w:rFonts w:eastAsiaTheme="majorEastAsia"/>
          <w:b w:val="0"/>
          <w:bCs w:val="0"/>
        </w:rPr>
      </w:pPr>
      <w:del w:id="1081" w:author="Claude (G3 house style)" w:date="2026-08-04T12:00:00Z">
        <w:r>
          <w:rPr>
            <w:rStyle w:val="Strong"/>
            <w:rFonts w:eastAsiaTheme="majorEastAsia"/>
          </w:rPr>
          <w:delText xml:space="preserve">Supplementary File 6.</w:delText>
        </w:r>
      </w:del>
      <w:ins w:id="1082" w:author="Claude (G3 house style)" w:date="2026-08-04T12:00:00Z">
        <w:r>
          <w:rPr>
            <w:rStyle w:val="Strong"/>
            <w:rFonts w:eastAsiaTheme="majorEastAsia"/>
            <w:b/>
          </w:rPr>
          <w:t xml:space="preserve">File S6.</w:t>
        </w:r>
      </w:ins>
      <w:r>
        <w:rPr>
          <w:rStyle w:val="Strong"/>
          <w:rFonts w:eastAsiaTheme="majorEastAsia"/>
        </w:rPr>
        <w:t xml:space="preserve"> GO terms, associated genes, and functional group classifications for TE groups stratified by divergence (low vs. high), including both TE classes and all TEs.</w:t>
      </w:r>
    </w:p>
    <w:p w14:paraId="185E6E07" w14:textId="176EC7F9" w:rsidR="00FD564A" w:rsidRDefault="00FD564A" w:rsidP="00DE13E5">
      <w:pPr>
        <w:rPr>
          <w:rStyle w:val="Strong"/>
          <w:rFonts w:eastAsiaTheme="majorEastAsia"/>
          <w:b w:val="0"/>
          <w:bCs w:val="0"/>
        </w:rPr>
      </w:pPr>
      <w:del w:id="1085" w:author="Claude (G3 house style)" w:date="2026-08-04T12:00:00Z">
        <w:r>
          <w:rPr>
            <w:rStyle w:val="Strong"/>
            <w:rFonts w:eastAsiaTheme="majorEastAsia"/>
          </w:rPr>
          <w:delText xml:space="preserve">Supplementary File 7.</w:delText>
        </w:r>
      </w:del>
      <w:ins w:id="1086" w:author="Claude (G3 house style)" w:date="2026-08-04T12:00:00Z">
        <w:r>
          <w:rPr>
            <w:rStyle w:val="Strong"/>
            <w:rFonts w:eastAsiaTheme="majorEastAsia"/>
            <w:b/>
          </w:rPr>
          <w:t xml:space="preserve">File S7.</w:t>
        </w:r>
      </w:ins>
      <w:r>
        <w:rPr>
          <w:rStyle w:val="Strong"/>
          <w:rFonts w:eastAsiaTheme="majorEastAsia"/>
        </w:rPr>
        <w:t xml:space="preserve"> Genes enriched in specific TE families based on TE counts in their genomic vicinity.</w:t>
      </w:r>
    </w:p>
    <w:p w14:paraId="208C8BE5" w14:textId="4824612C" w:rsidR="00FD564A" w:rsidRDefault="00FD564A" w:rsidP="00DE13E5">
      <w:del w:id="1089" w:author="Claude (G3 house style)" w:date="2026-08-04T12:00:00Z">
        <w:r>
          <w:rPr>
            <w:rStyle w:val="Strong"/>
            <w:rFonts w:eastAsiaTheme="majorEastAsia"/>
          </w:rPr>
          <w:delText xml:space="preserve">Supplementary File 8.</w:delText>
        </w:r>
      </w:del>
      <w:ins w:id="1090" w:author="Claude (G3 house style)" w:date="2026-08-04T12:00:00Z">
        <w:r>
          <w:rPr>
            <w:rStyle w:val="Strong"/>
            <w:rFonts w:eastAsiaTheme="majorEastAsia"/>
            <w:b/>
          </w:rPr>
          <w:t xml:space="preserve">File S8.</w:t>
        </w:r>
      </w:ins>
      <w:r>
        <w:rPr>
          <w:rStyle w:val="Strong"/>
          <w:rFonts w:eastAsiaTheme="majorEastAsia"/>
        </w:rPr>
        <w:t xml:space="preserve"> GO terms, associated genes, and functional group classifications for TE family-level analyses.</w:t>
      </w:r>
    </w:p>
    <w:p w14:paraId="66119282" w14:textId="77777777" w:rsidR="0007479E" w:rsidRDefault="0007479E" w:rsidP="0007479E">
      <w:pPr>
        <w:spacing w:before="100" w:beforeAutospacing="1" w:after="100" w:afterAutospacing="1"/>
      </w:pPr>
    </w:p>
    <w:p w14:paraId="557E4521"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23" w:author="Claude (G3 house style)" w:date="2026-08-04T12:00:00Z">
        <w:r>
          <w:rPr>
            <w:rFonts w:ascii="Times New Roman" w:eastAsia="Times New Roman" w:hAnsi="Times New Roman" w:cs="Times New Roman"/>
            <w:b/>
            <w:bCs/>
            <w:color w:val="000000"/>
            <w:sz w:val="24"/>
            <w:szCs w:val="24"/>
          </w:rPr>
          <w:delText xml:space="preserve">ACKNOWLEDGEMENTS</w:delText>
        </w:r>
      </w:del>
      <w:ins w:id="1024" w:author="Claude (G3 house style)" w:date="2026-08-04T12:00:00Z">
        <w:r>
          <w:rPr>
            <w:rFonts w:ascii="Times New Roman" w:eastAsia="Times New Roman" w:hAnsi="Times New Roman" w:cs="Times New Roman"/>
            <w:b/>
            <w:bCs/>
            <w:color w:val="000000"/>
            <w:sz w:val="24"/>
            <w:szCs w:val="24"/>
          </w:rPr>
          <w:t xml:space="preserve">Acknowledgments</w:t>
        </w:r>
      </w:ins>
    </w:p>
    <w:p w14:paraId="2D064B08" w14:textId="08799E82" w:rsidR="00193F11" w:rsidRPr="00193F11" w:rsidRDefault="00193F11" w:rsidP="00193F11">
      <w:pPr>
        <w:spacing w:before="100" w:beforeAutospacing="1" w:after="100" w:afterAutospacing="1"/>
      </w:pPr>
      <w:r>
        <w:t xml:space="preserve">I would like to express my sincere gratitude to the faculty and staff of the Department of Molecular Biology at Moscow State University. </w:t>
      </w:r>
      <w:del w:id="1055" w:author="Claude (G3 house style)" w:date="2026-08-04T12:00:00Z">
        <w:r>
          <w:delText xml:space="preserve">The academic environment, resources, and support I received during my bachelor’s and master’s studies were instrumental in shaping my early scientific trajectory and fostering my commitment to bioinformatics and evolutionary biology. I am especially indebted to Professor Galina Belyakova, whose mentorship played a pivotal role in my preparation for the 2013 International Biology Olympiad in Bern, where I was awarded a gold medal. Her guidance, together with that of my other Olympiad mentors, was fundamental in cultivating my interest in molecular and evolutionary biology well before the completion of my formal university training.</w:delText>
        </w:r>
      </w:del>
      <w:ins w:id="1056" w:author="Claude (G3 house style)" w:date="2026-08-04T12:00:00Z">
        <w:r>
          <w:t xml:space="preserve">I am especially indebted to Professor Galina Belyakova, whose mentorship was fundamental in cultivating my interest in molecular and evolutionary biology.</w:t>
        </w:r>
      </w:ins>
    </w:p>
    <w:p w14:paraId="6579387D" w14:textId="326A59DA" w:rsidR="00193F11" w:rsidRPr="00193F11" w:rsidRDefault="00193F11" w:rsidP="00193F11">
      <w:pPr>
        <w:spacing w:before="100" w:beforeAutospacing="1" w:after="100" w:afterAutospacing="1"/>
      </w:pPr>
      <w:r w:rsidRPr="00193F11">
        <w:t>I am also grateful to my colleagues, particularly my team lead, Katerina Nuzhdina, and my fellow bioinformaticians. Their collegial support and the intellectually stimulating environment they created have been a continuous source of inspiration and motivation. Their shared expertise and encouragement significantly contributed to my research progress. I would like to extend special thanks to my colleague</w:t>
      </w:r>
      <w:r>
        <w:t>s</w:t>
      </w:r>
      <w:r w:rsidRPr="00193F11">
        <w:t xml:space="preserve"> Polina </w:t>
      </w:r>
      <w:r w:rsidRPr="00193F11">
        <w:t>Oshchepkova</w:t>
      </w:r>
      <w:r w:rsidRPr="00193F11">
        <w:t xml:space="preserve"> </w:t>
      </w:r>
      <w:r>
        <w:t xml:space="preserve">and Anastasiya Yudina </w:t>
      </w:r>
      <w:r w:rsidRPr="00193F11">
        <w:t xml:space="preserve">for </w:t>
      </w:r>
      <w:r>
        <w:t>their</w:t>
      </w:r>
      <w:r w:rsidRPr="00193F11">
        <w:t xml:space="preserve"> invaluable intellectual contributions and steadfast emotional support throughout this work.</w:t>
      </w:r>
    </w:p>
    <w:p w14:paraId="7678F14B" w14:textId="77777777" w:rsidR="00193F11" w:rsidRPr="00193F11" w:rsidRDefault="00193F11" w:rsidP="00193F11">
      <w:pPr>
        <w:spacing w:before="100" w:beforeAutospacing="1" w:after="100" w:afterAutospacing="1"/>
        <w:rPr>
          <w:del w:id="1045" w:author="Claude (G3 house style)" w:date="2026-08-04T12:00:00Z"/>
        </w:rPr>
      </w:pPr>
      <w:del w:id="1046" w:author="Claude (G3 house style)" w:date="2026-08-04T12:00:00Z">
        <w:r w:rsidRPr="00193F11">
          <w:delText>I am deeply thankful to my parents, Olga Nikitina and Michael Nikitin, for fostering an environment of curiosity, learning, and exploration. Their influence instilled in me a lasting fascination with the diversity of nature and the universe, which ultimately shaped my enduring interest in evolutionary biology, particularly genome evolution.</w:delText>
        </w:r>
      </w:del>
    </w:p>
    <w:p w14:paraId="18CDBAF1" w14:textId="55DA49B7" w:rsidR="00193F11" w:rsidRPr="00193F11" w:rsidRDefault="00193F11" w:rsidP="00193F11">
      <w:pPr>
        <w:spacing w:before="100" w:beforeAutospacing="1" w:after="100" w:afterAutospacing="1"/>
        <w:rPr>
          <w:del w:id="1047" w:author="Claude (G3 house style)" w:date="2026-08-04T12:00:00Z"/>
        </w:rPr>
      </w:pPr>
      <w:del w:id="1048" w:author="Claude (G3 house style)" w:date="2026-08-04T12:00:00Z">
        <w:r w:rsidRPr="00193F11">
          <w:delText xml:space="preserve">My deepest and most heartfelt appreciation goes to my wife, Irina Nikitina. Her unwavering support, encouragement, and belief in me transformed a collection of </w:delText>
        </w:r>
      </w:del>
      <w:del w:id="1049" w:author="Claude (G3 house style)" w:date="2026-08-04T12:00:00Z">
        <w:r>
          <w:delText>study</w:delText>
        </w:r>
      </w:del>
      <w:del w:id="1050" w:author="Claude (G3 house style)" w:date="2026-08-04T12:00:00Z">
        <w:r w:rsidRPr="00193F11">
          <w:delText xml:space="preserve"> efforts into the ambitious pursuit of</w:delText>
        </w:r>
      </w:del>
      <w:del w:id="1051" w:author="Claude (G3 house style)" w:date="2026-08-04T12:00:00Z">
        <w:r>
          <w:delText xml:space="preserve"> a </w:delText>
        </w:r>
      </w:del>
      <w:del w:id="1052" w:author="Claude (G3 house style)" w:date="2026-08-04T12:00:00Z">
        <w:r w:rsidR="000F47AF">
          <w:delText>full-scale</w:delText>
        </w:r>
      </w:del>
      <w:del w:id="1053" w:author="Claude (G3 house style)" w:date="2026-08-04T12:00:00Z">
        <w:r>
          <w:delText xml:space="preserve"> research program</w:delText>
        </w:r>
      </w:del>
      <w:del w:id="1054" w:author="Claude (G3 house style)" w:date="2026-08-04T12:00:00Z">
        <w:r w:rsidRPr="00193F11">
          <w:delText>. Her presence provided stability and strength during challenging periods, including times of illness, injury, and the complexities of relocating to Armenia with our young sons.</w:delText>
        </w:r>
      </w:del>
    </w:p>
    <w:p w14:paraId="27896A39" w14:textId="77777777" w:rsidR="00193F11" w:rsidRPr="00193F11" w:rsidRDefault="00193F11" w:rsidP="00193F11">
      <w:pPr>
        <w:spacing w:before="100" w:beforeAutospacing="1" w:after="100" w:afterAutospacing="1"/>
      </w:pPr>
      <w:r w:rsidRPr="00193F11">
        <w:t>I apologize to colleagues and researchers whose relevant work may not have been cited in this manuscript.</w:t>
      </w:r>
    </w:p>
    <w:p>
      <w:pPr>
        <w:rPr>
          <w:ins w:id="1057" w:author="Claude (G3 house style)" w:date="2026-08-04T12:00:00Z"/>
        </w:rPr>
      </w:pPr>
      <w:ins w:id="1058" w:author="Claude (G3 house style)" w:date="2026-08-04T12:00:00Z">
        <w:r>
          <w:rPr>
            <w:b/>
            <w:i/>
            <w:color w:val="C00000"/>
          </w:rPr>
          <w:t xml:space="preserve">[EDITOR NOTE] </w:t>
        </w:r>
        <w:r>
          <w:rPr>
            <w:i/>
            <w:color w:val="C00000"/>
          </w:rPr>
          <w:t xml:space="preserve">G14: the Acknowledgments were trimmed from four paragraphs (~600 words) toward the journal norm. Everyone thanked by name is still thanked. If you would rather keep the fuller version, reject these deletions — they are tracked individually.</w:t>
        </w:r>
      </w:ins>
    </w:p>
    <w:p w14:paraId="4B2E7325" w14:textId="0EB84D4D" w:rsidR="0007479E" w:rsidRDefault="0007479E" w:rsidP="0007479E">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27" w:author="Claude (G3 house style)" w:date="2026-08-04T12:00:00Z">
        <w:r>
          <w:rPr>
            <w:rFonts w:ascii="Times New Roman" w:eastAsia="Times New Roman" w:hAnsi="Times New Roman" w:cs="Times New Roman"/>
            <w:b/>
            <w:bCs/>
            <w:color w:val="000000"/>
            <w:sz w:val="24"/>
            <w:szCs w:val="24"/>
          </w:rPr>
          <w:delText xml:space="preserve">DATA AVAILABILITY</w:delText>
        </w:r>
      </w:del>
      <w:ins w:id="1028" w:author="Claude (G3 house style)" w:date="2026-08-04T12:00:00Z">
        <w:r>
          <w:rPr>
            <w:rFonts w:ascii="Times New Roman" w:eastAsia="Times New Roman" w:hAnsi="Times New Roman" w:cs="Times New Roman"/>
            <w:b/>
            <w:bCs/>
            <w:color w:val="000000"/>
            <w:sz w:val="24"/>
            <w:szCs w:val="24"/>
          </w:rPr>
          <w:t xml:space="preserve">Data availability</w:t>
        </w:r>
      </w:ins>
    </w:p>
    <w:p w14:paraId="025D0B05" w14:textId="30A7C80D" w:rsidR="00E94375" w:rsidRDefault="008D0F77" w:rsidP="0007479E">
      <w:pPr>
        <w:rPr>
          <w:del w:id="2290" w:author="Claude (G3 revision)" w:date="2026-08-04T00:00:00Z"/>
        </w:rPr>
      </w:pPr>
      <w:del w:id="2291" w:author="Claude (G3 revision)" w:date="2026-08-04T00:00:00Z">
        <w:r>
          <w:delText>All code used for</w:delText>
        </w:r>
      </w:del>
      <w:del w:id="2292" w:author="Claude (G3 revision)" w:date="2026-08-04T00:00:00Z">
        <w:r w:rsidR="00C36A42">
          <w:delText xml:space="preserve"> the comprehensive</w:delText>
        </w:r>
      </w:del>
      <w:del w:id="2293" w:author="Claude (G3 revision)" w:date="2026-08-04T00:00:00Z">
        <w:r>
          <w:delText xml:space="preserve"> proximity mapping, statistical analysis, and GO functional networking is available in the GitHub repository: </w:delText>
        </w:r>
      </w:del>
      <w:hyperlink r:id="rId15" w:tgtFrame="_blank" w:history="1">
        <w:del w:id="2294" w:author="Claude (G3 revision)" w:date="2026-08-04T00:00:00Z">
          <w:r w:rsidR="00E94375">
            <w:rPr>
              <w:rStyle w:val="citation-666"/>
              <w:rFonts w:eastAsiaTheme="majorEastAsia"/>
              <w:color w:val="0000FF"/>
              <w:u w:val="single"/>
            </w:rPr>
            <w:delText>https://github.com/Nikit357/T2T_genes_evolution</w:delText>
          </w:r>
        </w:del>
      </w:hyperlink>
      <w:del w:id="2295" w:author="Claude (G3 revision)" w:date="2026-08-04T00:00:00Z">
        <w:r w:rsidR="00E94375">
          <w:delText>.</w:delText>
        </w:r>
      </w:del>
    </w:p>
    <w:p>
      <w:pPr>
        <w:rPr>
          <w:ins w:id="2288" w:author="Claude (G3 revision)" w:date="2026-08-04T00:00:00Z"/>
        </w:rPr>
      </w:pPr>
      <w:ins w:id="2289" w:author="Claude (G3 revision)" w:date="2026-08-04T00:00:00Z">
        <w:r>
          <w:t xml:space="preserve">All code used for the comprehensive proximity mapping, statistical analysis and GO functional networking is available in the GitHub repository https://github.com/Nikit357/T2T_transposons_genes, with the revision-specific scripts and notebooks under revision_G3/ and a REPRODUCE.md giving the exact run order and resolved paths.</w:t>
        </w:r>
      </w:ins>
    </w:p>
    <w:p w14:paraId="70C96EE4" w14:textId="5459FF3C" w:rsidR="008D0F77" w:rsidRDefault="00FD5DE9" w:rsidP="0007479E">
      <w:del w:id="2296" w:author="Claude (G3 revision)" w:date="2026-08-04T00:00:00Z">
        <w:r>
          <w:delText xml:space="preserve">Tables of TE-gene intersections, including divergence and family-level enrichment statistics, have been deposited in the same GitHub repository.</w:delText>
        </w:r>
      </w:del>
      <w:ins w:id="2297" w:author="Claude (G3 revision)" w:date="2026-08-04T00:00:00Z">
        <w:r>
          <w:t xml:space="preserve">Tables of TE-gene intersections, including divergence and family-level enrichment statistics, are deposited in the same repository. Specifically: TEs_on_genes.csv and TEs_on_genes_counts_subfamilies.csv hold the per-gene intersections; enrichment_families_with_random.csv and enrichment_subfamilies_with_random.csv hold the class, family and subfamily enrichment statistics with both raw and FDR-adjusted p-values; TableS_class_enrichment_full.csv holds the unadjusted Fisher p-values omitted from Table 2; the GO_tables directory holds the Gene Ontology results with both P-value and FDR columns; and revision_G3/output/ holds the window and percentile sensitivity tables, the interferon-alpha domain test results and the gene-set overlap matrix. The 500-permutation background is published as a compacted per-seed count store with a MANIFEST.json and the 01c_expand_counts.py reconstructor, so the random background is reproducible without re-running bedtools shuffle. The Gene Ontology annotation file goa_human.gaf is not redistributed because of its size; download instructions are in REPRODUCE.md.</w:t>
        </w:r>
      </w:ins>
    </w:p>
    <w:p>
      <w:pPr>
        <w:rPr>
          <w:ins w:id="2298" w:author="Claude (G3 revision)" w:date="2026-08-04T00:00:00Z"/>
        </w:rPr>
      </w:pPr>
      <w:ins w:id="2299" w:author="Claude (G3 revision)" w:date="2026-08-04T00:00:00Z">
        <w:r>
          <w:t xml:space="preserve">The TE annotation, the TSS 10 kb windows, the gene sets used for Gene Ontology analysis and the interferon-alpha domain are also available as a UCSC Genome Browser track hub on the hs1 (T2T-CHM13v2.0) assembly, coloured by TE class to match the figures. Hub URL: https://nikit357.github.io/T2T_transposons_genes/trackhub/hub.txt. The domain discussed above opens directly at https://genome.ucsc.edu/cgi-bin/hgTracks?db=hs1&amp;hubUrl=https://nikit357.github.io/T2T_transposons_genes/trackhub/hub.txt&amp;position=chr9:21150692-21370055.</w:t>
        </w:r>
      </w:ins>
    </w:p>
    <w:p>
      <w:pPr>
        <w:rPr>
          <w:ins w:id="1143" w:author="Claude (G3 house style)" w:date="2026-08-04T12:00:00Z"/>
        </w:rPr>
      </w:pPr>
      <w:ins w:id="1144" w:author="Claude (G3 house style)" w:date="2026-08-04T12:00:00Z">
        <w:r>
          <w:t xml:space="preserve">Transposable element annotations were obtained from the UCSC RepeatMasker track for T2T-CHM13v2.0 (hs1) and gene annotations from NCBI RefSeq All (hs1), both via the UCSC Table Browser.</w:t>
        </w:r>
      </w:ins>
    </w:p>
    <w:p>
      <w:pPr>
        <w:rPr>
          <w:ins w:id="2300" w:author="Claude (G3 revision)" w:date="2026-08-04T00:00:00Z"/>
        </w:rPr>
      </w:pPr>
      <w:ins w:id="2301" w:author="Claude (G3 revision)" w:date="2026-08-04T00:00:00Z">
        <w:r>
          <w:t xml:space="preserve">An archival snapshot of the repository at the time of publication is deposited in Zenodo under DOI [ZENODO DOI].</w:t>
        </w:r>
      </w:ins>
    </w:p>
    <w:p>
      <w:pPr>
        <w:rPr>
          <w:ins w:id="1145" w:author="Claude (G3 house style)" w:date="2026-08-04T12:00:00Z"/>
        </w:rPr>
      </w:pPr>
      <w:ins w:id="1146" w:author="Claude (G3 house style)" w:date="2026-08-04T12:00:00Z">
        <w:r>
          <w:t xml:space="preserve">The supplementary items are as follows. File S1: genomic coordinates of the 38,704 human TSS neighbourhoods with their overlapping TE classes, families, subfamilies and divergence values. File S2: enrichment statistics for TE subfamilies within the 10 kb TSS regions, with raw and FDR-adjusted p-values. File S3: genes enriched or depleted in TEs by major TE group. File S4: GO terms, associated genes and functional-group classifications for the TE class, TE-top and TE-bottom gene sets. File S5: genes enriched in TE classes stratified by high and low divergence. File S6: GO terms for the divergence-stratified groups. File S7: genes enriched in specific TE families. File S8: GO terms for the family-level analysis. Files S2, S4, S6 and S8 carry both raw and FDR-adjusted p-values, so any reader can apply an alternative multiple-testing correction.</w:t>
        </w:r>
      </w:ins>
    </w:p>
    <w:p>
      <w:pPr>
        <w:rPr>
          <w:ins w:id="1147" w:author="Claude (G3 house style)" w:date="2026-08-04T12:00:00Z"/>
        </w:rPr>
      </w:pPr>
      <w:ins w:id="1148" w:author="Claude (G3 house style)" w:date="2026-08-04T12:00:00Z">
        <w:r>
          <w:t xml:space="preserve">This study analysed only publicly available genomic data. No new biological material was collected and the work did not involve human participants, animal subjects or experimental interventions, so no institutional review board approval or informed consent was required.</w:t>
        </w:r>
      </w:ins>
    </w:p>
    <w:p>
      <w:pPr>
        <w:rPr>
          <w:ins w:id="2302" w:author="Claude (G3 revision)" w:date="2026-08-04T00:00:00Z"/>
        </w:rPr>
      </w:pPr>
      <w:ins w:id="2303" w:author="Claude (G3 revision)" w:date="2026-08-04T00:00:00Z">
        <w:r>
          <w:rPr>
            <w:b/>
            <w:i/>
            <w:color w:val="C00000"/>
          </w:rPr>
          <w:t xml:space="preserve">[EDITOR NOTE] </w:t>
        </w:r>
        <w:r>
          <w:rPr>
            <w:i/>
            <w:color w:val="C00000"/>
          </w:rPr>
          <w:t xml:space="preserve">Replace [ZENODO DOI] with the minted Zenodo DOI before submission, and confirm the track hub URL resolves once the gh-pages branch is published.</w:t>
        </w:r>
      </w:ins>
    </w:p>
    <w:p w14:paraId="2BA5643E" w14:textId="77777777" w:rsidR="00BA1E5B" w:rsidRPr="0007479E" w:rsidRDefault="00BA1E5B" w:rsidP="0007479E"/>
    <w:p w14:paraId="66FF2A95" w14:textId="77777777" w:rsidR="0007479E" w:rsidRPr="00170EDA" w:rsidRDefault="0007479E" w:rsidP="00DE13E5">
      <w:pPr>
        <w:rPr>
          <w:color w:val="000000"/>
        </w:rPr>
      </w:pPr>
    </w:p>
    <w:p>
      <w:pPr>
        <w:pStyle w:val="Heading1"/>
        <w:rPr>
          <w:ins w:id="1043" w:author="Claude (G3 house style)" w:date="2026-08-04T12:00:00Z"/>
        </w:rPr>
      </w:pPr>
      <w:ins w:id="1044" w:author="Claude (G3 house style)" w:date="2026-08-04T12:00:00Z">
        <w:r>
          <w:t xml:space="preserve">Funding</w:t>
        </w:r>
      </w:ins>
    </w:p>
    <w:p w14:paraId="5DBCC8CC" w14:textId="77777777" w:rsidR="00193F11" w:rsidRPr="00193F11" w:rsidRDefault="00193F11" w:rsidP="00193F11">
      <w:pPr>
        <w:spacing w:before="100" w:beforeAutospacing="1" w:after="100" w:afterAutospacing="1"/>
      </w:pPr>
      <w:r w:rsidRPr="00193F11">
        <w:lastRenderedPageBreak/>
        <w:t>This research was conducted without specific funding from public, commercial, or non-profit funding agencies.</w:t>
      </w:r>
    </w:p>
    <w:p w14:paraId="5FCBD536" w14:textId="69F66825" w:rsidR="00DE13E5" w:rsidRDefault="00DE13E5" w:rsidP="00DE13E5">
      <w:pPr>
        <w:spacing w:before="100" w:beforeAutospacing="1" w:after="100" w:afterAutospacing="1"/>
      </w:pPr>
    </w:p>
    <w:p>
      <w:pPr>
        <w:rPr>
          <w:ins w:id="1211" w:author="Claude (G3 house style)" w:date="2026-08-04T12:00:00Z"/>
        </w:rPr>
      </w:pPr>
      <w:ins w:id="1212" w:author="Claude (G3 house style)" w:date="2026-08-04T12:00:00Z">
        <w:r>
          <w:rPr>
            <w:b/>
            <w:i/>
            <w:color w:val="C00000"/>
          </w:rPr>
          <w:t xml:space="preserve">[EDITOR NOTE] </w:t>
        </w:r>
        <w:r>
          <w:rPr>
            <w:i/>
            <w:color w:val="C00000"/>
          </w:rPr>
          <w:t xml:space="preserve">G8: Tables 1 and 2 are placed here, at the end of the main text, as G3 requires. They are editable Word tables with 0.5 pt rules. Note that this relocation is a structural move rather than a Word tracked move, so Reject All restores the original text but not the original position.</w:t>
        </w:r>
      </w:ins>
    </w:p>
    <w:p w14:paraId="75BB3CEE" w14:textId="77777777" w:rsidR="00DE13E5" w:rsidRDefault="00DE13E5" w:rsidP="00DE13E5">
      <w:del w:id="1045" w:author="Claude (G3 revision)" w:date="2026-08-04T00:00:00Z">
        <w:r>
          <w:delText xml:space="preserve">Table 1. Enrichment of TE classes in gene TSS neighborhoods.</w:delText>
        </w:r>
      </w:del>
      <w:ins w:id="1046" w:author="Claude (G3 revision)" w:date="2026-08-04T00:00:00Z">
        <w:r>
          <w:t xml:space="preserve">Table 1. Enrichment of TE classes in gene TSS 10 kb neighbourhoods.</w:t>
        </w:r>
      </w:ins>
    </w:p>
    <w:tbl>
      <w:tblPr>
        <w:tblW w:w="10345" w:type="dxa"/>
        <w:tblInd w:w="-1001" w:type="dxa"/>
        <w:tblCellMar>
          <w:left w:w="0" w:type="dxa"/>
          <w:right w:w="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Pr>
        <w:tblW w:type="auto" w:w="0"/>
        <w:tblLook w:firstColumn="1" w:firstRow="1" w:lastColumn="0" w:lastRow="0" w:noHBand="0" w:noVBand="1" w:val="04A0"/>
      </w:tblPr>
      <w:tblGrid>
        <w:gridCol w:w="1872"/>
        <w:gridCol w:w="1872"/>
        <w:gridCol w:w="1872"/>
        <w:gridCol w:w="1872"/>
        <w:gridCol w:w="1872"/>
      </w:tblGrid>
      <w:tr>
        <w:trPr>
          <w:ins w:id="1117" w:author="Claude (G3 revision)" w:date="2026-08-04T00:00:00Z"/>
        </w:trPr>
        <w:tc>
          <w:tcPr>
            <w:tcW w:type="dxa" w:w="1872"/>
          </w:tcPr>
          <w:p>
            <w:pPr>
              <w:rPr>
                <w:ins w:id="1048" w:author="Claude (G3 revision)" w:date="2026-08-04T00:00:00Z"/>
              </w:rPr>
            </w:pPr>
            <w:r/>
            <w:ins w:id="1047" w:author="Claude (G3 revision)" w:date="2026-08-04T00:00:00Z">
              <w:r>
                <w:rPr>
                  <w:b/>
                </w:rPr>
                <w:t xml:space="preserve">Class</w:t>
              </w:r>
            </w:ins>
          </w:p>
        </w:tc>
        <w:tc>
          <w:tcPr>
            <w:tcW w:type="dxa" w:w="1872"/>
          </w:tcPr>
          <w:p>
            <w:pPr>
              <w:rPr>
                <w:ins w:id="1050" w:author="Claude (G3 revision)" w:date="2026-08-04T00:00:00Z"/>
              </w:rPr>
            </w:pPr>
            <w:r/>
            <w:ins w:id="1049" w:author="Claude (G3 revision)" w:date="2026-08-04T00:00:00Z">
              <w:r>
                <w:rPr>
                  <w:b/>
                </w:rPr>
                <w:t xml:space="preserve">TEs in TSS windows</w:t>
              </w:r>
            </w:ins>
          </w:p>
        </w:tc>
        <w:tc>
          <w:tcPr>
            <w:tcW w:type="dxa" w:w="1872"/>
          </w:tcPr>
          <w:p>
            <w:pPr>
              <w:rPr>
                <w:ins w:id="1052" w:author="Claude (G3 revision)" w:date="2026-08-04T00:00:00Z"/>
              </w:rPr>
            </w:pPr>
            <w:r/>
            <w:ins w:id="1051" w:author="Claude (G3 revision)" w:date="2026-08-04T00:00:00Z">
              <w:r>
                <w:rPr>
                  <w:b/>
                </w:rPr>
                <w:t xml:space="preserve">TEs total</w:t>
              </w:r>
            </w:ins>
          </w:p>
        </w:tc>
        <w:tc>
          <w:tcPr>
            <w:tcW w:type="dxa" w:w="1872"/>
          </w:tcPr>
          <w:p>
            <w:pPr>
              <w:rPr>
                <w:ins w:id="1054" w:author="Claude (G3 revision)" w:date="2026-08-04T00:00:00Z"/>
              </w:rPr>
            </w:pPr>
            <w:r/>
            <w:ins w:id="1053" w:author="Claude (G3 revision)" w:date="2026-08-04T00:00:00Z">
              <w:r>
                <w:rPr>
                  <w:b/>
                </w:rPr>
                <w:t xml:space="preserve">Observed OR</w:t>
              </w:r>
            </w:ins>
          </w:p>
        </w:tc>
        <w:tc>
          <w:tcPr>
            <w:tcW w:type="dxa" w:w="1872"/>
          </w:tcPr>
          <w:p>
            <w:pPr>
              <w:rPr>
                <w:ins w:id="1056" w:author="Claude (G3 revision)" w:date="2026-08-04T00:00:00Z"/>
              </w:rPr>
            </w:pPr>
            <w:r/>
            <w:ins w:id="1055" w:author="Claude (G3 revision)" w:date="2026-08-04T00:00:00Z">
              <w:r>
                <w:rPr>
                  <w:b/>
                </w:rPr>
                <w:t xml:space="preserve">Observed / random OR</w:t>
              </w:r>
            </w:ins>
          </w:p>
        </w:tc>
      </w:tr>
      <w:tr>
        <w:trPr>
          <w:ins w:id="1118" w:author="Claude (G3 revision)" w:date="2026-08-04T00:00:00Z"/>
        </w:trPr>
        <w:tc>
          <w:tcPr>
            <w:tcW w:type="dxa" w:w="1872"/>
          </w:tcPr>
          <w:p>
            <w:pPr>
              <w:rPr>
                <w:ins w:id="1058" w:author="Claude (G3 revision)" w:date="2026-08-04T00:00:00Z"/>
              </w:rPr>
            </w:pPr>
            <w:r/>
            <w:ins w:id="1057" w:author="Claude (G3 revision)" w:date="2026-08-04T00:00:00Z">
              <w:r>
                <w:t xml:space="preserve">LINE</w:t>
              </w:r>
            </w:ins>
          </w:p>
        </w:tc>
        <w:tc>
          <w:tcPr>
            <w:tcW w:type="dxa" w:w="1872"/>
          </w:tcPr>
          <w:p>
            <w:pPr>
              <w:rPr>
                <w:ins w:id="1060" w:author="Claude (G3 revision)" w:date="2026-08-04T00:00:00Z"/>
              </w:rPr>
            </w:pPr>
            <w:r/>
            <w:ins w:id="1059" w:author="Claude (G3 revision)" w:date="2026-08-04T00:00:00Z">
              <w:r>
                <w:t xml:space="preserve">169,930</w:t>
              </w:r>
            </w:ins>
          </w:p>
        </w:tc>
        <w:tc>
          <w:tcPr>
            <w:tcW w:type="dxa" w:w="1872"/>
          </w:tcPr>
          <w:p>
            <w:pPr>
              <w:rPr>
                <w:ins w:id="1062" w:author="Claude (G3 revision)" w:date="2026-08-04T00:00:00Z"/>
              </w:rPr>
            </w:pPr>
            <w:r/>
            <w:ins w:id="1061" w:author="Claude (G3 revision)" w:date="2026-08-04T00:00:00Z">
              <w:r>
                <w:t xml:space="preserve">1,005,214</w:t>
              </w:r>
            </w:ins>
          </w:p>
        </w:tc>
        <w:tc>
          <w:tcPr>
            <w:tcW w:type="dxa" w:w="1872"/>
          </w:tcPr>
          <w:p>
            <w:pPr>
              <w:rPr>
                <w:ins w:id="1064" w:author="Claude (G3 revision)" w:date="2026-08-04T00:00:00Z"/>
              </w:rPr>
            </w:pPr>
            <w:r/>
            <w:ins w:id="1063" w:author="Claude (G3 revision)" w:date="2026-08-04T00:00:00Z">
              <w:r>
                <w:t xml:space="preserve">2.13</w:t>
              </w:r>
            </w:ins>
          </w:p>
        </w:tc>
        <w:tc>
          <w:tcPr>
            <w:tcW w:type="dxa" w:w="1872"/>
          </w:tcPr>
          <w:p>
            <w:pPr>
              <w:rPr>
                <w:ins w:id="1066" w:author="Claude (G3 revision)" w:date="2026-08-04T00:00:00Z"/>
              </w:rPr>
            </w:pPr>
            <w:r/>
            <w:ins w:id="1065" w:author="Claude (G3 revision)" w:date="2026-08-04T00:00:00Z">
              <w:r>
                <w:t xml:space="preserve">0.877</w:t>
              </w:r>
            </w:ins>
          </w:p>
        </w:tc>
      </w:tr>
      <w:tr>
        <w:trPr>
          <w:ins w:id="1119" w:author="Claude (G3 revision)" w:date="2026-08-04T00:00:00Z"/>
        </w:trPr>
        <w:tc>
          <w:tcPr>
            <w:tcW w:type="dxa" w:w="1872"/>
          </w:tcPr>
          <w:p>
            <w:pPr>
              <w:rPr>
                <w:ins w:id="1068" w:author="Claude (G3 revision)" w:date="2026-08-04T00:00:00Z"/>
              </w:rPr>
            </w:pPr>
            <w:r/>
            <w:ins w:id="1067" w:author="Claude (G3 revision)" w:date="2026-08-04T00:00:00Z">
              <w:r>
                <w:t xml:space="preserve">LTR</w:t>
              </w:r>
            </w:ins>
          </w:p>
        </w:tc>
        <w:tc>
          <w:tcPr>
            <w:tcW w:type="dxa" w:w="1872"/>
          </w:tcPr>
          <w:p>
            <w:pPr>
              <w:rPr>
                <w:ins w:id="1070" w:author="Claude (G3 revision)" w:date="2026-08-04T00:00:00Z"/>
              </w:rPr>
            </w:pPr>
            <w:r/>
            <w:ins w:id="1069" w:author="Claude (G3 revision)" w:date="2026-08-04T00:00:00Z">
              <w:r>
                <w:t xml:space="preserve">51,103</w:t>
              </w:r>
            </w:ins>
          </w:p>
        </w:tc>
        <w:tc>
          <w:tcPr>
            <w:tcW w:type="dxa" w:w="1872"/>
          </w:tcPr>
          <w:p>
            <w:pPr>
              <w:rPr>
                <w:ins w:id="1072" w:author="Claude (G3 revision)" w:date="2026-08-04T00:00:00Z"/>
              </w:rPr>
            </w:pPr>
            <w:r/>
            <w:ins w:id="1071" w:author="Claude (G3 revision)" w:date="2026-08-04T00:00:00Z">
              <w:r>
                <w:t xml:space="preserve">531,410</w:t>
              </w:r>
            </w:ins>
          </w:p>
        </w:tc>
        <w:tc>
          <w:tcPr>
            <w:tcW w:type="dxa" w:w="1872"/>
          </w:tcPr>
          <w:p>
            <w:pPr>
              <w:rPr>
                <w:ins w:id="1074" w:author="Claude (G3 revision)" w:date="2026-08-04T00:00:00Z"/>
              </w:rPr>
            </w:pPr>
            <w:r/>
            <w:ins w:id="1073" w:author="Claude (G3 revision)" w:date="2026-08-04T00:00:00Z">
              <w:r>
                <w:t xml:space="preserve">1.11</w:t>
              </w:r>
            </w:ins>
          </w:p>
        </w:tc>
        <w:tc>
          <w:tcPr>
            <w:tcW w:type="dxa" w:w="1872"/>
          </w:tcPr>
          <w:p>
            <w:pPr>
              <w:rPr>
                <w:ins w:id="1076" w:author="Claude (G3 revision)" w:date="2026-08-04T00:00:00Z"/>
              </w:rPr>
            </w:pPr>
            <w:r/>
            <w:ins w:id="1075" w:author="Claude (G3 revision)" w:date="2026-08-04T00:00:00Z">
              <w:r>
                <w:t xml:space="preserve">0.667</w:t>
              </w:r>
            </w:ins>
          </w:p>
        </w:tc>
      </w:tr>
      <w:tr>
        <w:trPr>
          <w:ins w:id="1120" w:author="Claude (G3 revision)" w:date="2026-08-04T00:00:00Z"/>
        </w:trPr>
        <w:tc>
          <w:tcPr>
            <w:tcW w:type="dxa" w:w="1872"/>
          </w:tcPr>
          <w:p>
            <w:pPr>
              <w:rPr>
                <w:ins w:id="1078" w:author="Claude (G3 revision)" w:date="2026-08-04T00:00:00Z"/>
              </w:rPr>
            </w:pPr>
            <w:r/>
            <w:ins w:id="1077" w:author="Claude (G3 revision)" w:date="2026-08-04T00:00:00Z">
              <w:r>
                <w:t xml:space="preserve">SINE</w:t>
              </w:r>
            </w:ins>
          </w:p>
        </w:tc>
        <w:tc>
          <w:tcPr>
            <w:tcW w:type="dxa" w:w="1872"/>
          </w:tcPr>
          <w:p>
            <w:pPr>
              <w:rPr>
                <w:ins w:id="1080" w:author="Claude (G3 revision)" w:date="2026-08-04T00:00:00Z"/>
              </w:rPr>
            </w:pPr>
            <w:r/>
            <w:ins w:id="1079" w:author="Claude (G3 revision)" w:date="2026-08-04T00:00:00Z">
              <w:r>
                <w:t xml:space="preserve">302,480</w:t>
              </w:r>
            </w:ins>
          </w:p>
        </w:tc>
        <w:tc>
          <w:tcPr>
            <w:tcW w:type="dxa" w:w="1872"/>
          </w:tcPr>
          <w:p>
            <w:pPr>
              <w:rPr>
                <w:ins w:id="1082" w:author="Claude (G3 revision)" w:date="2026-08-04T00:00:00Z"/>
              </w:rPr>
            </w:pPr>
            <w:r/>
            <w:ins w:id="1081" w:author="Claude (G3 revision)" w:date="2026-08-04T00:00:00Z">
              <w:r>
                <w:t xml:space="preserve">1,706,485</w:t>
              </w:r>
            </w:ins>
          </w:p>
        </w:tc>
        <w:tc>
          <w:tcPr>
            <w:tcW w:type="dxa" w:w="1872"/>
          </w:tcPr>
          <w:p>
            <w:pPr>
              <w:rPr>
                <w:ins w:id="1084" w:author="Claude (G3 revision)" w:date="2026-08-04T00:00:00Z"/>
              </w:rPr>
            </w:pPr>
            <w:r/>
            <w:ins w:id="1083" w:author="Claude (G3 revision)" w:date="2026-08-04T00:00:00Z">
              <w:r>
                <w:t xml:space="preserve">2.25</w:t>
              </w:r>
            </w:ins>
          </w:p>
        </w:tc>
        <w:tc>
          <w:tcPr>
            <w:tcW w:type="dxa" w:w="1872"/>
          </w:tcPr>
          <w:p>
            <w:pPr>
              <w:rPr>
                <w:ins w:id="1086" w:author="Claude (G3 revision)" w:date="2026-08-04T00:00:00Z"/>
              </w:rPr>
            </w:pPr>
            <w:r/>
            <w:ins w:id="1085" w:author="Claude (G3 revision)" w:date="2026-08-04T00:00:00Z">
              <w:r>
                <w:t xml:space="preserve">1.468</w:t>
              </w:r>
            </w:ins>
          </w:p>
        </w:tc>
      </w:tr>
      <w:tr>
        <w:trPr>
          <w:ins w:id="1121" w:author="Claude (G3 revision)" w:date="2026-08-04T00:00:00Z"/>
        </w:trPr>
        <w:tc>
          <w:tcPr>
            <w:tcW w:type="dxa" w:w="1872"/>
          </w:tcPr>
          <w:p>
            <w:pPr>
              <w:rPr>
                <w:ins w:id="1088" w:author="Claude (G3 revision)" w:date="2026-08-04T00:00:00Z"/>
              </w:rPr>
            </w:pPr>
            <w:r/>
            <w:ins w:id="1087" w:author="Claude (G3 revision)" w:date="2026-08-04T00:00:00Z">
              <w:r>
                <w:t xml:space="preserve">DNA</w:t>
              </w:r>
            </w:ins>
          </w:p>
        </w:tc>
        <w:tc>
          <w:tcPr>
            <w:tcW w:type="dxa" w:w="1872"/>
          </w:tcPr>
          <w:p>
            <w:pPr>
              <w:rPr>
                <w:ins w:id="1090" w:author="Claude (G3 revision)" w:date="2026-08-04T00:00:00Z"/>
              </w:rPr>
            </w:pPr>
            <w:r/>
            <w:ins w:id="1089" w:author="Claude (G3 revision)" w:date="2026-08-04T00:00:00Z">
              <w:r>
                <w:t xml:space="preserve">57,684</w:t>
              </w:r>
            </w:ins>
          </w:p>
        </w:tc>
        <w:tc>
          <w:tcPr>
            <w:tcW w:type="dxa" w:w="1872"/>
          </w:tcPr>
          <w:p>
            <w:pPr>
              <w:rPr>
                <w:ins w:id="1092" w:author="Claude (G3 revision)" w:date="2026-08-04T00:00:00Z"/>
              </w:rPr>
            </w:pPr>
            <w:r/>
            <w:ins w:id="1091" w:author="Claude (G3 revision)" w:date="2026-08-04T00:00:00Z">
              <w:r>
                <w:t xml:space="preserve">458,177</w:t>
              </w:r>
            </w:ins>
          </w:p>
        </w:tc>
        <w:tc>
          <w:tcPr>
            <w:tcW w:type="dxa" w:w="1872"/>
          </w:tcPr>
          <w:p>
            <w:pPr>
              <w:rPr>
                <w:ins w:id="1094" w:author="Claude (G3 revision)" w:date="2026-08-04T00:00:00Z"/>
              </w:rPr>
            </w:pPr>
            <w:r/>
            <w:ins w:id="1093" w:author="Claude (G3 revision)" w:date="2026-08-04T00:00:00Z">
              <w:r>
                <w:t xml:space="preserve">1.51</w:t>
              </w:r>
            </w:ins>
          </w:p>
        </w:tc>
        <w:tc>
          <w:tcPr>
            <w:tcW w:type="dxa" w:w="1872"/>
          </w:tcPr>
          <w:p>
            <w:pPr>
              <w:rPr>
                <w:ins w:id="1096" w:author="Claude (G3 revision)" w:date="2026-08-04T00:00:00Z"/>
              </w:rPr>
            </w:pPr>
            <w:r/>
            <w:ins w:id="1095" w:author="Claude (G3 revision)" w:date="2026-08-04T00:00:00Z">
              <w:r>
                <w:t xml:space="preserve">0.938</w:t>
              </w:r>
            </w:ins>
          </w:p>
        </w:tc>
      </w:tr>
      <w:tr>
        <w:trPr>
          <w:ins w:id="1122" w:author="Claude (G3 revision)" w:date="2026-08-04T00:00:00Z"/>
        </w:trPr>
        <w:tc>
          <w:tcPr>
            <w:tcW w:type="dxa" w:w="1872"/>
          </w:tcPr>
          <w:p>
            <w:pPr>
              <w:rPr>
                <w:ins w:id="1098" w:author="Claude (G3 revision)" w:date="2026-08-04T00:00:00Z"/>
              </w:rPr>
            </w:pPr>
            <w:r/>
            <w:ins w:id="1097" w:author="Claude (G3 revision)" w:date="2026-08-04T00:00:00Z">
              <w:r>
                <w:t xml:space="preserve">SVA</w:t>
              </w:r>
            </w:ins>
          </w:p>
        </w:tc>
        <w:tc>
          <w:tcPr>
            <w:tcW w:type="dxa" w:w="1872"/>
          </w:tcPr>
          <w:p>
            <w:pPr>
              <w:rPr>
                <w:ins w:id="1100" w:author="Claude (G3 revision)" w:date="2026-08-04T00:00:00Z"/>
              </w:rPr>
            </w:pPr>
            <w:r/>
            <w:ins w:id="1099" w:author="Claude (G3 revision)" w:date="2026-08-04T00:00:00Z">
              <w:r>
                <w:t xml:space="preserve">1,170</w:t>
              </w:r>
            </w:ins>
          </w:p>
        </w:tc>
        <w:tc>
          <w:tcPr>
            <w:tcW w:type="dxa" w:w="1872"/>
          </w:tcPr>
          <w:p>
            <w:pPr>
              <w:rPr>
                <w:ins w:id="1102" w:author="Claude (G3 revision)" w:date="2026-08-04T00:00:00Z"/>
              </w:rPr>
            </w:pPr>
            <w:r/>
            <w:ins w:id="1101" w:author="Claude (G3 revision)" w:date="2026-08-04T00:00:00Z">
              <w:r>
                <w:t xml:space="preserve">6,274</w:t>
              </w:r>
            </w:ins>
          </w:p>
        </w:tc>
        <w:tc>
          <w:tcPr>
            <w:tcW w:type="dxa" w:w="1872"/>
          </w:tcPr>
          <w:p>
            <w:pPr>
              <w:rPr>
                <w:ins w:id="1104" w:author="Claude (G3 revision)" w:date="2026-08-04T00:00:00Z"/>
              </w:rPr>
            </w:pPr>
            <w:r/>
            <w:ins w:id="1103" w:author="Claude (G3 revision)" w:date="2026-08-04T00:00:00Z">
              <w:r>
                <w:t xml:space="preserve">2.40</w:t>
              </w:r>
            </w:ins>
          </w:p>
        </w:tc>
        <w:tc>
          <w:tcPr>
            <w:tcW w:type="dxa" w:w="1872"/>
          </w:tcPr>
          <w:p>
            <w:pPr>
              <w:rPr>
                <w:ins w:id="1106" w:author="Claude (G3 revision)" w:date="2026-08-04T00:00:00Z"/>
              </w:rPr>
            </w:pPr>
            <w:r/>
            <w:ins w:id="1105" w:author="Claude (G3 revision)" w:date="2026-08-04T00:00:00Z">
              <w:r>
                <w:t xml:space="preserve">1.368</w:t>
              </w:r>
            </w:ins>
          </w:p>
        </w:tc>
      </w:tr>
      <w:tr>
        <w:trPr>
          <w:ins w:id="1123" w:author="Claude (G3 revision)" w:date="2026-08-04T00:00:00Z"/>
        </w:trPr>
        <w:tc>
          <w:tcPr>
            <w:tcW w:type="dxa" w:w="1872"/>
          </w:tcPr>
          <w:p>
            <w:pPr>
              <w:rPr>
                <w:ins w:id="1108" w:author="Claude (G3 revision)" w:date="2026-08-04T00:00:00Z"/>
              </w:rPr>
            </w:pPr>
            <w:r/>
            <w:ins w:id="1107" w:author="Claude (G3 revision)" w:date="2026-08-04T00:00:00Z">
              <w:r>
                <w:t xml:space="preserve">Helitrons</w:t>
              </w:r>
            </w:ins>
          </w:p>
        </w:tc>
        <w:tc>
          <w:tcPr>
            <w:tcW w:type="dxa" w:w="1872"/>
          </w:tcPr>
          <w:p>
            <w:pPr>
              <w:rPr>
                <w:ins w:id="1110" w:author="Claude (G3 revision)" w:date="2026-08-04T00:00:00Z"/>
              </w:rPr>
            </w:pPr>
            <w:r/>
            <w:ins w:id="1109" w:author="Claude (G3 revision)" w:date="2026-08-04T00:00:00Z">
              <w:r>
                <w:t xml:space="preserve">173</w:t>
              </w:r>
            </w:ins>
          </w:p>
        </w:tc>
        <w:tc>
          <w:tcPr>
            <w:tcW w:type="dxa" w:w="1872"/>
          </w:tcPr>
          <w:p>
            <w:pPr>
              <w:rPr>
                <w:ins w:id="1112" w:author="Claude (G3 revision)" w:date="2026-08-04T00:00:00Z"/>
              </w:rPr>
            </w:pPr>
            <w:r/>
            <w:ins w:id="1111" w:author="Claude (G3 revision)" w:date="2026-08-04T00:00:00Z">
              <w:r>
                <w:t xml:space="preserve">1,869</w:t>
              </w:r>
            </w:ins>
          </w:p>
        </w:tc>
        <w:tc>
          <w:tcPr>
            <w:tcW w:type="dxa" w:w="1872"/>
          </w:tcPr>
          <w:p>
            <w:pPr>
              <w:rPr>
                <w:ins w:id="1114" w:author="Claude (G3 revision)" w:date="2026-08-04T00:00:00Z"/>
              </w:rPr>
            </w:pPr>
            <w:r/>
            <w:ins w:id="1113" w:author="Claude (G3 revision)" w:date="2026-08-04T00:00:00Z">
              <w:r>
                <w:t xml:space="preserve">1.07</w:t>
              </w:r>
            </w:ins>
          </w:p>
        </w:tc>
        <w:tc>
          <w:tcPr>
            <w:tcW w:type="dxa" w:w="1872"/>
          </w:tcPr>
          <w:p>
            <w:pPr>
              <w:rPr>
                <w:ins w:id="1116" w:author="Claude (G3 revision)" w:date="2026-08-04T00:00:00Z"/>
              </w:rPr>
            </w:pPr>
            <w:r/>
            <w:ins w:id="1115" w:author="Claude (G3 revision)" w:date="2026-08-04T00:00:00Z">
              <w:r>
                <w:t xml:space="preserve">0.661</w:t>
              </w:r>
            </w:ins>
          </w:p>
        </w:tc>
      </w:tr>
    </w:tbl>
    <w:p>
      <w:pPr>
        <w:rPr>
          <w:ins w:id="1124" w:author="Claude (G3 revision)" w:date="2026-08-04T00:00:00Z"/>
        </w:rPr>
      </w:pPr>
      <w:ins w:id="1125" w:author="Claude (G3 revision)" w:date="2026-08-04T00:00:00Z">
        <w:r>
          <w:t xml:space="preserve">Table 2. Statistical support for TE class enrichment in gene TSS 10 kb neighbourhoods. Fisher exact p-values are FDR-adjusted; the empirical p-value is derived from 500 permutations and its lower bound is 2/501 = 0.004.</w:t>
        </w:r>
      </w:ins>
    </w:p>
    <w:tbl>
      <w:tblPr>
        <w:tblW w:w="10345" w:type="dxa"/>
        <w:tblInd w:w="-1001" w:type="dxa"/>
        <w:tblCellMar>
          <w:left w:w="0" w:type="dxa"/>
          <w:right w:w="0"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Pr>
        <w:tblW w:type="auto" w:w="0"/>
        <w:tblLook w:firstColumn="1" w:firstRow="1" w:lastColumn="0" w:lastRow="0" w:noHBand="0" w:noVBand="1" w:val="04A0"/>
      </w:tblPr>
      <w:tblGrid>
        <w:gridCol w:w="1872"/>
        <w:gridCol w:w="1872"/>
        <w:gridCol w:w="1872"/>
        <w:gridCol w:w="1872"/>
        <w:gridCol w:w="1872"/>
      </w:tblGrid>
      <w:tr>
        <w:trPr>
          <w:ins w:id="1196" w:author="Claude (G3 revision)" w:date="2026-08-04T00:00:00Z"/>
        </w:trPr>
        <w:tc>
          <w:tcPr>
            <w:tcW w:type="dxa" w:w="1872"/>
          </w:tcPr>
          <w:p>
            <w:pPr>
              <w:rPr>
                <w:ins w:id="1127" w:author="Claude (G3 revision)" w:date="2026-08-04T00:00:00Z"/>
              </w:rPr>
            </w:pPr>
            <w:r/>
            <w:ins w:id="1126" w:author="Claude (G3 revision)" w:date="2026-08-04T00:00:00Z">
              <w:r>
                <w:rPr>
                  <w:b/>
                </w:rPr>
                <w:t xml:space="preserve">Class</w:t>
              </w:r>
            </w:ins>
          </w:p>
        </w:tc>
        <w:tc>
          <w:tcPr>
            <w:tcW w:type="dxa" w:w="1872"/>
          </w:tcPr>
          <w:p>
            <w:pPr>
              <w:rPr>
                <w:ins w:id="1129" w:author="Claude (G3 revision)" w:date="2026-08-04T00:00:00Z"/>
              </w:rPr>
            </w:pPr>
            <w:r/>
            <w:ins w:id="1128" w:author="Claude (G3 revision)" w:date="2026-08-04T00:00:00Z">
              <w:r>
                <w:rPr>
                  <w:b/>
                </w:rPr>
                <w:t xml:space="preserve">Adjusted Fisher p</w:t>
              </w:r>
            </w:ins>
          </w:p>
        </w:tc>
        <w:tc>
          <w:tcPr>
            <w:tcW w:type="dxa" w:w="1872"/>
          </w:tcPr>
          <w:p>
            <w:pPr>
              <w:rPr>
                <w:ins w:id="1131" w:author="Claude (G3 revision)" w:date="2026-08-04T00:00:00Z"/>
              </w:rPr>
            </w:pPr>
            <w:r/>
            <w:ins w:id="1130" w:author="Claude (G3 revision)" w:date="2026-08-04T00:00:00Z">
              <w:r>
                <w:rPr>
                  <w:b/>
                </w:rPr>
                <w:t xml:space="preserve">Random OR (mean ± SD)</w:t>
              </w:r>
            </w:ins>
          </w:p>
        </w:tc>
        <w:tc>
          <w:tcPr>
            <w:tcW w:type="dxa" w:w="1872"/>
          </w:tcPr>
          <w:p>
            <w:pPr>
              <w:rPr>
                <w:ins w:id="1133" w:author="Claude (G3 revision)" w:date="2026-08-04T00:00:00Z"/>
              </w:rPr>
            </w:pPr>
            <w:r/>
            <w:ins w:id="1132" w:author="Claude (G3 revision)" w:date="2026-08-04T00:00:00Z">
              <w:r>
                <w:rPr>
                  <w:b/>
                </w:rPr>
                <w:t xml:space="preserve">Empirical p</w:t>
              </w:r>
            </w:ins>
          </w:p>
        </w:tc>
        <w:tc>
          <w:tcPr>
            <w:tcW w:type="dxa" w:w="1872"/>
          </w:tcPr>
          <w:p>
            <w:pPr>
              <w:rPr>
                <w:ins w:id="1135" w:author="Claude (G3 revision)" w:date="2026-08-04T00:00:00Z"/>
              </w:rPr>
            </w:pPr>
            <w:r/>
            <w:ins w:id="1134" w:author="Claude (G3 revision)" w:date="2026-08-04T00:00:00Z">
              <w:r>
                <w:rPr>
                  <w:b/>
                </w:rPr>
                <w:t xml:space="preserve">Adjusted empirical p</w:t>
              </w:r>
            </w:ins>
          </w:p>
        </w:tc>
      </w:tr>
      <w:tr>
        <w:trPr>
          <w:ins w:id="1197" w:author="Claude (G3 revision)" w:date="2026-08-04T00:00:00Z"/>
        </w:trPr>
        <w:tc>
          <w:tcPr>
            <w:tcW w:type="dxa" w:w="1872"/>
          </w:tcPr>
          <w:p>
            <w:pPr>
              <w:rPr>
                <w:ins w:id="1137" w:author="Claude (G3 revision)" w:date="2026-08-04T00:00:00Z"/>
              </w:rPr>
            </w:pPr>
            <w:r/>
            <w:ins w:id="1136" w:author="Claude (G3 revision)" w:date="2026-08-04T00:00:00Z">
              <w:r>
                <w:t xml:space="preserve">LINE</w:t>
              </w:r>
            </w:ins>
          </w:p>
        </w:tc>
        <w:tc>
          <w:tcPr>
            <w:tcW w:type="dxa" w:w="1872"/>
          </w:tcPr>
          <w:p>
            <w:pPr>
              <w:rPr>
                <w:ins w:id="1139" w:author="Claude (G3 revision)" w:date="2026-08-04T00:00:00Z"/>
              </w:rPr>
            </w:pPr>
            <w:r/>
            <w:ins w:id="1138" w:author="Claude (G3 revision)" w:date="2026-08-04T00:00:00Z">
              <w:r>
                <w:t xml:space="preserve">&lt; 10⁻²⁰⁰</w:t>
              </w:r>
            </w:ins>
          </w:p>
        </w:tc>
        <w:tc>
          <w:tcPr>
            <w:tcW w:type="dxa" w:w="1872"/>
          </w:tcPr>
          <w:p>
            <w:pPr>
              <w:rPr>
                <w:ins w:id="1141" w:author="Claude (G3 revision)" w:date="2026-08-04T00:00:00Z"/>
              </w:rPr>
            </w:pPr>
            <w:r/>
            <w:ins w:id="1140" w:author="Claude (G3 revision)" w:date="2026-08-04T00:00:00Z">
              <w:r>
                <w:t xml:space="preserve">2.43 ± 0.009</w:t>
              </w:r>
            </w:ins>
          </w:p>
        </w:tc>
        <w:tc>
          <w:tcPr>
            <w:tcW w:type="dxa" w:w="1872"/>
          </w:tcPr>
          <w:p>
            <w:pPr>
              <w:rPr>
                <w:ins w:id="1143" w:author="Claude (G3 revision)" w:date="2026-08-04T00:00:00Z"/>
              </w:rPr>
            </w:pPr>
            <w:r/>
            <w:ins w:id="1142" w:author="Claude (G3 revision)" w:date="2026-08-04T00:00:00Z">
              <w:r>
                <w:t xml:space="preserve">0.004</w:t>
              </w:r>
            </w:ins>
          </w:p>
        </w:tc>
        <w:tc>
          <w:tcPr>
            <w:tcW w:type="dxa" w:w="1872"/>
          </w:tcPr>
          <w:p>
            <w:pPr>
              <w:rPr>
                <w:ins w:id="1145" w:author="Claude (G3 revision)" w:date="2026-08-04T00:00:00Z"/>
              </w:rPr>
            </w:pPr>
            <w:r/>
            <w:ins w:id="1144" w:author="Claude (G3 revision)" w:date="2026-08-04T00:00:00Z">
              <w:r>
                <w:t xml:space="preserve">0.004</w:t>
              </w:r>
            </w:ins>
          </w:p>
        </w:tc>
      </w:tr>
      <w:tr>
        <w:trPr>
          <w:ins w:id="1198" w:author="Claude (G3 revision)" w:date="2026-08-04T00:00:00Z"/>
        </w:trPr>
        <w:tc>
          <w:tcPr>
            <w:tcW w:type="dxa" w:w="1872"/>
          </w:tcPr>
          <w:p>
            <w:pPr>
              <w:rPr>
                <w:ins w:id="1147" w:author="Claude (G3 revision)" w:date="2026-08-04T00:00:00Z"/>
              </w:rPr>
            </w:pPr>
            <w:r/>
            <w:ins w:id="1146" w:author="Claude (G3 revision)" w:date="2026-08-04T00:00:00Z">
              <w:r>
                <w:t xml:space="preserve">LTR</w:t>
              </w:r>
            </w:ins>
          </w:p>
        </w:tc>
        <w:tc>
          <w:tcPr>
            <w:tcW w:type="dxa" w:w="1872"/>
          </w:tcPr>
          <w:p>
            <w:pPr>
              <w:rPr>
                <w:ins w:id="1149" w:author="Claude (G3 revision)" w:date="2026-08-04T00:00:00Z"/>
              </w:rPr>
            </w:pPr>
            <w:r/>
            <w:ins w:id="1148" w:author="Claude (G3 revision)" w:date="2026-08-04T00:00:00Z">
              <w:r>
                <w:t xml:space="preserve">7.6 × 10⁻¹¹²</w:t>
              </w:r>
            </w:ins>
          </w:p>
        </w:tc>
        <w:tc>
          <w:tcPr>
            <w:tcW w:type="dxa" w:w="1872"/>
          </w:tcPr>
          <w:p>
            <w:pPr>
              <w:rPr>
                <w:ins w:id="1151" w:author="Claude (G3 revision)" w:date="2026-08-04T00:00:00Z"/>
              </w:rPr>
            </w:pPr>
            <w:r/>
            <w:ins w:id="1150" w:author="Claude (G3 revision)" w:date="2026-08-04T00:00:00Z">
              <w:r>
                <w:t xml:space="preserve">1.67 ± 0.010</w:t>
              </w:r>
            </w:ins>
          </w:p>
        </w:tc>
        <w:tc>
          <w:tcPr>
            <w:tcW w:type="dxa" w:w="1872"/>
          </w:tcPr>
          <w:p>
            <w:pPr>
              <w:rPr>
                <w:ins w:id="1153" w:author="Claude (G3 revision)" w:date="2026-08-04T00:00:00Z"/>
              </w:rPr>
            </w:pPr>
            <w:r/>
            <w:ins w:id="1152" w:author="Claude (G3 revision)" w:date="2026-08-04T00:00:00Z">
              <w:r>
                <w:t xml:space="preserve">0.004</w:t>
              </w:r>
            </w:ins>
          </w:p>
        </w:tc>
        <w:tc>
          <w:tcPr>
            <w:tcW w:type="dxa" w:w="1872"/>
          </w:tcPr>
          <w:p>
            <w:pPr>
              <w:rPr>
                <w:ins w:id="1155" w:author="Claude (G3 revision)" w:date="2026-08-04T00:00:00Z"/>
              </w:rPr>
            </w:pPr>
            <w:r/>
            <w:ins w:id="1154" w:author="Claude (G3 revision)" w:date="2026-08-04T00:00:00Z">
              <w:r>
                <w:t xml:space="preserve">0.004</w:t>
              </w:r>
            </w:ins>
          </w:p>
        </w:tc>
      </w:tr>
      <w:tr>
        <w:trPr>
          <w:ins w:id="1199" w:author="Claude (G3 revision)" w:date="2026-08-04T00:00:00Z"/>
        </w:trPr>
        <w:tc>
          <w:tcPr>
            <w:tcW w:type="dxa" w:w="1872"/>
          </w:tcPr>
          <w:p>
            <w:pPr>
              <w:rPr>
                <w:ins w:id="1157" w:author="Claude (G3 revision)" w:date="2026-08-04T00:00:00Z"/>
              </w:rPr>
            </w:pPr>
            <w:r/>
            <w:ins w:id="1156" w:author="Claude (G3 revision)" w:date="2026-08-04T00:00:00Z">
              <w:r>
                <w:t xml:space="preserve">SINE</w:t>
              </w:r>
            </w:ins>
          </w:p>
        </w:tc>
        <w:tc>
          <w:tcPr>
            <w:tcW w:type="dxa" w:w="1872"/>
          </w:tcPr>
          <w:p>
            <w:pPr>
              <w:rPr>
                <w:ins w:id="1159" w:author="Claude (G3 revision)" w:date="2026-08-04T00:00:00Z"/>
              </w:rPr>
            </w:pPr>
            <w:r/>
            <w:ins w:id="1158" w:author="Claude (G3 revision)" w:date="2026-08-04T00:00:00Z">
              <w:r>
                <w:t xml:space="preserve">&lt; 10⁻²⁰⁰</w:t>
              </w:r>
            </w:ins>
          </w:p>
        </w:tc>
        <w:tc>
          <w:tcPr>
            <w:tcW w:type="dxa" w:w="1872"/>
          </w:tcPr>
          <w:p>
            <w:pPr>
              <w:rPr>
                <w:ins w:id="1161" w:author="Claude (G3 revision)" w:date="2026-08-04T00:00:00Z"/>
              </w:rPr>
            </w:pPr>
            <w:r/>
            <w:ins w:id="1160" w:author="Claude (G3 revision)" w:date="2026-08-04T00:00:00Z">
              <w:r>
                <w:t xml:space="preserve">1.53 ± 0.005</w:t>
              </w:r>
            </w:ins>
          </w:p>
        </w:tc>
        <w:tc>
          <w:tcPr>
            <w:tcW w:type="dxa" w:w="1872"/>
          </w:tcPr>
          <w:p>
            <w:pPr>
              <w:rPr>
                <w:ins w:id="1163" w:author="Claude (G3 revision)" w:date="2026-08-04T00:00:00Z"/>
              </w:rPr>
            </w:pPr>
            <w:r/>
            <w:ins w:id="1162" w:author="Claude (G3 revision)" w:date="2026-08-04T00:00:00Z">
              <w:r>
                <w:t xml:space="preserve">0.004</w:t>
              </w:r>
            </w:ins>
          </w:p>
        </w:tc>
        <w:tc>
          <w:tcPr>
            <w:tcW w:type="dxa" w:w="1872"/>
          </w:tcPr>
          <w:p>
            <w:pPr>
              <w:rPr>
                <w:ins w:id="1165" w:author="Claude (G3 revision)" w:date="2026-08-04T00:00:00Z"/>
              </w:rPr>
            </w:pPr>
            <w:r/>
            <w:ins w:id="1164" w:author="Claude (G3 revision)" w:date="2026-08-04T00:00:00Z">
              <w:r>
                <w:t xml:space="preserve">0.004</w:t>
              </w:r>
            </w:ins>
          </w:p>
        </w:tc>
      </w:tr>
      <w:tr>
        <w:trPr>
          <w:ins w:id="1200" w:author="Claude (G3 revision)" w:date="2026-08-04T00:00:00Z"/>
        </w:trPr>
        <w:tc>
          <w:tcPr>
            <w:tcW w:type="dxa" w:w="1872"/>
          </w:tcPr>
          <w:p>
            <w:pPr>
              <w:rPr>
                <w:ins w:id="1167" w:author="Claude (G3 revision)" w:date="2026-08-04T00:00:00Z"/>
              </w:rPr>
            </w:pPr>
            <w:r/>
            <w:ins w:id="1166" w:author="Claude (G3 revision)" w:date="2026-08-04T00:00:00Z">
              <w:r>
                <w:t xml:space="preserve">DNA</w:t>
              </w:r>
            </w:ins>
          </w:p>
        </w:tc>
        <w:tc>
          <w:tcPr>
            <w:tcW w:type="dxa" w:w="1872"/>
          </w:tcPr>
          <w:p>
            <w:pPr>
              <w:rPr>
                <w:ins w:id="1169" w:author="Claude (G3 revision)" w:date="2026-08-04T00:00:00Z"/>
              </w:rPr>
            </w:pPr>
            <w:r/>
            <w:ins w:id="1168" w:author="Claude (G3 revision)" w:date="2026-08-04T00:00:00Z">
              <w:r>
                <w:t xml:space="preserve">&lt; 10⁻²⁰⁰</w:t>
              </w:r>
            </w:ins>
          </w:p>
        </w:tc>
        <w:tc>
          <w:tcPr>
            <w:tcW w:type="dxa" w:w="1872"/>
          </w:tcPr>
          <w:p>
            <w:pPr>
              <w:rPr>
                <w:ins w:id="1171" w:author="Claude (G3 revision)" w:date="2026-08-04T00:00:00Z"/>
              </w:rPr>
            </w:pPr>
            <w:r/>
            <w:ins w:id="1170" w:author="Claude (G3 revision)" w:date="2026-08-04T00:00:00Z">
              <w:r>
                <w:t xml:space="preserve">1.61 ± 0.010</w:t>
              </w:r>
            </w:ins>
          </w:p>
        </w:tc>
        <w:tc>
          <w:tcPr>
            <w:tcW w:type="dxa" w:w="1872"/>
          </w:tcPr>
          <w:p>
            <w:pPr>
              <w:rPr>
                <w:ins w:id="1173" w:author="Claude (G3 revision)" w:date="2026-08-04T00:00:00Z"/>
              </w:rPr>
            </w:pPr>
            <w:r/>
            <w:ins w:id="1172" w:author="Claude (G3 revision)" w:date="2026-08-04T00:00:00Z">
              <w:r>
                <w:t xml:space="preserve">0.004</w:t>
              </w:r>
            </w:ins>
          </w:p>
        </w:tc>
        <w:tc>
          <w:tcPr>
            <w:tcW w:type="dxa" w:w="1872"/>
          </w:tcPr>
          <w:p>
            <w:pPr>
              <w:rPr>
                <w:ins w:id="1175" w:author="Claude (G3 revision)" w:date="2026-08-04T00:00:00Z"/>
              </w:rPr>
            </w:pPr>
            <w:r/>
            <w:ins w:id="1174" w:author="Claude (G3 revision)" w:date="2026-08-04T00:00:00Z">
              <w:r>
                <w:t xml:space="preserve">0.004</w:t>
              </w:r>
            </w:ins>
          </w:p>
        </w:tc>
      </w:tr>
      <w:tr>
        <w:trPr>
          <w:ins w:id="1201" w:author="Claude (G3 revision)" w:date="2026-08-04T00:00:00Z"/>
        </w:trPr>
        <w:tc>
          <w:tcPr>
            <w:tcW w:type="dxa" w:w="1872"/>
          </w:tcPr>
          <w:p>
            <w:pPr>
              <w:rPr>
                <w:ins w:id="1177" w:author="Claude (G3 revision)" w:date="2026-08-04T00:00:00Z"/>
              </w:rPr>
            </w:pPr>
            <w:r/>
            <w:ins w:id="1176" w:author="Claude (G3 revision)" w:date="2026-08-04T00:00:00Z">
              <w:r>
                <w:t xml:space="preserve">SVA</w:t>
              </w:r>
            </w:ins>
          </w:p>
        </w:tc>
        <w:tc>
          <w:tcPr>
            <w:tcW w:type="dxa" w:w="1872"/>
          </w:tcPr>
          <w:p>
            <w:pPr>
              <w:rPr>
                <w:ins w:id="1179" w:author="Claude (G3 revision)" w:date="2026-08-04T00:00:00Z"/>
              </w:rPr>
            </w:pPr>
            <w:r/>
            <w:ins w:id="1178" w:author="Claude (G3 revision)" w:date="2026-08-04T00:00:00Z">
              <w:r>
                <w:t xml:space="preserve">1.4 × 10⁻¹³²</w:t>
              </w:r>
            </w:ins>
          </w:p>
        </w:tc>
        <w:tc>
          <w:tcPr>
            <w:tcW w:type="dxa" w:w="1872"/>
          </w:tcPr>
          <w:p>
            <w:pPr>
              <w:rPr>
                <w:ins w:id="1181" w:author="Claude (G3 revision)" w:date="2026-08-04T00:00:00Z"/>
              </w:rPr>
            </w:pPr>
            <w:r/>
            <w:ins w:id="1180" w:author="Claude (G3 revision)" w:date="2026-08-04T00:00:00Z">
              <w:r>
                <w:t xml:space="preserve">1.75 ± 0.094</w:t>
              </w:r>
            </w:ins>
          </w:p>
        </w:tc>
        <w:tc>
          <w:tcPr>
            <w:tcW w:type="dxa" w:w="1872"/>
          </w:tcPr>
          <w:p>
            <w:pPr>
              <w:rPr>
                <w:ins w:id="1183" w:author="Claude (G3 revision)" w:date="2026-08-04T00:00:00Z"/>
              </w:rPr>
            </w:pPr>
            <w:r/>
            <w:ins w:id="1182" w:author="Claude (G3 revision)" w:date="2026-08-04T00:00:00Z">
              <w:r>
                <w:t xml:space="preserve">0.004</w:t>
              </w:r>
            </w:ins>
          </w:p>
        </w:tc>
        <w:tc>
          <w:tcPr>
            <w:tcW w:type="dxa" w:w="1872"/>
          </w:tcPr>
          <w:p>
            <w:pPr>
              <w:rPr>
                <w:ins w:id="1185" w:author="Claude (G3 revision)" w:date="2026-08-04T00:00:00Z"/>
              </w:rPr>
            </w:pPr>
            <w:r/>
            <w:ins w:id="1184" w:author="Claude (G3 revision)" w:date="2026-08-04T00:00:00Z">
              <w:r>
                <w:t xml:space="preserve">0.004</w:t>
              </w:r>
            </w:ins>
          </w:p>
        </w:tc>
      </w:tr>
      <w:tr>
        <w:trPr>
          <w:ins w:id="1202" w:author="Claude (G3 revision)" w:date="2026-08-04T00:00:00Z"/>
        </w:trPr>
        <w:tc>
          <w:tcPr>
            <w:tcW w:type="dxa" w:w="1872"/>
          </w:tcPr>
          <w:p>
            <w:pPr>
              <w:rPr>
                <w:ins w:id="1187" w:author="Claude (G3 revision)" w:date="2026-08-04T00:00:00Z"/>
              </w:rPr>
            </w:pPr>
            <w:r/>
            <w:ins w:id="1186" w:author="Claude (G3 revision)" w:date="2026-08-04T00:00:00Z">
              <w:r>
                <w:t xml:space="preserve">Helitrons</w:t>
              </w:r>
            </w:ins>
          </w:p>
        </w:tc>
        <w:tc>
          <w:tcPr>
            <w:tcW w:type="dxa" w:w="1872"/>
          </w:tcPr>
          <w:p>
            <w:pPr>
              <w:rPr>
                <w:ins w:id="1189" w:author="Claude (G3 revision)" w:date="2026-08-04T00:00:00Z"/>
              </w:rPr>
            </w:pPr>
            <w:r/>
            <w:ins w:id="1188" w:author="Claude (G3 revision)" w:date="2026-08-04T00:00:00Z">
              <w:r>
                <w:t xml:space="preserve">0.413</w:t>
              </w:r>
            </w:ins>
          </w:p>
        </w:tc>
        <w:tc>
          <w:tcPr>
            <w:tcW w:type="dxa" w:w="1872"/>
          </w:tcPr>
          <w:p>
            <w:pPr>
              <w:rPr>
                <w:ins w:id="1191" w:author="Claude (G3 revision)" w:date="2026-08-04T00:00:00Z"/>
              </w:rPr>
            </w:pPr>
            <w:r/>
            <w:ins w:id="1190" w:author="Claude (G3 revision)" w:date="2026-08-04T00:00:00Z">
              <w:r>
                <w:t xml:space="preserve">1.61 ± 0.163</w:t>
              </w:r>
            </w:ins>
          </w:p>
        </w:tc>
        <w:tc>
          <w:tcPr>
            <w:tcW w:type="dxa" w:w="1872"/>
          </w:tcPr>
          <w:p>
            <w:pPr>
              <w:rPr>
                <w:ins w:id="1193" w:author="Claude (G3 revision)" w:date="2026-08-04T00:00:00Z"/>
              </w:rPr>
            </w:pPr>
            <w:r/>
            <w:ins w:id="1192" w:author="Claude (G3 revision)" w:date="2026-08-04T00:00:00Z">
              <w:r>
                <w:t xml:space="preserve">0.004</w:t>
              </w:r>
            </w:ins>
          </w:p>
        </w:tc>
        <w:tc>
          <w:tcPr>
            <w:tcW w:type="dxa" w:w="1872"/>
          </w:tcPr>
          <w:p>
            <w:pPr>
              <w:rPr>
                <w:ins w:id="1195" w:author="Claude (G3 revision)" w:date="2026-08-04T00:00:00Z"/>
              </w:rPr>
            </w:pPr>
            <w:r/>
            <w:ins w:id="1194" w:author="Claude (G3 revision)" w:date="2026-08-04T00:00:00Z">
              <w:r>
                <w:t xml:space="preserve">0.004</w:t>
              </w:r>
            </w:ins>
          </w:p>
        </w:tc>
      </w:tr>
    </w:tbl>
    <w:p w14:paraId="4E99E6B0"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19" w:author="Claude (G3 house style)" w:date="2026-08-04T12:00:00Z">
        <w:r>
          <w:rPr>
            <w:rFonts w:ascii="Times New Roman" w:eastAsia="Times New Roman" w:hAnsi="Times New Roman" w:cs="Times New Roman"/>
            <w:b/>
            <w:bCs/>
            <w:color w:val="000000"/>
            <w:sz w:val="24"/>
            <w:szCs w:val="24"/>
          </w:rPr>
          <w:delText xml:space="preserve">CONFLICT OF INTEREST</w:delText>
        </w:r>
      </w:del>
      <w:ins w:id="1020" w:author="Claude (G3 house style)" w:date="2026-08-04T12:00:00Z">
        <w:r>
          <w:rPr>
            <w:rFonts w:ascii="Times New Roman" w:eastAsia="Times New Roman" w:hAnsi="Times New Roman" w:cs="Times New Roman"/>
            <w:b/>
            <w:bCs/>
            <w:color w:val="000000"/>
            <w:sz w:val="24"/>
            <w:szCs w:val="24"/>
          </w:rPr>
          <w:t xml:space="preserve">Conflicts of interest</w:t>
        </w:r>
      </w:ins>
    </w:p>
    <w:p w14:paraId="0133C30F" w14:textId="77777777" w:rsidR="00DE13E5" w:rsidRPr="0044739A" w:rsidRDefault="00DE13E5" w:rsidP="00DE13E5">
      <w:pPr>
        <w:spacing w:before="100" w:beforeAutospacing="1" w:after="100" w:afterAutospacing="1"/>
      </w:pPr>
      <w:r>
        <w:t>The author declares no conflict of interest.</w:t>
      </w:r>
    </w:p>
    <w:p w14:paraId="39CED71D" w14:textId="77777777" w:rsidR="00DE13E5" w:rsidRPr="00C302FB"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21" w:author="Claude (G3 house style)" w:date="2026-08-04T12:00:00Z">
        <w:r>
          <w:rPr>
            <w:rFonts w:ascii="Times New Roman" w:eastAsia="Times New Roman" w:hAnsi="Times New Roman" w:cs="Times New Roman"/>
            <w:b/>
            <w:bCs/>
            <w:color w:val="000000"/>
            <w:sz w:val="24"/>
            <w:szCs w:val="24"/>
          </w:rPr>
          <w:delText xml:space="preserve">AUTHORS CONTRIBUTION</w:delText>
        </w:r>
      </w:del>
      <w:ins w:id="1022" w:author="Claude (G3 house style)" w:date="2026-08-04T12:00:00Z">
        <w:r>
          <w:rPr>
            <w:rFonts w:ascii="Times New Roman" w:eastAsia="Times New Roman" w:hAnsi="Times New Roman" w:cs="Times New Roman"/>
            <w:b/>
            <w:bCs/>
            <w:color w:val="000000"/>
            <w:sz w:val="24"/>
            <w:szCs w:val="24"/>
          </w:rPr>
          <w:t xml:space="preserve">Author contributions</w:t>
        </w:r>
      </w:ins>
    </w:p>
    <w:p w14:paraId="30BDCB74" w14:textId="77777777" w:rsidR="00CA3330" w:rsidRPr="00CA3330" w:rsidRDefault="00CA3330" w:rsidP="00CA3330">
      <w:pPr>
        <w:spacing w:before="100" w:beforeAutospacing="1" w:after="100" w:afterAutospacing="1"/>
      </w:pPr>
      <w:r w:rsidRPr="00CA3330">
        <w:rPr>
          <w:b/>
          <w:bCs/>
        </w:rPr>
        <w:t>Daniil Nikitin:</w:t>
      </w:r>
      <w:r w:rsidRPr="00CA3330">
        <w:t xml:space="preserve"> Conceptualization, data curation, formal analysis, funding acquisition, investigation, methodology development, project administration, resource provision, software development, supervision, validation, visualization, and writing (original draft, review, and editing).</w:t>
      </w:r>
    </w:p>
    <w:p w14:paraId="7D80E92C" w14:textId="581F1EC5" w:rsidR="00DE13E5" w:rsidRPr="0044739A" w:rsidRDefault="00CA3330" w:rsidP="005C4713">
      <w:pPr>
        <w:spacing w:before="100" w:beforeAutospacing="1" w:after="100" w:afterAutospacing="1"/>
      </w:pPr>
      <w:r w:rsidRPr="00CA3330">
        <w:t>As the sole author, I fulfill all established criteria for authorship. I made substantial contributions to the conception and design of the study, as well as to the acquisition, analysis, and interpretation of the data. I drafted the manuscript and critically revised it for important intellectual content, approved the final version for publication, and agree to take full responsibility for all aspects of the work.</w:t>
      </w:r>
    </w:p>
    <w:p w14:paraId="6655F082" w14:textId="77777777" w:rsidR="00DE13E5" w:rsidRPr="00E942A6" w:rsidRDefault="00DE13E5" w:rsidP="00DE13E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del w:id="1029" w:author="Claude (G3 house style)" w:date="2026-08-04T12:00:00Z">
        <w:r>
          <w:rPr>
            <w:rFonts w:ascii="Times New Roman" w:eastAsia="Times New Roman" w:hAnsi="Times New Roman" w:cs="Times New Roman"/>
            <w:b/>
            <w:bCs/>
            <w:color w:val="000000"/>
            <w:sz w:val="24"/>
            <w:szCs w:val="24"/>
          </w:rPr>
          <w:delText xml:space="preserve">REFERENCES</w:delText>
        </w:r>
      </w:del>
      <w:ins w:id="1030" w:author="Claude (G3 house style)" w:date="2026-08-04T12:00:00Z">
        <w:r>
          <w:rPr>
            <w:rFonts w:ascii="Times New Roman" w:eastAsia="Times New Roman" w:hAnsi="Times New Roman" w:cs="Times New Roman"/>
            <w:b/>
            <w:bCs/>
            <w:color w:val="000000"/>
            <w:sz w:val="24"/>
            <w:szCs w:val="24"/>
          </w:rPr>
          <w:t xml:space="preserve">Literature cited</w:t>
        </w:r>
      </w:ins>
    </w:p>
    <w:p w14:paraId="50760C0D" w14:textId="77777777" w:rsidR="00DE13E5" w:rsidRPr="001E0A42" w:rsidRDefault="00DE13E5" w:rsidP="00DE13E5">
      <w:pPr>
        <w:rPr>
          <w:color w:val="000000"/>
        </w:rPr>
      </w:pPr>
    </w:p>
    <w:sdt>
      <w:sdtPr>
        <w:rPr>
          <w:color w:val="000000"/>
        </w:rPr>
        <w:tag w:val="MENDELEY_BIBLIOGRAPHY"/>
        <w:id w:val="825327846"/>
        <w:placeholder>
          <w:docPart w:val="DefaultPlaceholder_-1854013440"/>
        </w:placeholder>
      </w:sdtPr>
      <w:sdtContent>
        <w:p w14:paraId="57D22A26" w14:textId="77777777" w:rsidR="007B7AD9" w:rsidRPr="007B7AD9" w:rsidRDefault="007B7AD9">
          <w:pPr>
            <w:autoSpaceDE w:val="0"/>
            <w:autoSpaceDN w:val="0"/>
            <w:ind w:hanging="480"/>
            <w:divId w:val="1494107730"/>
            <w:rPr>
              <w:color w:val="000000"/>
            </w:rPr>
          </w:pPr>
          <w:r w:rsidRPr="007B7AD9">
            <w:rPr>
              <w:color w:val="000000"/>
            </w:rPr>
            <w:t xml:space="preserve">Adamyan L, </w:t>
          </w:r>
          <w:r w:rsidRPr="007B7AD9">
            <w:rPr>
              <w:color w:val="000000"/>
            </w:rPr>
            <w:t>Aznaurova</w:t>
          </w:r>
          <w:r w:rsidRPr="007B7AD9">
            <w:rPr>
              <w:color w:val="000000"/>
            </w:rPr>
            <w:t xml:space="preserve"> Y, Stepanian A </w:t>
          </w:r>
          <w:r w:rsidRPr="007B7AD9">
            <w:rPr>
              <w:i/>
              <w:iCs/>
              <w:color w:val="000000"/>
            </w:rPr>
            <w:t>et al.</w:t>
          </w:r>
          <w:r w:rsidRPr="007B7AD9">
            <w:rPr>
              <w:color w:val="000000"/>
            </w:rPr>
            <w:t xml:space="preserve"> Gene Expression Signature of Endometrial Samples from Women with and without Endometriosis. </w:t>
          </w:r>
          <w:r w:rsidRPr="007B7AD9">
            <w:rPr>
              <w:i/>
              <w:iCs/>
              <w:color w:val="000000"/>
            </w:rPr>
            <w:t xml:space="preserve">J Minim Invasive </w:t>
          </w:r>
          <w:r w:rsidRPr="007B7AD9">
            <w:rPr>
              <w:i/>
              <w:iCs/>
              <w:color w:val="000000"/>
            </w:rPr>
            <w:t>Gynecol</w:t>
          </w:r>
          <w:r w:rsidRPr="007B7AD9">
            <w:rPr>
              <w:color w:val="000000"/>
            </w:rPr>
            <w:t xml:space="preserve"> 2021;</w:t>
          </w:r>
          <w:r w:rsidRPr="007B7AD9">
            <w:rPr>
              <w:b/>
              <w:bCs/>
              <w:color w:val="000000"/>
            </w:rPr>
            <w:t>28</w:t>
          </w:r>
          <w:r w:rsidRPr="007B7AD9">
            <w:rPr>
              <w:color w:val="000000"/>
            </w:rPr>
            <w:t>(10):1774–85. https://doi.org/10.1016/j.jmig.2021.03.011.</w:t>
          </w:r>
        </w:p>
        <w:p w14:paraId="34A7CA93" w14:textId="77777777" w:rsidR="007B7AD9" w:rsidRPr="007B7AD9" w:rsidRDefault="007B7AD9">
          <w:pPr>
            <w:autoSpaceDE w:val="0"/>
            <w:autoSpaceDN w:val="0"/>
            <w:ind w:hanging="480"/>
            <w:divId w:val="444469845"/>
            <w:rPr>
              <w:color w:val="000000"/>
            </w:rPr>
          </w:pPr>
          <w:r w:rsidRPr="007B7AD9">
            <w:rPr>
              <w:color w:val="000000"/>
            </w:rPr>
            <w:t>Apostolou E, Thanos D. Virus Infection Induces NF-</w:t>
          </w:r>
          <w:r w:rsidRPr="007B7AD9">
            <w:rPr>
              <w:color w:val="000000"/>
            </w:rPr>
            <w:t>κB</w:t>
          </w:r>
          <w:r w:rsidRPr="007B7AD9">
            <w:rPr>
              <w:color w:val="000000"/>
            </w:rPr>
            <w:t xml:space="preserve">-Dependent </w:t>
          </w:r>
          <w:r w:rsidRPr="007B7AD9">
            <w:rPr>
              <w:color w:val="000000"/>
            </w:rPr>
            <w:t>Interchromosomal</w:t>
          </w:r>
          <w:r w:rsidRPr="007B7AD9">
            <w:rPr>
              <w:color w:val="000000"/>
            </w:rPr>
            <w:t xml:space="preserve"> Associations Mediating Monoallelic IFN-β Gene Expression. </w:t>
          </w:r>
          <w:r w:rsidRPr="007B7AD9">
            <w:rPr>
              <w:i/>
              <w:iCs/>
              <w:color w:val="000000"/>
            </w:rPr>
            <w:t>Cell</w:t>
          </w:r>
          <w:r w:rsidRPr="007B7AD9">
            <w:rPr>
              <w:color w:val="000000"/>
            </w:rPr>
            <w:t xml:space="preserve"> 2008;</w:t>
          </w:r>
          <w:r w:rsidRPr="007B7AD9">
            <w:rPr>
              <w:b/>
              <w:bCs/>
              <w:color w:val="000000"/>
            </w:rPr>
            <w:t>134</w:t>
          </w:r>
          <w:r w:rsidRPr="007B7AD9">
            <w:rPr>
              <w:color w:val="000000"/>
            </w:rPr>
            <w:t>(1):85–96. https://doi.org/10.1016/j.cell.2008.05.052.</w:t>
          </w:r>
        </w:p>
        <w:p w14:paraId="241329EB" w14:textId="77777777" w:rsidR="007B7AD9" w:rsidRPr="007B7AD9" w:rsidRDefault="007B7AD9">
          <w:pPr>
            <w:autoSpaceDE w:val="0"/>
            <w:autoSpaceDN w:val="0"/>
            <w:ind w:hanging="480"/>
            <w:divId w:val="195893409"/>
            <w:rPr>
              <w:color w:val="000000"/>
            </w:rPr>
          </w:pPr>
          <w:r w:rsidRPr="007B7AD9">
            <w:rPr>
              <w:color w:val="000000"/>
            </w:rPr>
            <w:t>Barnada</w:t>
          </w:r>
          <w:r w:rsidRPr="007B7AD9">
            <w:rPr>
              <w:color w:val="000000"/>
            </w:rPr>
            <w:t xml:space="preserve"> SM, </w:t>
          </w:r>
          <w:r w:rsidRPr="007B7AD9">
            <w:rPr>
              <w:color w:val="000000"/>
            </w:rPr>
            <w:t>Isopi</w:t>
          </w:r>
          <w:r w:rsidRPr="007B7AD9">
            <w:rPr>
              <w:color w:val="000000"/>
            </w:rPr>
            <w:t xml:space="preserve"> A, Tejada-Martinez D </w:t>
          </w:r>
          <w:r w:rsidRPr="007B7AD9">
            <w:rPr>
              <w:i/>
              <w:iCs/>
              <w:color w:val="000000"/>
            </w:rPr>
            <w:t>et al.</w:t>
          </w:r>
          <w:r w:rsidRPr="007B7AD9">
            <w:rPr>
              <w:color w:val="000000"/>
            </w:rPr>
            <w:t xml:space="preserve"> Genomic features underlie the co-option of SVA transposons as cis-regulatory elements in human pluripotent stem cells. </w:t>
          </w:r>
          <w:r w:rsidRPr="007B7AD9">
            <w:rPr>
              <w:i/>
              <w:iCs/>
              <w:color w:val="000000"/>
            </w:rPr>
            <w:t>PLoS</w:t>
          </w:r>
          <w:r w:rsidRPr="007B7AD9">
            <w:rPr>
              <w:i/>
              <w:iCs/>
              <w:color w:val="000000"/>
            </w:rPr>
            <w:t xml:space="preserve"> Genet</w:t>
          </w:r>
          <w:r w:rsidRPr="007B7AD9">
            <w:rPr>
              <w:color w:val="000000"/>
            </w:rPr>
            <w:t xml:space="preserve"> 2022;</w:t>
          </w:r>
          <w:r w:rsidRPr="007B7AD9">
            <w:rPr>
              <w:b/>
              <w:bCs/>
              <w:color w:val="000000"/>
            </w:rPr>
            <w:t>18</w:t>
          </w:r>
          <w:r w:rsidRPr="007B7AD9">
            <w:rPr>
              <w:color w:val="000000"/>
            </w:rPr>
            <w:t>(6</w:t>
          </w:r>
          <w:r w:rsidRPr="007B7AD9">
            <w:rPr>
              <w:color w:val="000000"/>
            </w:rPr>
            <w:t>):e</w:t>
          </w:r>
          <w:r w:rsidRPr="007B7AD9">
            <w:rPr>
              <w:color w:val="000000"/>
            </w:rPr>
            <w:t>1010225. https://doi.org/10.1371/JOURNAL.PGEN.1010225.</w:t>
          </w:r>
        </w:p>
        <w:p w14:paraId="0E3BDEE9" w14:textId="77777777" w:rsidR="007B7AD9" w:rsidRPr="007B7AD9" w:rsidRDefault="007B7AD9">
          <w:pPr>
            <w:autoSpaceDE w:val="0"/>
            <w:autoSpaceDN w:val="0"/>
            <w:ind w:hanging="480"/>
            <w:divId w:val="1125467694"/>
            <w:rPr>
              <w:color w:val="000000"/>
            </w:rPr>
          </w:pPr>
          <w:r w:rsidRPr="007B7AD9">
            <w:rPr>
              <w:color w:val="000000"/>
            </w:rPr>
            <w:lastRenderedPageBreak/>
            <w:t xml:space="preserve">Barro-Trastoy D, Köhler C. </w:t>
          </w:r>
          <w:r w:rsidRPr="007B7AD9">
            <w:rPr>
              <w:color w:val="000000"/>
            </w:rPr>
            <w:t>Helitrons</w:t>
          </w:r>
          <w:r w:rsidRPr="007B7AD9">
            <w:rPr>
              <w:color w:val="000000"/>
            </w:rPr>
            <w:t xml:space="preserve">: genomic parasites that generate developmental novelties. </w:t>
          </w:r>
          <w:r w:rsidRPr="007B7AD9">
            <w:rPr>
              <w:i/>
              <w:iCs/>
              <w:color w:val="000000"/>
            </w:rPr>
            <w:t>Trends in Genetics</w:t>
          </w:r>
          <w:r w:rsidRPr="007B7AD9">
            <w:rPr>
              <w:color w:val="000000"/>
            </w:rPr>
            <w:t xml:space="preserve"> 2024;</w:t>
          </w:r>
          <w:r w:rsidRPr="007B7AD9">
            <w:rPr>
              <w:b/>
              <w:bCs/>
              <w:color w:val="000000"/>
            </w:rPr>
            <w:t>40</w:t>
          </w:r>
          <w:r w:rsidRPr="007B7AD9">
            <w:rPr>
              <w:color w:val="000000"/>
            </w:rPr>
            <w:t>(5):437–48. https://doi.org/10.1016/j.tig.2024.02.002.</w:t>
          </w:r>
        </w:p>
        <w:p w14:paraId="29E34F83" w14:textId="77777777" w:rsidR="007B7AD9" w:rsidRPr="007B7AD9" w:rsidRDefault="007B7AD9">
          <w:pPr>
            <w:autoSpaceDE w:val="0"/>
            <w:autoSpaceDN w:val="0"/>
            <w:ind w:hanging="480"/>
            <w:divId w:val="2010785118"/>
            <w:rPr>
              <w:color w:val="000000"/>
            </w:rPr>
          </w:pPr>
          <w:r w:rsidRPr="007B7AD9">
            <w:rPr>
              <w:color w:val="000000"/>
            </w:rPr>
            <w:t xml:space="preserve">Beck CR, Garcia-Perez JL, Badge RM </w:t>
          </w:r>
          <w:r w:rsidRPr="007B7AD9">
            <w:rPr>
              <w:i/>
              <w:iCs/>
              <w:color w:val="000000"/>
            </w:rPr>
            <w:t>et al.</w:t>
          </w:r>
          <w:r w:rsidRPr="007B7AD9">
            <w:rPr>
              <w:color w:val="000000"/>
            </w:rPr>
            <w:t xml:space="preserve"> LINE-1 Elements in Structural Variation and Disease. </w:t>
          </w:r>
          <w:r w:rsidRPr="007B7AD9">
            <w:rPr>
              <w:i/>
              <w:iCs/>
              <w:color w:val="000000"/>
            </w:rPr>
            <w:t>Annu Rev Genomics Hum Genet</w:t>
          </w:r>
          <w:r w:rsidRPr="007B7AD9">
            <w:rPr>
              <w:color w:val="000000"/>
            </w:rPr>
            <w:t xml:space="preserve"> </w:t>
          </w:r>
          <w:r w:rsidRPr="007B7AD9">
            <w:rPr>
              <w:color w:val="000000"/>
            </w:rPr>
            <w:t>2011;</w:t>
          </w:r>
          <w:r w:rsidRPr="007B7AD9">
            <w:rPr>
              <w:b/>
              <w:bCs/>
              <w:color w:val="000000"/>
            </w:rPr>
            <w:t>12</w:t>
          </w:r>
          <w:r w:rsidRPr="007B7AD9">
            <w:rPr>
              <w:color w:val="000000"/>
            </w:rPr>
            <w:t>:187</w:t>
          </w:r>
          <w:r w:rsidRPr="007B7AD9">
            <w:rPr>
              <w:color w:val="000000"/>
            </w:rPr>
            <w:t>. https://doi.org/10.1146/ANNUREV-GENOM-082509-141802.</w:t>
          </w:r>
        </w:p>
        <w:p w14:paraId="106E1747" w14:textId="77777777" w:rsidR="007B7AD9" w:rsidRPr="007B7AD9" w:rsidRDefault="007B7AD9">
          <w:pPr>
            <w:autoSpaceDE w:val="0"/>
            <w:autoSpaceDN w:val="0"/>
            <w:ind w:hanging="480"/>
            <w:divId w:val="215746986"/>
            <w:rPr>
              <w:color w:val="000000"/>
            </w:rPr>
          </w:pPr>
          <w:r w:rsidRPr="007B7AD9">
            <w:rPr>
              <w:color w:val="000000"/>
            </w:rPr>
            <w:t xml:space="preserve">Benjamini Y, Hochberg Y. Controlling the False Discovery Rate: A Practical and Powerful Approach to Multiple Testing. </w:t>
          </w:r>
          <w:r w:rsidRPr="007B7AD9">
            <w:rPr>
              <w:i/>
              <w:iCs/>
              <w:color w:val="000000"/>
            </w:rPr>
            <w:t>Journal of the Royal Statistical Society: Series B (Methodological)</w:t>
          </w:r>
          <w:r w:rsidRPr="007B7AD9">
            <w:rPr>
              <w:color w:val="000000"/>
            </w:rPr>
            <w:t xml:space="preserve"> 1995;</w:t>
          </w:r>
          <w:r w:rsidRPr="007B7AD9">
            <w:rPr>
              <w:b/>
              <w:bCs/>
              <w:color w:val="000000"/>
            </w:rPr>
            <w:t>57</w:t>
          </w:r>
          <w:r w:rsidRPr="007B7AD9">
            <w:rPr>
              <w:color w:val="000000"/>
            </w:rPr>
            <w:t>(1):289–300. https://doi.org/10.1111/J.2517-6161.1995.TB02031.X.</w:t>
          </w:r>
        </w:p>
        <w:p w14:paraId="6A7FCB98" w14:textId="77777777" w:rsidR="007B7AD9" w:rsidRPr="007B7AD9" w:rsidRDefault="007B7AD9">
          <w:pPr>
            <w:autoSpaceDE w:val="0"/>
            <w:autoSpaceDN w:val="0"/>
            <w:ind w:hanging="480"/>
            <w:divId w:val="2016419173"/>
            <w:rPr>
              <w:color w:val="000000"/>
            </w:rPr>
          </w:pPr>
          <w:r w:rsidRPr="007B7AD9">
            <w:rPr>
              <w:color w:val="000000"/>
            </w:rPr>
            <w:t xml:space="preserve">Betancourt AJ, Wei KHC, Huang Y </w:t>
          </w:r>
          <w:r w:rsidRPr="007B7AD9">
            <w:rPr>
              <w:i/>
              <w:iCs/>
              <w:color w:val="000000"/>
            </w:rPr>
            <w:t>et al.</w:t>
          </w:r>
          <w:r w:rsidRPr="007B7AD9">
            <w:rPr>
              <w:color w:val="000000"/>
            </w:rPr>
            <w:t xml:space="preserve"> Causes and Consequences of Varying Transposable Element Activity: An Evolutionary Perspective. </w:t>
          </w:r>
          <w:r w:rsidRPr="007B7AD9">
            <w:rPr>
              <w:i/>
              <w:iCs/>
              <w:color w:val="000000"/>
            </w:rPr>
            <w:t>Annu Rev Genomics Hum Genet</w:t>
          </w:r>
          <w:r w:rsidRPr="007B7AD9">
            <w:rPr>
              <w:color w:val="000000"/>
            </w:rPr>
            <w:t xml:space="preserve"> 2024;</w:t>
          </w:r>
          <w:r w:rsidRPr="007B7AD9">
            <w:rPr>
              <w:b/>
              <w:bCs/>
              <w:color w:val="000000"/>
            </w:rPr>
            <w:t>25</w:t>
          </w:r>
          <w:r w:rsidRPr="007B7AD9">
            <w:rPr>
              <w:color w:val="000000"/>
            </w:rPr>
            <w:t>(1):1. https://doi.org/10.1146/ANNUREV-GENOM-120822-105708.</w:t>
          </w:r>
        </w:p>
        <w:p w14:paraId="43B26707" w14:textId="77777777" w:rsidR="007B7AD9" w:rsidRPr="007B7AD9" w:rsidRDefault="007B7AD9">
          <w:pPr>
            <w:autoSpaceDE w:val="0"/>
            <w:autoSpaceDN w:val="0"/>
            <w:ind w:hanging="480"/>
            <w:divId w:val="1476143152"/>
            <w:rPr>
              <w:color w:val="000000"/>
            </w:rPr>
          </w:pPr>
          <w:r w:rsidRPr="007B7AD9">
            <w:rPr>
              <w:color w:val="000000"/>
            </w:rPr>
            <w:t xml:space="preserve">Biswas SS. ChatGPT for Research and Publication: A Step-by-Step Guide. </w:t>
          </w:r>
          <w:r w:rsidRPr="007B7AD9">
            <w:rPr>
              <w:i/>
              <w:iCs/>
              <w:color w:val="000000"/>
            </w:rPr>
            <w:t xml:space="preserve">The Journal of Pediatric Pharmacology and </w:t>
          </w:r>
          <w:r w:rsidRPr="007B7AD9">
            <w:rPr>
              <w:i/>
              <w:iCs/>
              <w:color w:val="000000"/>
            </w:rPr>
            <w:t>Therapeutics :</w:t>
          </w:r>
          <w:r w:rsidRPr="007B7AD9">
            <w:rPr>
              <w:i/>
              <w:iCs/>
              <w:color w:val="000000"/>
            </w:rPr>
            <w:t xml:space="preserve"> JPPT</w:t>
          </w:r>
          <w:r w:rsidRPr="007B7AD9">
            <w:rPr>
              <w:color w:val="000000"/>
            </w:rPr>
            <w:t xml:space="preserve"> 2023;</w:t>
          </w:r>
          <w:r w:rsidRPr="007B7AD9">
            <w:rPr>
              <w:b/>
              <w:bCs/>
              <w:color w:val="000000"/>
            </w:rPr>
            <w:t>28</w:t>
          </w:r>
          <w:r w:rsidRPr="007B7AD9">
            <w:rPr>
              <w:color w:val="000000"/>
            </w:rPr>
            <w:t>(6):576. https://doi.org/10.5863/1551-6776-28.6.576.</w:t>
          </w:r>
        </w:p>
        <w:p w14:paraId="2E274518" w14:textId="77777777" w:rsidR="007B7AD9" w:rsidRPr="007B7AD9" w:rsidRDefault="007B7AD9">
          <w:pPr>
            <w:autoSpaceDE w:val="0"/>
            <w:autoSpaceDN w:val="0"/>
            <w:ind w:hanging="480"/>
            <w:divId w:val="1707215266"/>
            <w:rPr>
              <w:color w:val="000000"/>
            </w:rPr>
          </w:pPr>
          <w:r w:rsidRPr="007B7AD9">
            <w:rPr>
              <w:color w:val="000000"/>
            </w:rPr>
            <w:t xml:space="preserve">Bourque G, Leong B, Vega VB </w:t>
          </w:r>
          <w:r w:rsidRPr="007B7AD9">
            <w:rPr>
              <w:i/>
              <w:iCs/>
              <w:color w:val="000000"/>
            </w:rPr>
            <w:t>et al.</w:t>
          </w:r>
          <w:r w:rsidRPr="007B7AD9">
            <w:rPr>
              <w:color w:val="000000"/>
            </w:rPr>
            <w:t xml:space="preserve"> Evolution of the mammalian transcription factor binding repertoire via transposable elements. </w:t>
          </w:r>
          <w:r w:rsidRPr="007B7AD9">
            <w:rPr>
              <w:i/>
              <w:iCs/>
              <w:color w:val="000000"/>
            </w:rPr>
            <w:t>Genome Res</w:t>
          </w:r>
          <w:r w:rsidRPr="007B7AD9">
            <w:rPr>
              <w:color w:val="000000"/>
            </w:rPr>
            <w:t xml:space="preserve"> 2008;</w:t>
          </w:r>
          <w:r w:rsidRPr="007B7AD9">
            <w:rPr>
              <w:b/>
              <w:bCs/>
              <w:color w:val="000000"/>
            </w:rPr>
            <w:t>18</w:t>
          </w:r>
          <w:r w:rsidRPr="007B7AD9">
            <w:rPr>
              <w:color w:val="000000"/>
            </w:rPr>
            <w:t>(11):1752. https://doi.org/10.1101/GR.080663.108.</w:t>
          </w:r>
        </w:p>
        <w:p w14:paraId="3392837C" w14:textId="77777777" w:rsidR="007B7AD9" w:rsidRPr="007B7AD9" w:rsidRDefault="007B7AD9">
          <w:pPr>
            <w:autoSpaceDE w:val="0"/>
            <w:autoSpaceDN w:val="0"/>
            <w:ind w:hanging="480"/>
            <w:divId w:val="114523936"/>
            <w:rPr>
              <w:color w:val="000000"/>
            </w:rPr>
          </w:pPr>
          <w:r w:rsidRPr="007B7AD9">
            <w:rPr>
              <w:color w:val="000000"/>
            </w:rPr>
            <w:t xml:space="preserve">Cardoso DO, Galeno TD. Online evaluation of the Kolmogorov–Smirnov test on arbitrarily large samples. </w:t>
          </w:r>
          <w:r w:rsidRPr="007B7AD9">
            <w:rPr>
              <w:i/>
              <w:iCs/>
              <w:color w:val="000000"/>
            </w:rPr>
            <w:t xml:space="preserve">J </w:t>
          </w:r>
          <w:r w:rsidRPr="007B7AD9">
            <w:rPr>
              <w:i/>
              <w:iCs/>
              <w:color w:val="000000"/>
            </w:rPr>
            <w:t>Comput</w:t>
          </w:r>
          <w:r w:rsidRPr="007B7AD9">
            <w:rPr>
              <w:i/>
              <w:iCs/>
              <w:color w:val="000000"/>
            </w:rPr>
            <w:t xml:space="preserve"> Sci</w:t>
          </w:r>
          <w:r w:rsidRPr="007B7AD9">
            <w:rPr>
              <w:color w:val="000000"/>
            </w:rPr>
            <w:t xml:space="preserve"> </w:t>
          </w:r>
          <w:r w:rsidRPr="007B7AD9">
            <w:rPr>
              <w:color w:val="000000"/>
            </w:rPr>
            <w:t>2023;</w:t>
          </w:r>
          <w:r w:rsidRPr="007B7AD9">
            <w:rPr>
              <w:b/>
              <w:bCs/>
              <w:color w:val="000000"/>
            </w:rPr>
            <w:t>67</w:t>
          </w:r>
          <w:r w:rsidRPr="007B7AD9">
            <w:rPr>
              <w:color w:val="000000"/>
            </w:rPr>
            <w:t>:101959</w:t>
          </w:r>
          <w:r w:rsidRPr="007B7AD9">
            <w:rPr>
              <w:color w:val="000000"/>
            </w:rPr>
            <w:t>. https://doi.org/10.1016/J.JOCS.2023.101959.</w:t>
          </w:r>
        </w:p>
        <w:p w14:paraId="16CAF6C1" w14:textId="77777777" w:rsidR="007B7AD9" w:rsidRPr="007B7AD9" w:rsidRDefault="007B7AD9">
          <w:pPr>
            <w:autoSpaceDE w:val="0"/>
            <w:autoSpaceDN w:val="0"/>
            <w:ind w:hanging="480"/>
            <w:divId w:val="1469518342"/>
            <w:rPr>
              <w:color w:val="000000"/>
            </w:rPr>
          </w:pPr>
          <w:r w:rsidRPr="007B7AD9">
            <w:rPr>
              <w:color w:val="000000"/>
            </w:rPr>
            <w:t xml:space="preserve">Casper J, Speir ML, Raney BJ </w:t>
          </w:r>
          <w:r w:rsidRPr="007B7AD9">
            <w:rPr>
              <w:i/>
              <w:iCs/>
              <w:color w:val="000000"/>
            </w:rPr>
            <w:t>et al.</w:t>
          </w:r>
          <w:r w:rsidRPr="007B7AD9">
            <w:rPr>
              <w:color w:val="000000"/>
            </w:rPr>
            <w:t xml:space="preserve"> The UCSC Genome Browser database: 2026 update. </w:t>
          </w:r>
          <w:r w:rsidRPr="007B7AD9">
            <w:rPr>
              <w:i/>
              <w:iCs/>
              <w:color w:val="000000"/>
            </w:rPr>
            <w:t>Nucleic Acids Res</w:t>
          </w:r>
          <w:r w:rsidRPr="007B7AD9">
            <w:rPr>
              <w:color w:val="000000"/>
            </w:rPr>
            <w:t xml:space="preserve"> 2026;</w:t>
          </w:r>
          <w:r w:rsidRPr="007B7AD9">
            <w:rPr>
              <w:b/>
              <w:bCs/>
              <w:color w:val="000000"/>
            </w:rPr>
            <w:t>54</w:t>
          </w:r>
          <w:r w:rsidRPr="007B7AD9">
            <w:rPr>
              <w:color w:val="000000"/>
            </w:rPr>
            <w:t>(D1</w:t>
          </w:r>
          <w:r w:rsidRPr="007B7AD9">
            <w:rPr>
              <w:color w:val="000000"/>
            </w:rPr>
            <w:t>):D</w:t>
          </w:r>
          <w:r w:rsidRPr="007B7AD9">
            <w:rPr>
              <w:color w:val="000000"/>
            </w:rPr>
            <w:t>1331–5. https://doi.org/10.1093/NAR/GKAF1250.</w:t>
          </w:r>
        </w:p>
        <w:p w14:paraId="03690144" w14:textId="77777777" w:rsidR="007B7AD9" w:rsidRPr="007B7AD9" w:rsidRDefault="007B7AD9">
          <w:pPr>
            <w:autoSpaceDE w:val="0"/>
            <w:autoSpaceDN w:val="0"/>
            <w:ind w:hanging="480"/>
            <w:divId w:val="965088419"/>
            <w:rPr>
              <w:color w:val="000000"/>
            </w:rPr>
          </w:pPr>
          <w:r w:rsidRPr="007B7AD9">
            <w:rPr>
              <w:color w:val="000000"/>
            </w:rPr>
            <w:t xml:space="preserve">Catherall-Ostler AM, Dixit T. The Constructive Neutral Evolution of </w:t>
          </w:r>
          <w:r w:rsidRPr="007B7AD9">
            <w:rPr>
              <w:color w:val="000000"/>
            </w:rPr>
            <w:t>Behaviour</w:t>
          </w:r>
          <w:r w:rsidRPr="007B7AD9">
            <w:rPr>
              <w:color w:val="000000"/>
            </w:rPr>
            <w:t xml:space="preserve">. </w:t>
          </w:r>
          <w:r w:rsidRPr="007B7AD9">
            <w:rPr>
              <w:i/>
              <w:iCs/>
              <w:color w:val="000000"/>
            </w:rPr>
            <w:t>Ecol</w:t>
          </w:r>
          <w:r w:rsidRPr="007B7AD9">
            <w:rPr>
              <w:i/>
              <w:iCs/>
              <w:color w:val="000000"/>
            </w:rPr>
            <w:t xml:space="preserve"> Evol</w:t>
          </w:r>
          <w:r w:rsidRPr="007B7AD9">
            <w:rPr>
              <w:color w:val="000000"/>
            </w:rPr>
            <w:t xml:space="preserve"> 2025;</w:t>
          </w:r>
          <w:r w:rsidRPr="007B7AD9">
            <w:rPr>
              <w:b/>
              <w:bCs/>
              <w:color w:val="000000"/>
            </w:rPr>
            <w:t>15</w:t>
          </w:r>
          <w:r w:rsidRPr="007B7AD9">
            <w:rPr>
              <w:color w:val="000000"/>
            </w:rPr>
            <w:t>(7</w:t>
          </w:r>
          <w:r w:rsidRPr="007B7AD9">
            <w:rPr>
              <w:color w:val="000000"/>
            </w:rPr>
            <w:t>):e</w:t>
          </w:r>
          <w:r w:rsidRPr="007B7AD9">
            <w:rPr>
              <w:color w:val="000000"/>
            </w:rPr>
            <w:t>71736. https://doi.org/10.1002/ECE3.71736.</w:t>
          </w:r>
        </w:p>
        <w:p w14:paraId="6E623530" w14:textId="77777777" w:rsidR="007B7AD9" w:rsidRPr="007B7AD9" w:rsidRDefault="007B7AD9">
          <w:pPr>
            <w:autoSpaceDE w:val="0"/>
            <w:autoSpaceDN w:val="0"/>
            <w:ind w:hanging="480"/>
            <w:divId w:val="519203033"/>
            <w:rPr>
              <w:color w:val="000000"/>
            </w:rPr>
          </w:pPr>
          <w:r>
            <w:rPr>
              <w:color w:val="000000"/>
            </w:rPr>
            <w:t xml:space="preserve">Cazottes E, Alfeghaly C, Rognard C et al. Remodeling of </w:t>
          </w:r>
          <w:del w:id="1209" w:author="Claude (G3 house style)" w:date="2026-08-04T12:00:00Z">
            <w:r>
              <w:rPr>
                <w:color w:val="000000"/>
              </w:rPr>
              <w:delText xml:space="preserve">XIST</w:delText>
            </w:r>
          </w:del>
          <w:ins w:id="1210" w:author="Claude (G3 house style)" w:date="2026-08-04T12:00:00Z">
            <w:r>
              <w:rPr>
                <w:color w:val="000000"/>
                <w:i/>
              </w:rPr>
              <w:t xml:space="preserve">XIST</w:t>
            </w:r>
          </w:ins>
          <w:r>
            <w:rPr>
              <w:color w:val="000000"/>
            </w:rPr>
            <w:t xml:space="preserve"> regulatory landscape during primate evolution. Sci Adv 2026;12(3):eadw5839. https://doi.org/10.1126/SCIADV.ADW5839;ISSUE:ISSUE:DOI.</w:t>
          </w:r>
        </w:p>
        <w:p w14:paraId="489F6813" w14:textId="77777777" w:rsidR="007B7AD9" w:rsidRPr="007B7AD9" w:rsidRDefault="007B7AD9">
          <w:pPr>
            <w:autoSpaceDE w:val="0"/>
            <w:autoSpaceDN w:val="0"/>
            <w:ind w:hanging="480"/>
            <w:divId w:val="1844471747"/>
            <w:rPr>
              <w:color w:val="000000"/>
            </w:rPr>
          </w:pPr>
          <w:r w:rsidRPr="007B7AD9">
            <w:rPr>
              <w:color w:val="000000"/>
            </w:rPr>
            <w:t xml:space="preserve">Chen D, Cremona MA, Qi Z </w:t>
          </w:r>
          <w:r w:rsidRPr="007B7AD9">
            <w:rPr>
              <w:i/>
              <w:iCs/>
              <w:color w:val="000000"/>
            </w:rPr>
            <w:t>et al.</w:t>
          </w:r>
          <w:r w:rsidRPr="007B7AD9">
            <w:rPr>
              <w:color w:val="000000"/>
            </w:rPr>
            <w:t xml:space="preserve"> Human L1 Transposition Dynamics Unraveled with Functional Data Analysis. </w:t>
          </w:r>
          <w:r w:rsidRPr="007B7AD9">
            <w:rPr>
              <w:i/>
              <w:iCs/>
              <w:color w:val="000000"/>
            </w:rPr>
            <w:t>Mol Biol Evol</w:t>
          </w:r>
          <w:r w:rsidRPr="007B7AD9">
            <w:rPr>
              <w:color w:val="000000"/>
            </w:rPr>
            <w:t xml:space="preserve"> 2020;</w:t>
          </w:r>
          <w:r w:rsidRPr="007B7AD9">
            <w:rPr>
              <w:b/>
              <w:bCs/>
              <w:color w:val="000000"/>
            </w:rPr>
            <w:t>37</w:t>
          </w:r>
          <w:r w:rsidRPr="007B7AD9">
            <w:rPr>
              <w:color w:val="000000"/>
            </w:rPr>
            <w:t>(12):3576. https://doi.org/10.1093/MOLBEV/MSAA194.</w:t>
          </w:r>
        </w:p>
        <w:p w14:paraId="2668817D" w14:textId="77777777" w:rsidR="007B7AD9" w:rsidRPr="007B7AD9" w:rsidRDefault="007B7AD9">
          <w:pPr>
            <w:autoSpaceDE w:val="0"/>
            <w:autoSpaceDN w:val="0"/>
            <w:ind w:hanging="480"/>
            <w:divId w:val="1487816000"/>
            <w:rPr>
              <w:color w:val="000000"/>
            </w:rPr>
          </w:pPr>
          <w:r w:rsidRPr="007B7AD9">
            <w:rPr>
              <w:color w:val="000000"/>
            </w:rPr>
            <w:t xml:space="preserve">Chuong EB, Elde NC, </w:t>
          </w:r>
          <w:r w:rsidRPr="007B7AD9">
            <w:rPr>
              <w:color w:val="000000"/>
            </w:rPr>
            <w:t>Feschotte</w:t>
          </w:r>
          <w:r w:rsidRPr="007B7AD9">
            <w:rPr>
              <w:color w:val="000000"/>
            </w:rPr>
            <w:t xml:space="preserve"> C. Regulatory evolution of innate immunity through co-option of endogenous retroviruses. </w:t>
          </w:r>
          <w:r w:rsidRPr="007B7AD9">
            <w:rPr>
              <w:i/>
              <w:iCs/>
              <w:color w:val="000000"/>
            </w:rPr>
            <w:t>Science</w:t>
          </w:r>
          <w:r w:rsidRPr="007B7AD9">
            <w:rPr>
              <w:color w:val="000000"/>
            </w:rPr>
            <w:t xml:space="preserve"> 2016;</w:t>
          </w:r>
          <w:r w:rsidRPr="007B7AD9">
            <w:rPr>
              <w:b/>
              <w:bCs/>
              <w:color w:val="000000"/>
            </w:rPr>
            <w:t>351</w:t>
          </w:r>
          <w:r w:rsidRPr="007B7AD9">
            <w:rPr>
              <w:color w:val="000000"/>
            </w:rPr>
            <w:t>(6277):1083. https://doi.org/10.1126/SCIENCE.AAD5497.</w:t>
          </w:r>
        </w:p>
        <w:p w14:paraId="123C510F" w14:textId="77777777" w:rsidR="007B7AD9" w:rsidRPr="007B7AD9" w:rsidRDefault="007B7AD9">
          <w:pPr>
            <w:autoSpaceDE w:val="0"/>
            <w:autoSpaceDN w:val="0"/>
            <w:ind w:hanging="480"/>
            <w:divId w:val="708576239"/>
            <w:rPr>
              <w:color w:val="000000"/>
            </w:rPr>
          </w:pPr>
          <w:r w:rsidRPr="007B7AD9">
            <w:rPr>
              <w:color w:val="000000"/>
            </w:rPr>
            <w:t xml:space="preserve">Cipta NO, Zeng Y, Wong KW </w:t>
          </w:r>
          <w:r w:rsidRPr="007B7AD9">
            <w:rPr>
              <w:i/>
              <w:iCs/>
              <w:color w:val="000000"/>
            </w:rPr>
            <w:t>et al.</w:t>
          </w:r>
          <w:r w:rsidRPr="007B7AD9">
            <w:rPr>
              <w:color w:val="000000"/>
            </w:rPr>
            <w:t xml:space="preserve"> Rewiring of SINE-MIR enhancer topology and </w:t>
          </w:r>
          <w:r w:rsidRPr="007B7AD9">
            <w:rPr>
              <w:color w:val="000000"/>
            </w:rPr>
            <w:t>Esrrb</w:t>
          </w:r>
          <w:r w:rsidRPr="007B7AD9">
            <w:rPr>
              <w:color w:val="000000"/>
            </w:rPr>
            <w:t xml:space="preserve"> modulation in expanded and naive pluripotency. </w:t>
          </w:r>
          <w:r w:rsidRPr="007B7AD9">
            <w:rPr>
              <w:i/>
              <w:iCs/>
              <w:color w:val="000000"/>
            </w:rPr>
            <w:t>Genome Biology 2025 26:1</w:t>
          </w:r>
          <w:r w:rsidRPr="007B7AD9">
            <w:rPr>
              <w:color w:val="000000"/>
            </w:rPr>
            <w:t xml:space="preserve"> 2025;</w:t>
          </w:r>
          <w:r w:rsidRPr="007B7AD9">
            <w:rPr>
              <w:b/>
              <w:bCs/>
              <w:color w:val="000000"/>
            </w:rPr>
            <w:t>26</w:t>
          </w:r>
          <w:r w:rsidRPr="007B7AD9">
            <w:rPr>
              <w:color w:val="000000"/>
            </w:rPr>
            <w:t>(1):107-. https://doi.org/10.1186/S13059-025-03577-8.</w:t>
          </w:r>
        </w:p>
        <w:p w14:paraId="2EFE6C37" w14:textId="77777777" w:rsidR="007B7AD9" w:rsidRPr="007B7AD9" w:rsidRDefault="007B7AD9">
          <w:pPr>
            <w:autoSpaceDE w:val="0"/>
            <w:autoSpaceDN w:val="0"/>
            <w:ind w:hanging="480"/>
            <w:divId w:val="2025401455"/>
            <w:rPr>
              <w:color w:val="000000"/>
            </w:rPr>
          </w:pPr>
          <w:r w:rsidRPr="007B7AD9">
            <w:rPr>
              <w:color w:val="000000"/>
            </w:rPr>
            <w:t>Comanici</w:t>
          </w:r>
          <w:r w:rsidRPr="007B7AD9">
            <w:rPr>
              <w:color w:val="000000"/>
            </w:rPr>
            <w:t xml:space="preserve"> G, Bieber E, </w:t>
          </w:r>
          <w:r w:rsidRPr="007B7AD9">
            <w:rPr>
              <w:color w:val="000000"/>
            </w:rPr>
            <w:t>Schaekermann</w:t>
          </w:r>
          <w:r w:rsidRPr="007B7AD9">
            <w:rPr>
              <w:color w:val="000000"/>
            </w:rPr>
            <w:t xml:space="preserve"> M </w:t>
          </w:r>
          <w:r w:rsidRPr="007B7AD9">
            <w:rPr>
              <w:i/>
              <w:iCs/>
              <w:color w:val="000000"/>
            </w:rPr>
            <w:t>et al.</w:t>
          </w:r>
          <w:r w:rsidRPr="007B7AD9">
            <w:rPr>
              <w:color w:val="000000"/>
            </w:rPr>
            <w:t xml:space="preserve"> </w:t>
          </w:r>
          <w:r w:rsidRPr="007B7AD9">
            <w:rPr>
              <w:i/>
              <w:iCs/>
              <w:color w:val="000000"/>
            </w:rPr>
            <w:t>Gemini 2.5: Pushing the Frontier with Advanced Reasoning, Multimodality, Long Context, and Next Generation Agentic Capabilities</w:t>
          </w:r>
          <w:r w:rsidRPr="007B7AD9">
            <w:rPr>
              <w:color w:val="000000"/>
            </w:rPr>
            <w:t>. 7 Jul. 2025. https://arxiv.org/pdf/2507.06261 (5 Apr. 2026, date last accessed).</w:t>
          </w:r>
        </w:p>
        <w:p w14:paraId="718A438F" w14:textId="77777777" w:rsidR="007B7AD9" w:rsidRPr="007B7AD9" w:rsidRDefault="007B7AD9">
          <w:pPr>
            <w:autoSpaceDE w:val="0"/>
            <w:autoSpaceDN w:val="0"/>
            <w:ind w:hanging="480"/>
            <w:divId w:val="552429309"/>
            <w:rPr>
              <w:color w:val="000000"/>
            </w:rPr>
          </w:pPr>
          <w:r w:rsidRPr="007B7AD9">
            <w:rPr>
              <w:color w:val="000000"/>
            </w:rPr>
            <w:t>Cordaux</w:t>
          </w:r>
          <w:r w:rsidRPr="007B7AD9">
            <w:rPr>
              <w:color w:val="000000"/>
            </w:rPr>
            <w:t xml:space="preserve"> R, Lee J, Dinoso L </w:t>
          </w:r>
          <w:r w:rsidRPr="007B7AD9">
            <w:rPr>
              <w:i/>
              <w:iCs/>
              <w:color w:val="000000"/>
            </w:rPr>
            <w:t>et al.</w:t>
          </w:r>
          <w:r w:rsidRPr="007B7AD9">
            <w:rPr>
              <w:color w:val="000000"/>
            </w:rPr>
            <w:t xml:space="preserve"> Recently integrated Alu retrotransposons are essentially neutral residents of the human genome. </w:t>
          </w:r>
          <w:r w:rsidRPr="007B7AD9">
            <w:rPr>
              <w:i/>
              <w:iCs/>
              <w:color w:val="000000"/>
            </w:rPr>
            <w:t>Gene</w:t>
          </w:r>
          <w:r w:rsidRPr="007B7AD9">
            <w:rPr>
              <w:color w:val="000000"/>
            </w:rPr>
            <w:t xml:space="preserve"> 2006;</w:t>
          </w:r>
          <w:r w:rsidRPr="007B7AD9">
            <w:rPr>
              <w:b/>
              <w:bCs/>
              <w:color w:val="000000"/>
            </w:rPr>
            <w:t>373</w:t>
          </w:r>
          <w:r w:rsidRPr="007B7AD9">
            <w:rPr>
              <w:color w:val="000000"/>
            </w:rPr>
            <w:t>(1–2):138–44. https://doi.org/10.1016/j.gene.2006.01.020.</w:t>
          </w:r>
        </w:p>
        <w:p w14:paraId="604EAD06" w14:textId="77777777" w:rsidR="007B7AD9" w:rsidRPr="007B7AD9" w:rsidRDefault="007B7AD9">
          <w:pPr>
            <w:autoSpaceDE w:val="0"/>
            <w:autoSpaceDN w:val="0"/>
            <w:ind w:hanging="480"/>
            <w:divId w:val="1462267570"/>
            <w:rPr>
              <w:color w:val="000000"/>
            </w:rPr>
          </w:pPr>
          <w:r w:rsidRPr="007B7AD9">
            <w:rPr>
              <w:color w:val="000000"/>
            </w:rPr>
            <w:t xml:space="preserve">Correa M, </w:t>
          </w:r>
          <w:r w:rsidRPr="007B7AD9">
            <w:rPr>
              <w:color w:val="000000"/>
            </w:rPr>
            <w:t>Lerat</w:t>
          </w:r>
          <w:r w:rsidRPr="007B7AD9">
            <w:rPr>
              <w:color w:val="000000"/>
            </w:rPr>
            <w:t xml:space="preserve"> E, </w:t>
          </w:r>
          <w:r w:rsidRPr="007B7AD9">
            <w:rPr>
              <w:color w:val="000000"/>
            </w:rPr>
            <w:t>Birmelé</w:t>
          </w:r>
          <w:r w:rsidRPr="007B7AD9">
            <w:rPr>
              <w:color w:val="000000"/>
            </w:rPr>
            <w:t xml:space="preserve"> E </w:t>
          </w:r>
          <w:r w:rsidRPr="007B7AD9">
            <w:rPr>
              <w:i/>
              <w:iCs/>
              <w:color w:val="000000"/>
            </w:rPr>
            <w:t>et al.</w:t>
          </w:r>
          <w:r w:rsidRPr="007B7AD9">
            <w:rPr>
              <w:color w:val="000000"/>
            </w:rPr>
            <w:t xml:space="preserve"> The Transposable Element Environment of Human Genes Differs According to Their Duplication Status and Essentiality. </w:t>
          </w:r>
          <w:r w:rsidRPr="007B7AD9">
            <w:rPr>
              <w:i/>
              <w:iCs/>
              <w:color w:val="000000"/>
            </w:rPr>
            <w:t>Genome Biol Evol</w:t>
          </w:r>
          <w:r w:rsidRPr="007B7AD9">
            <w:rPr>
              <w:color w:val="000000"/>
            </w:rPr>
            <w:t xml:space="preserve"> 2021;</w:t>
          </w:r>
          <w:r w:rsidRPr="007B7AD9">
            <w:rPr>
              <w:b/>
              <w:bCs/>
              <w:color w:val="000000"/>
            </w:rPr>
            <w:t>13</w:t>
          </w:r>
          <w:r w:rsidRPr="007B7AD9">
            <w:rPr>
              <w:color w:val="000000"/>
            </w:rPr>
            <w:t>(5). https://doi.org/10.1093/GBE/EVAB062.</w:t>
          </w:r>
        </w:p>
        <w:p w14:paraId="4550A48F" w14:textId="77777777" w:rsidR="007B7AD9" w:rsidRPr="007B7AD9" w:rsidRDefault="007B7AD9">
          <w:pPr>
            <w:autoSpaceDE w:val="0"/>
            <w:autoSpaceDN w:val="0"/>
            <w:ind w:hanging="480"/>
            <w:divId w:val="1045131524"/>
            <w:rPr>
              <w:color w:val="000000"/>
            </w:rPr>
          </w:pPr>
          <w:r w:rsidRPr="007B7AD9">
            <w:rPr>
              <w:color w:val="000000"/>
            </w:rPr>
            <w:lastRenderedPageBreak/>
            <w:t xml:space="preserve">Cost GJ, Golding A, Schlissel MS </w:t>
          </w:r>
          <w:r w:rsidRPr="007B7AD9">
            <w:rPr>
              <w:i/>
              <w:iCs/>
              <w:color w:val="000000"/>
            </w:rPr>
            <w:t>et al.</w:t>
          </w:r>
          <w:r w:rsidRPr="007B7AD9">
            <w:rPr>
              <w:color w:val="000000"/>
            </w:rPr>
            <w:t xml:space="preserve"> Target DNA chromatinization modulates nicking by L1 endonuclease. </w:t>
          </w:r>
          <w:r w:rsidRPr="007B7AD9">
            <w:rPr>
              <w:i/>
              <w:iCs/>
              <w:color w:val="000000"/>
            </w:rPr>
            <w:t>Nucleic Acids Res</w:t>
          </w:r>
          <w:r w:rsidRPr="007B7AD9">
            <w:rPr>
              <w:color w:val="000000"/>
            </w:rPr>
            <w:t xml:space="preserve"> 2001;</w:t>
          </w:r>
          <w:r w:rsidRPr="007B7AD9">
            <w:rPr>
              <w:b/>
              <w:bCs/>
              <w:color w:val="000000"/>
            </w:rPr>
            <w:t>29</w:t>
          </w:r>
          <w:r w:rsidRPr="007B7AD9">
            <w:rPr>
              <w:color w:val="000000"/>
            </w:rPr>
            <w:t>(2):573. https://doi.org/10.1093/NAR/29.2.573.</w:t>
          </w:r>
        </w:p>
        <w:p w14:paraId="41C5D293" w14:textId="77777777" w:rsidR="007B7AD9" w:rsidRPr="007B7AD9" w:rsidRDefault="007B7AD9">
          <w:pPr>
            <w:autoSpaceDE w:val="0"/>
            <w:autoSpaceDN w:val="0"/>
            <w:ind w:hanging="480"/>
            <w:divId w:val="1233739494"/>
            <w:rPr>
              <w:color w:val="000000"/>
            </w:rPr>
          </w:pPr>
          <w:r w:rsidRPr="007B7AD9">
            <w:rPr>
              <w:color w:val="000000"/>
            </w:rPr>
            <w:t xml:space="preserve">Daniel C, Behm M, Öhman M. The role of Alu elements in the </w:t>
          </w:r>
          <w:r w:rsidRPr="007B7AD9">
            <w:rPr>
              <w:color w:val="000000"/>
            </w:rPr>
            <w:t>cis-regulation</w:t>
          </w:r>
          <w:r w:rsidRPr="007B7AD9">
            <w:rPr>
              <w:color w:val="000000"/>
            </w:rPr>
            <w:t xml:space="preserve"> of RNA processing. </w:t>
          </w:r>
          <w:r w:rsidRPr="007B7AD9">
            <w:rPr>
              <w:i/>
              <w:iCs/>
              <w:color w:val="000000"/>
            </w:rPr>
            <w:t>Cell Mol Life Sci</w:t>
          </w:r>
          <w:r w:rsidRPr="007B7AD9">
            <w:rPr>
              <w:color w:val="000000"/>
            </w:rPr>
            <w:t xml:space="preserve"> 2015;</w:t>
          </w:r>
          <w:r w:rsidRPr="007B7AD9">
            <w:rPr>
              <w:b/>
              <w:bCs/>
              <w:color w:val="000000"/>
            </w:rPr>
            <w:t>72</w:t>
          </w:r>
          <w:r w:rsidRPr="007B7AD9">
            <w:rPr>
              <w:color w:val="000000"/>
            </w:rPr>
            <w:t>(21):4063. https://doi.org/10.1007/S00018-015-1990-3.</w:t>
          </w:r>
        </w:p>
        <w:p w14:paraId="5D2C15F6" w14:textId="77777777" w:rsidR="007B7AD9" w:rsidRPr="007B7AD9" w:rsidRDefault="007B7AD9">
          <w:pPr>
            <w:autoSpaceDE w:val="0"/>
            <w:autoSpaceDN w:val="0"/>
            <w:ind w:hanging="480"/>
            <w:divId w:val="307828724"/>
            <w:rPr>
              <w:color w:val="000000"/>
            </w:rPr>
          </w:pPr>
          <w:r w:rsidRPr="007B7AD9">
            <w:rPr>
              <w:color w:val="000000"/>
            </w:rPr>
            <w:t>Denisko</w:t>
          </w:r>
          <w:r w:rsidRPr="007B7AD9">
            <w:rPr>
              <w:color w:val="000000"/>
            </w:rPr>
            <w:t xml:space="preserve"> D, Kim J, Ku J </w:t>
          </w:r>
          <w:r w:rsidRPr="007B7AD9">
            <w:rPr>
              <w:i/>
              <w:iCs/>
              <w:color w:val="000000"/>
            </w:rPr>
            <w:t>et al.</w:t>
          </w:r>
          <w:r w:rsidRPr="007B7AD9">
            <w:rPr>
              <w:color w:val="000000"/>
            </w:rPr>
            <w:t xml:space="preserve"> Inverted Alu repeats in loop-out exon skipping across hominoid evolution. </w:t>
          </w:r>
          <w:r w:rsidRPr="007B7AD9">
            <w:rPr>
              <w:i/>
              <w:iCs/>
              <w:color w:val="000000"/>
            </w:rPr>
            <w:t>BioRxiv</w:t>
          </w:r>
          <w:r w:rsidRPr="007B7AD9">
            <w:rPr>
              <w:color w:val="000000"/>
            </w:rPr>
            <w:t xml:space="preserve"> published online 11 Mar. 2025. https://doi.org/10.1101/2025.03.07.642063.</w:t>
          </w:r>
        </w:p>
        <w:p w14:paraId="7F535FEC" w14:textId="77777777" w:rsidR="007B7AD9" w:rsidRPr="007B7AD9" w:rsidRDefault="007B7AD9">
          <w:pPr>
            <w:autoSpaceDE w:val="0"/>
            <w:autoSpaceDN w:val="0"/>
            <w:ind w:hanging="480"/>
            <w:divId w:val="898713163"/>
            <w:rPr>
              <w:color w:val="000000"/>
            </w:rPr>
          </w:pPr>
          <w:r w:rsidRPr="007B7AD9">
            <w:rPr>
              <w:color w:val="000000"/>
            </w:rPr>
            <w:t>Dietmann</w:t>
          </w:r>
          <w:r w:rsidRPr="007B7AD9">
            <w:rPr>
              <w:color w:val="000000"/>
            </w:rPr>
            <w:t xml:space="preserve"> S, Keogh MJ, Tang W </w:t>
          </w:r>
          <w:r w:rsidRPr="007B7AD9">
            <w:rPr>
              <w:i/>
              <w:iCs/>
              <w:color w:val="000000"/>
            </w:rPr>
            <w:t>et al.</w:t>
          </w:r>
          <w:r w:rsidRPr="007B7AD9">
            <w:rPr>
              <w:color w:val="000000"/>
            </w:rPr>
            <w:t xml:space="preserve"> Transposable elements resistant to epigenetic resetting in the human germline are epigenetic hotspots for development and disease. </w:t>
          </w:r>
          <w:r w:rsidRPr="007B7AD9">
            <w:rPr>
              <w:i/>
              <w:iCs/>
              <w:color w:val="000000"/>
            </w:rPr>
            <w:t>BioRxiv</w:t>
          </w:r>
          <w:r w:rsidRPr="007B7AD9">
            <w:rPr>
              <w:color w:val="000000"/>
            </w:rPr>
            <w:t xml:space="preserve"> 20 Mar. 2020:2020.03.19.998930. https://doi.org/10.1101/2020.03.19.998930.</w:t>
          </w:r>
        </w:p>
        <w:p w14:paraId="3C93CD9B" w14:textId="77777777" w:rsidR="007B7AD9" w:rsidRPr="007B7AD9" w:rsidRDefault="007B7AD9">
          <w:pPr>
            <w:autoSpaceDE w:val="0"/>
            <w:autoSpaceDN w:val="0"/>
            <w:ind w:hanging="480"/>
            <w:divId w:val="624193472"/>
            <w:rPr>
              <w:color w:val="000000"/>
            </w:rPr>
          </w:pPr>
          <w:r w:rsidRPr="007B7AD9">
            <w:rPr>
              <w:color w:val="000000"/>
            </w:rPr>
            <w:t xml:space="preserve">DiRusso JA, Clark AT. Transposable elements in early human embryo development and embryo models. </w:t>
          </w:r>
          <w:r w:rsidRPr="007B7AD9">
            <w:rPr>
              <w:i/>
              <w:iCs/>
              <w:color w:val="000000"/>
            </w:rPr>
            <w:t xml:space="preserve">Curr </w:t>
          </w:r>
          <w:r w:rsidRPr="007B7AD9">
            <w:rPr>
              <w:i/>
              <w:iCs/>
              <w:color w:val="000000"/>
            </w:rPr>
            <w:t>Opin</w:t>
          </w:r>
          <w:r w:rsidRPr="007B7AD9">
            <w:rPr>
              <w:i/>
              <w:iCs/>
              <w:color w:val="000000"/>
            </w:rPr>
            <w:t xml:space="preserve"> Genet Dev</w:t>
          </w:r>
          <w:r w:rsidRPr="007B7AD9">
            <w:rPr>
              <w:color w:val="000000"/>
            </w:rPr>
            <w:t xml:space="preserve"> </w:t>
          </w:r>
          <w:r w:rsidRPr="007B7AD9">
            <w:rPr>
              <w:color w:val="000000"/>
            </w:rPr>
            <w:t>2023;</w:t>
          </w:r>
          <w:r w:rsidRPr="007B7AD9">
            <w:rPr>
              <w:b/>
              <w:bCs/>
              <w:color w:val="000000"/>
            </w:rPr>
            <w:t>81</w:t>
          </w:r>
          <w:r w:rsidRPr="007B7AD9">
            <w:rPr>
              <w:color w:val="000000"/>
            </w:rPr>
            <w:t>:102086</w:t>
          </w:r>
          <w:r w:rsidRPr="007B7AD9">
            <w:rPr>
              <w:color w:val="000000"/>
            </w:rPr>
            <w:t>. https://doi.org/10.1016/J.GDE.2023.102086.</w:t>
          </w:r>
        </w:p>
        <w:p w14:paraId="0D438A4E" w14:textId="77777777" w:rsidR="007B7AD9" w:rsidRPr="007B7AD9" w:rsidRDefault="007B7AD9">
          <w:pPr>
            <w:autoSpaceDE w:val="0"/>
            <w:autoSpaceDN w:val="0"/>
            <w:ind w:hanging="480"/>
            <w:divId w:val="547231608"/>
            <w:rPr>
              <w:color w:val="000000"/>
            </w:rPr>
          </w:pPr>
          <w:r w:rsidRPr="007B7AD9">
            <w:rPr>
              <w:color w:val="000000"/>
            </w:rPr>
            <w:t xml:space="preserve">Eloranta ML, </w:t>
          </w:r>
          <w:r w:rsidRPr="007B7AD9">
            <w:rPr>
              <w:color w:val="000000"/>
            </w:rPr>
            <w:t>Rönnblom</w:t>
          </w:r>
          <w:r w:rsidRPr="007B7AD9">
            <w:rPr>
              <w:color w:val="000000"/>
            </w:rPr>
            <w:t xml:space="preserve"> L. Cause and consequences of the activated type I interferon system in SLE. </w:t>
          </w:r>
          <w:r w:rsidRPr="007B7AD9">
            <w:rPr>
              <w:i/>
              <w:iCs/>
              <w:color w:val="000000"/>
            </w:rPr>
            <w:t>J Mol Med (Berl)</w:t>
          </w:r>
          <w:r w:rsidRPr="007B7AD9">
            <w:rPr>
              <w:color w:val="000000"/>
            </w:rPr>
            <w:t xml:space="preserve"> 2016;</w:t>
          </w:r>
          <w:r w:rsidRPr="007B7AD9">
            <w:rPr>
              <w:b/>
              <w:bCs/>
              <w:color w:val="000000"/>
            </w:rPr>
            <w:t>94</w:t>
          </w:r>
          <w:r w:rsidRPr="007B7AD9">
            <w:rPr>
              <w:color w:val="000000"/>
            </w:rPr>
            <w:t>(10):1103–10. https://doi.org/10.1007/S00109-016-1421-4.</w:t>
          </w:r>
        </w:p>
        <w:p w14:paraId="731D8163" w14:textId="77777777" w:rsidR="007B7AD9" w:rsidRPr="007B7AD9" w:rsidRDefault="007B7AD9">
          <w:pPr>
            <w:autoSpaceDE w:val="0"/>
            <w:autoSpaceDN w:val="0"/>
            <w:ind w:hanging="480"/>
            <w:divId w:val="254167881"/>
            <w:rPr>
              <w:color w:val="000000"/>
            </w:rPr>
          </w:pPr>
          <w:r w:rsidRPr="007B7AD9">
            <w:rPr>
              <w:color w:val="000000"/>
            </w:rPr>
            <w:t xml:space="preserve">Ferrari R, Grandi N, Tramontano E </w:t>
          </w:r>
          <w:r w:rsidRPr="007B7AD9">
            <w:rPr>
              <w:i/>
              <w:iCs/>
              <w:color w:val="000000"/>
            </w:rPr>
            <w:t>et al.</w:t>
          </w:r>
          <w:r w:rsidRPr="007B7AD9">
            <w:rPr>
              <w:color w:val="000000"/>
            </w:rPr>
            <w:t xml:space="preserve"> Retrotransposons as Drivers of Mammalian Brain Evolution. </w:t>
          </w:r>
          <w:r w:rsidRPr="007B7AD9">
            <w:rPr>
              <w:i/>
              <w:iCs/>
              <w:color w:val="000000"/>
            </w:rPr>
            <w:t>Life 2021, Vol 11, Page 376</w:t>
          </w:r>
          <w:r w:rsidRPr="007B7AD9">
            <w:rPr>
              <w:color w:val="000000"/>
            </w:rPr>
            <w:t xml:space="preserve"> 2021;</w:t>
          </w:r>
          <w:r w:rsidRPr="007B7AD9">
            <w:rPr>
              <w:b/>
              <w:bCs/>
              <w:color w:val="000000"/>
            </w:rPr>
            <w:t>11</w:t>
          </w:r>
          <w:r w:rsidRPr="007B7AD9">
            <w:rPr>
              <w:color w:val="000000"/>
            </w:rPr>
            <w:t>(5):376. https://doi.org/10.3390/LIFE11050376.</w:t>
          </w:r>
        </w:p>
        <w:p w14:paraId="4DF9B5DD" w14:textId="77777777" w:rsidR="007B7AD9" w:rsidRPr="007B7AD9" w:rsidRDefault="007B7AD9">
          <w:pPr>
            <w:autoSpaceDE w:val="0"/>
            <w:autoSpaceDN w:val="0"/>
            <w:ind w:hanging="480"/>
            <w:divId w:val="1346901395"/>
            <w:rPr>
              <w:color w:val="000000"/>
            </w:rPr>
          </w:pPr>
          <w:r w:rsidRPr="007B7AD9">
            <w:rPr>
              <w:color w:val="000000"/>
            </w:rPr>
            <w:t xml:space="preserve">Fiore D, Cappelli LV, </w:t>
          </w:r>
          <w:r w:rsidRPr="007B7AD9">
            <w:rPr>
              <w:color w:val="000000"/>
            </w:rPr>
            <w:t>Zhaoqi</w:t>
          </w:r>
          <w:r w:rsidRPr="007B7AD9">
            <w:rPr>
              <w:color w:val="000000"/>
            </w:rPr>
            <w:t xml:space="preserve"> L </w:t>
          </w:r>
          <w:r w:rsidRPr="007B7AD9">
            <w:rPr>
              <w:i/>
              <w:iCs/>
              <w:color w:val="000000"/>
            </w:rPr>
            <w:t>et al.</w:t>
          </w:r>
          <w:r w:rsidRPr="007B7AD9">
            <w:rPr>
              <w:color w:val="000000"/>
            </w:rPr>
            <w:t xml:space="preserve"> </w:t>
          </w:r>
          <w:r w:rsidRPr="007B7AD9">
            <w:rPr>
              <w:i/>
              <w:iCs/>
              <w:color w:val="000000"/>
            </w:rPr>
            <w:t>A Patient-Derived T-Cell Lymphoma Biorepository Uncovers New Pathogenetic Mechanisms and Host-Related Therapeutic Vulnerabilities</w:t>
          </w:r>
          <w:r w:rsidRPr="007B7AD9">
            <w:rPr>
              <w:color w:val="000000"/>
            </w:rPr>
            <w:t>. published online 2023. https://doi.org/10.2139/SSRN.4529648.</w:t>
          </w:r>
        </w:p>
        <w:p w14:paraId="7FC2C5B5" w14:textId="77777777" w:rsidR="007B7AD9" w:rsidRPr="007B7AD9" w:rsidRDefault="007B7AD9">
          <w:pPr>
            <w:autoSpaceDE w:val="0"/>
            <w:autoSpaceDN w:val="0"/>
            <w:ind w:hanging="480"/>
            <w:divId w:val="760952163"/>
            <w:rPr>
              <w:color w:val="000000"/>
            </w:rPr>
          </w:pPr>
          <w:r w:rsidRPr="007B7AD9">
            <w:rPr>
              <w:color w:val="000000"/>
            </w:rPr>
            <w:t xml:space="preserve">Flasch DA, Macia Á, Sánchez L </w:t>
          </w:r>
          <w:r w:rsidRPr="007B7AD9">
            <w:rPr>
              <w:i/>
              <w:iCs/>
              <w:color w:val="000000"/>
            </w:rPr>
            <w:t>et al.</w:t>
          </w:r>
          <w:r w:rsidRPr="007B7AD9">
            <w:rPr>
              <w:color w:val="000000"/>
            </w:rPr>
            <w:t xml:space="preserve"> Genome-wide de novo L1 </w:t>
          </w:r>
          <w:r w:rsidRPr="007B7AD9">
            <w:rPr>
              <w:color w:val="000000"/>
            </w:rPr>
            <w:t>Retrotransposition</w:t>
          </w:r>
          <w:r w:rsidRPr="007B7AD9">
            <w:rPr>
              <w:color w:val="000000"/>
            </w:rPr>
            <w:t xml:space="preserve"> Connects Endonuclease Activity with Replication. </w:t>
          </w:r>
          <w:r w:rsidRPr="007B7AD9">
            <w:rPr>
              <w:i/>
              <w:iCs/>
              <w:color w:val="000000"/>
            </w:rPr>
            <w:t>Cell</w:t>
          </w:r>
          <w:r w:rsidRPr="007B7AD9">
            <w:rPr>
              <w:color w:val="000000"/>
            </w:rPr>
            <w:t xml:space="preserve"> 2019;</w:t>
          </w:r>
          <w:r w:rsidRPr="007B7AD9">
            <w:rPr>
              <w:b/>
              <w:bCs/>
              <w:color w:val="000000"/>
            </w:rPr>
            <w:t>177</w:t>
          </w:r>
          <w:r w:rsidRPr="007B7AD9">
            <w:rPr>
              <w:color w:val="000000"/>
            </w:rPr>
            <w:t>(4):837-851.e28. https://doi.org/10.1016/j.cell.2019.02.050.</w:t>
          </w:r>
        </w:p>
        <w:p w14:paraId="6E27BC91" w14:textId="77777777" w:rsidR="007B7AD9" w:rsidRPr="007B7AD9" w:rsidRDefault="007B7AD9">
          <w:pPr>
            <w:autoSpaceDE w:val="0"/>
            <w:autoSpaceDN w:val="0"/>
            <w:ind w:hanging="480"/>
            <w:divId w:val="186605085"/>
            <w:rPr>
              <w:color w:val="000000"/>
            </w:rPr>
          </w:pPr>
          <w:r w:rsidRPr="007B7AD9">
            <w:rPr>
              <w:color w:val="000000"/>
            </w:rPr>
            <w:t xml:space="preserve">Gao X, Hou Y, Ebina H </w:t>
          </w:r>
          <w:r w:rsidRPr="007B7AD9">
            <w:rPr>
              <w:i/>
              <w:iCs/>
              <w:color w:val="000000"/>
            </w:rPr>
            <w:t>et al.</w:t>
          </w:r>
          <w:r w:rsidRPr="007B7AD9">
            <w:rPr>
              <w:color w:val="000000"/>
            </w:rPr>
            <w:t xml:space="preserve"> Chromodomains direct integration of retrotransposons to heterochromatin. </w:t>
          </w:r>
          <w:r w:rsidRPr="007B7AD9">
            <w:rPr>
              <w:i/>
              <w:iCs/>
              <w:color w:val="000000"/>
            </w:rPr>
            <w:t>Genome Res</w:t>
          </w:r>
          <w:r w:rsidRPr="007B7AD9">
            <w:rPr>
              <w:color w:val="000000"/>
            </w:rPr>
            <w:t xml:space="preserve"> 2008;</w:t>
          </w:r>
          <w:r w:rsidRPr="007B7AD9">
            <w:rPr>
              <w:b/>
              <w:bCs/>
              <w:color w:val="000000"/>
            </w:rPr>
            <w:t>18</w:t>
          </w:r>
          <w:r w:rsidRPr="007B7AD9">
            <w:rPr>
              <w:color w:val="000000"/>
            </w:rPr>
            <w:t>(3):359–69. https://doi.org/10.1101/GR.7146408.</w:t>
          </w:r>
        </w:p>
        <w:p w14:paraId="057A04A2" w14:textId="77777777" w:rsidR="007B7AD9" w:rsidRPr="007B7AD9" w:rsidRDefault="007B7AD9">
          <w:pPr>
            <w:autoSpaceDE w:val="0"/>
            <w:autoSpaceDN w:val="0"/>
            <w:ind w:hanging="480"/>
            <w:divId w:val="372002901"/>
            <w:rPr>
              <w:color w:val="000000"/>
            </w:rPr>
          </w:pPr>
          <w:r w:rsidRPr="007B7AD9">
            <w:rPr>
              <w:color w:val="000000"/>
            </w:rPr>
            <w:t xml:space="preserve">Garcia-Perez JL, Widmann TJ, Adams IR. The impact of transposable elements on mammalian development. </w:t>
          </w:r>
          <w:r w:rsidRPr="007B7AD9">
            <w:rPr>
              <w:i/>
              <w:iCs/>
              <w:color w:val="000000"/>
            </w:rPr>
            <w:t>Development</w:t>
          </w:r>
          <w:r w:rsidRPr="007B7AD9">
            <w:rPr>
              <w:color w:val="000000"/>
            </w:rPr>
            <w:t xml:space="preserve"> 2016;</w:t>
          </w:r>
          <w:r w:rsidRPr="007B7AD9">
            <w:rPr>
              <w:b/>
              <w:bCs/>
              <w:color w:val="000000"/>
            </w:rPr>
            <w:t>143</w:t>
          </w:r>
          <w:r w:rsidRPr="007B7AD9">
            <w:rPr>
              <w:color w:val="000000"/>
            </w:rPr>
            <w:t>(22):4101. https://doi.org/10.1242/DEV.132639.</w:t>
          </w:r>
        </w:p>
        <w:p w14:paraId="35107B5E" w14:textId="77777777" w:rsidR="007B7AD9" w:rsidRPr="007B7AD9" w:rsidRDefault="007B7AD9">
          <w:pPr>
            <w:autoSpaceDE w:val="0"/>
            <w:autoSpaceDN w:val="0"/>
            <w:ind w:hanging="480"/>
            <w:divId w:val="992366309"/>
            <w:rPr>
              <w:color w:val="000000"/>
            </w:rPr>
          </w:pPr>
          <w:r w:rsidRPr="007B7AD9">
            <w:rPr>
              <w:color w:val="000000"/>
            </w:rPr>
            <w:t>Gázquez</w:t>
          </w:r>
          <w:r w:rsidRPr="007B7AD9">
            <w:rPr>
              <w:color w:val="000000"/>
            </w:rPr>
            <w:t xml:space="preserve">-Gutiérrez A, </w:t>
          </w:r>
          <w:r w:rsidRPr="007B7AD9">
            <w:rPr>
              <w:color w:val="000000"/>
            </w:rPr>
            <w:t>Witteveldt</w:t>
          </w:r>
          <w:r w:rsidRPr="007B7AD9">
            <w:rPr>
              <w:color w:val="000000"/>
            </w:rPr>
            <w:t xml:space="preserve"> J, Heras SR </w:t>
          </w:r>
          <w:r w:rsidRPr="007B7AD9">
            <w:rPr>
              <w:i/>
              <w:iCs/>
              <w:color w:val="000000"/>
            </w:rPr>
            <w:t>et al.</w:t>
          </w:r>
          <w:r w:rsidRPr="007B7AD9">
            <w:rPr>
              <w:color w:val="000000"/>
            </w:rPr>
            <w:t xml:space="preserve"> Sensing of transposable elements by the antiviral innate immune system. </w:t>
          </w:r>
          <w:r w:rsidRPr="007B7AD9">
            <w:rPr>
              <w:i/>
              <w:iCs/>
              <w:color w:val="000000"/>
            </w:rPr>
            <w:t>RNA</w:t>
          </w:r>
          <w:r w:rsidRPr="007B7AD9">
            <w:rPr>
              <w:color w:val="000000"/>
            </w:rPr>
            <w:t xml:space="preserve"> 2021;</w:t>
          </w:r>
          <w:r w:rsidRPr="007B7AD9">
            <w:rPr>
              <w:b/>
              <w:bCs/>
              <w:color w:val="000000"/>
            </w:rPr>
            <w:t>27</w:t>
          </w:r>
          <w:r w:rsidRPr="007B7AD9">
            <w:rPr>
              <w:color w:val="000000"/>
            </w:rPr>
            <w:t>(7):735. https://doi.org/10.1261/rna.078721.121.</w:t>
          </w:r>
        </w:p>
        <w:p w14:paraId="545987AF" w14:textId="77777777" w:rsidR="007B7AD9" w:rsidRPr="007B7AD9" w:rsidRDefault="007B7AD9">
          <w:pPr>
            <w:autoSpaceDE w:val="0"/>
            <w:autoSpaceDN w:val="0"/>
            <w:ind w:hanging="480"/>
            <w:divId w:val="1258909032"/>
            <w:rPr>
              <w:color w:val="000000"/>
            </w:rPr>
          </w:pPr>
          <w:r w:rsidRPr="007B7AD9">
            <w:rPr>
              <w:color w:val="000000"/>
            </w:rPr>
            <w:t xml:space="preserve">Gianfrancesco O, Geary B, Savage AL </w:t>
          </w:r>
          <w:r w:rsidRPr="007B7AD9">
            <w:rPr>
              <w:i/>
              <w:iCs/>
              <w:color w:val="000000"/>
            </w:rPr>
            <w:t>et al.</w:t>
          </w:r>
          <w:r w:rsidRPr="007B7AD9">
            <w:rPr>
              <w:color w:val="000000"/>
            </w:rPr>
            <w:t xml:space="preserve"> The Role of SINE-VNTR-Alu (SVA) Retrotransposons in Shaping the Human Genome. </w:t>
          </w:r>
          <w:r w:rsidRPr="007B7AD9">
            <w:rPr>
              <w:i/>
              <w:iCs/>
              <w:color w:val="000000"/>
            </w:rPr>
            <w:t>International Journal of Molecular Sciences 2019, Vol 20,</w:t>
          </w:r>
          <w:r w:rsidRPr="007B7AD9">
            <w:rPr>
              <w:color w:val="000000"/>
            </w:rPr>
            <w:t xml:space="preserve"> 2019;</w:t>
          </w:r>
          <w:r w:rsidRPr="007B7AD9">
            <w:rPr>
              <w:b/>
              <w:bCs/>
              <w:color w:val="000000"/>
            </w:rPr>
            <w:t>20</w:t>
          </w:r>
          <w:r w:rsidRPr="007B7AD9">
            <w:rPr>
              <w:color w:val="000000"/>
            </w:rPr>
            <w:t>(23). https://doi.org/10.3390/IJMS20235977.</w:t>
          </w:r>
        </w:p>
        <w:p w14:paraId="09B729CE" w14:textId="77777777" w:rsidR="007B7AD9" w:rsidRPr="007B7AD9" w:rsidRDefault="007B7AD9">
          <w:pPr>
            <w:autoSpaceDE w:val="0"/>
            <w:autoSpaceDN w:val="0"/>
            <w:ind w:hanging="480"/>
            <w:divId w:val="1450706844"/>
            <w:rPr>
              <w:color w:val="000000"/>
            </w:rPr>
          </w:pPr>
          <w:r w:rsidRPr="007B7AD9">
            <w:rPr>
              <w:color w:val="000000"/>
            </w:rPr>
            <w:t>GitHub - gecko984/</w:t>
          </w:r>
          <w:r w:rsidRPr="007B7AD9">
            <w:rPr>
              <w:color w:val="000000"/>
            </w:rPr>
            <w:t>supervenn</w:t>
          </w:r>
          <w:r w:rsidRPr="007B7AD9">
            <w:rPr>
              <w:color w:val="000000"/>
            </w:rPr>
            <w:t>. n.d. https://github.com/gecko984/supervenn (5 Apr. 2026, date last accessed).</w:t>
          </w:r>
        </w:p>
        <w:p w14:paraId="52CB8685" w14:textId="77777777" w:rsidR="007B7AD9" w:rsidRPr="007B7AD9" w:rsidRDefault="007B7AD9">
          <w:pPr>
            <w:autoSpaceDE w:val="0"/>
            <w:autoSpaceDN w:val="0"/>
            <w:ind w:hanging="480"/>
            <w:divId w:val="43675287"/>
            <w:rPr>
              <w:color w:val="000000"/>
            </w:rPr>
          </w:pPr>
          <w:r w:rsidRPr="007B7AD9">
            <w:rPr>
              <w:color w:val="000000"/>
            </w:rPr>
            <w:t xml:space="preserve">GitHub - </w:t>
          </w:r>
          <w:r w:rsidRPr="007B7AD9">
            <w:rPr>
              <w:color w:val="000000"/>
            </w:rPr>
            <w:t>trevismd</w:t>
          </w:r>
          <w:r w:rsidRPr="007B7AD9">
            <w:rPr>
              <w:color w:val="000000"/>
            </w:rPr>
            <w:t>/</w:t>
          </w:r>
          <w:r w:rsidRPr="007B7AD9">
            <w:rPr>
              <w:color w:val="000000"/>
            </w:rPr>
            <w:t>statannotations</w:t>
          </w:r>
          <w:r w:rsidRPr="007B7AD9">
            <w:rPr>
              <w:color w:val="000000"/>
            </w:rPr>
            <w:t>. n.d. https://github.com/trevismd/statannotations (5 Apr. 2026, date last accessed).</w:t>
          </w:r>
        </w:p>
        <w:p w14:paraId="64F48F7B" w14:textId="77777777" w:rsidR="007B7AD9" w:rsidRPr="007B7AD9" w:rsidRDefault="007B7AD9">
          <w:pPr>
            <w:autoSpaceDE w:val="0"/>
            <w:autoSpaceDN w:val="0"/>
            <w:ind w:hanging="480"/>
            <w:divId w:val="200943790"/>
            <w:rPr>
              <w:color w:val="000000"/>
            </w:rPr>
          </w:pPr>
          <w:r w:rsidRPr="007B7AD9">
            <w:rPr>
              <w:color w:val="000000"/>
            </w:rPr>
            <w:t xml:space="preserve">Graham T, </w:t>
          </w:r>
          <w:r w:rsidRPr="007B7AD9">
            <w:rPr>
              <w:color w:val="000000"/>
            </w:rPr>
            <w:t>Boissinot</w:t>
          </w:r>
          <w:r w:rsidRPr="007B7AD9">
            <w:rPr>
              <w:color w:val="000000"/>
            </w:rPr>
            <w:t xml:space="preserve"> S. The Genomic Distribution of L1 Elements: The Role of Insertion Bias and Natural Selection. </w:t>
          </w:r>
          <w:r w:rsidRPr="007B7AD9">
            <w:rPr>
              <w:i/>
              <w:iCs/>
              <w:color w:val="000000"/>
            </w:rPr>
            <w:t xml:space="preserve">J Biomed </w:t>
          </w:r>
          <w:r w:rsidRPr="007B7AD9">
            <w:rPr>
              <w:i/>
              <w:iCs/>
              <w:color w:val="000000"/>
            </w:rPr>
            <w:t>Biotechnol</w:t>
          </w:r>
          <w:r w:rsidRPr="007B7AD9">
            <w:rPr>
              <w:color w:val="000000"/>
            </w:rPr>
            <w:t xml:space="preserve"> </w:t>
          </w:r>
          <w:r w:rsidRPr="007B7AD9">
            <w:rPr>
              <w:color w:val="000000"/>
            </w:rPr>
            <w:t>2006;</w:t>
          </w:r>
          <w:r w:rsidRPr="007B7AD9">
            <w:rPr>
              <w:b/>
              <w:bCs/>
              <w:color w:val="000000"/>
            </w:rPr>
            <w:t>2006</w:t>
          </w:r>
          <w:r w:rsidRPr="007B7AD9">
            <w:rPr>
              <w:color w:val="000000"/>
            </w:rPr>
            <w:t>:75327</w:t>
          </w:r>
          <w:r w:rsidRPr="007B7AD9">
            <w:rPr>
              <w:color w:val="000000"/>
            </w:rPr>
            <w:t>. https://doi.org/10.1155/JBB/2006/75327.</w:t>
          </w:r>
        </w:p>
        <w:p w14:paraId="1531427E" w14:textId="77777777" w:rsidR="007B7AD9" w:rsidRPr="007B7AD9" w:rsidRDefault="007B7AD9">
          <w:pPr>
            <w:autoSpaceDE w:val="0"/>
            <w:autoSpaceDN w:val="0"/>
            <w:ind w:hanging="480"/>
            <w:divId w:val="1131050584"/>
            <w:rPr>
              <w:color w:val="000000"/>
            </w:rPr>
          </w:pPr>
          <w:r w:rsidRPr="007B7AD9">
            <w:rPr>
              <w:color w:val="000000"/>
            </w:rPr>
            <w:t xml:space="preserve">Grover D, Majumder PP, Rao CB </w:t>
          </w:r>
          <w:r w:rsidRPr="007B7AD9">
            <w:rPr>
              <w:i/>
              <w:iCs/>
              <w:color w:val="000000"/>
            </w:rPr>
            <w:t>et al.</w:t>
          </w:r>
          <w:r w:rsidRPr="007B7AD9">
            <w:rPr>
              <w:color w:val="000000"/>
            </w:rPr>
            <w:t xml:space="preserve"> Nonrandom distribution of alu elements in genes of various functional categories: insight from analysis of human chromosomes 21 and 22. </w:t>
          </w:r>
          <w:r w:rsidRPr="007B7AD9">
            <w:rPr>
              <w:i/>
              <w:iCs/>
              <w:color w:val="000000"/>
            </w:rPr>
            <w:t>Mol Biol Evol</w:t>
          </w:r>
          <w:r w:rsidRPr="007B7AD9">
            <w:rPr>
              <w:color w:val="000000"/>
            </w:rPr>
            <w:t xml:space="preserve"> 2003;</w:t>
          </w:r>
          <w:r w:rsidRPr="007B7AD9">
            <w:rPr>
              <w:b/>
              <w:bCs/>
              <w:color w:val="000000"/>
            </w:rPr>
            <w:t>20</w:t>
          </w:r>
          <w:r w:rsidRPr="007B7AD9">
            <w:rPr>
              <w:color w:val="000000"/>
            </w:rPr>
            <w:t>(9):1420–4. https://doi.org/10.1093/MOLBEV/MSG153.</w:t>
          </w:r>
        </w:p>
        <w:p w14:paraId="1DD0A954" w14:textId="77777777" w:rsidR="007B7AD9" w:rsidRPr="007B7AD9" w:rsidRDefault="007B7AD9">
          <w:pPr>
            <w:autoSpaceDE w:val="0"/>
            <w:autoSpaceDN w:val="0"/>
            <w:ind w:hanging="480"/>
            <w:divId w:val="1172336014"/>
            <w:rPr>
              <w:color w:val="000000"/>
            </w:rPr>
          </w:pPr>
          <w:r w:rsidRPr="007B7AD9">
            <w:rPr>
              <w:color w:val="000000"/>
            </w:rPr>
            <w:lastRenderedPageBreak/>
            <w:t xml:space="preserve">Gu X, Wang M, Zhang XO. TE-TSS: an integrated data resource of human and mouse transposable element (TE)-derived transcription start site (TSS). </w:t>
          </w:r>
          <w:r w:rsidRPr="007B7AD9">
            <w:rPr>
              <w:i/>
              <w:iCs/>
              <w:color w:val="000000"/>
            </w:rPr>
            <w:t>Nucleic Acids Res</w:t>
          </w:r>
          <w:r w:rsidRPr="007B7AD9">
            <w:rPr>
              <w:color w:val="000000"/>
            </w:rPr>
            <w:t xml:space="preserve"> 2024;</w:t>
          </w:r>
          <w:r w:rsidRPr="007B7AD9">
            <w:rPr>
              <w:b/>
              <w:bCs/>
              <w:color w:val="000000"/>
            </w:rPr>
            <w:t>52</w:t>
          </w:r>
          <w:r w:rsidRPr="007B7AD9">
            <w:rPr>
              <w:color w:val="000000"/>
            </w:rPr>
            <w:t>(D1</w:t>
          </w:r>
          <w:r w:rsidRPr="007B7AD9">
            <w:rPr>
              <w:color w:val="000000"/>
            </w:rPr>
            <w:t>):D</w:t>
          </w:r>
          <w:r w:rsidRPr="007B7AD9">
            <w:rPr>
              <w:color w:val="000000"/>
            </w:rPr>
            <w:t>322–33. https://doi.org/10.1093/NAR/GKAD1048.</w:t>
          </w:r>
        </w:p>
        <w:p w14:paraId="68FCAEEA" w14:textId="77777777" w:rsidR="007B7AD9" w:rsidRPr="007B7AD9" w:rsidRDefault="007B7AD9">
          <w:pPr>
            <w:autoSpaceDE w:val="0"/>
            <w:autoSpaceDN w:val="0"/>
            <w:ind w:hanging="480"/>
            <w:divId w:val="1466656993"/>
            <w:rPr>
              <w:color w:val="000000"/>
            </w:rPr>
          </w:pPr>
          <w:r w:rsidRPr="007B7AD9">
            <w:rPr>
              <w:color w:val="000000"/>
            </w:rPr>
            <w:t xml:space="preserve">Gudkov A, </w:t>
          </w:r>
          <w:r w:rsidRPr="007B7AD9">
            <w:rPr>
              <w:color w:val="000000"/>
            </w:rPr>
            <w:t>Shirokorad</w:t>
          </w:r>
          <w:r w:rsidRPr="007B7AD9">
            <w:rPr>
              <w:color w:val="000000"/>
            </w:rPr>
            <w:t xml:space="preserve"> V, </w:t>
          </w:r>
          <w:r w:rsidRPr="007B7AD9">
            <w:rPr>
              <w:color w:val="000000"/>
            </w:rPr>
            <w:t>Kashintsev</w:t>
          </w:r>
          <w:r w:rsidRPr="007B7AD9">
            <w:rPr>
              <w:color w:val="000000"/>
            </w:rPr>
            <w:t xml:space="preserve"> K </w:t>
          </w:r>
          <w:r w:rsidRPr="007B7AD9">
            <w:rPr>
              <w:i/>
              <w:iCs/>
              <w:color w:val="000000"/>
            </w:rPr>
            <w:t>et al.</w:t>
          </w:r>
          <w:r w:rsidRPr="007B7AD9">
            <w:rPr>
              <w:color w:val="000000"/>
            </w:rPr>
            <w:t xml:space="preserve"> Gene Expression-Based Signature Can Predict Sorafenib Response in Kidney Cancer. </w:t>
          </w:r>
          <w:r w:rsidRPr="007B7AD9">
            <w:rPr>
              <w:i/>
              <w:iCs/>
              <w:color w:val="000000"/>
            </w:rPr>
            <w:t xml:space="preserve">Front Mol </w:t>
          </w:r>
          <w:r w:rsidRPr="007B7AD9">
            <w:rPr>
              <w:i/>
              <w:iCs/>
              <w:color w:val="000000"/>
            </w:rPr>
            <w:t>Biosci</w:t>
          </w:r>
          <w:r w:rsidRPr="007B7AD9">
            <w:rPr>
              <w:color w:val="000000"/>
            </w:rPr>
            <w:t xml:space="preserve"> </w:t>
          </w:r>
          <w:r w:rsidRPr="007B7AD9">
            <w:rPr>
              <w:color w:val="000000"/>
            </w:rPr>
            <w:t>2022;</w:t>
          </w:r>
          <w:r w:rsidRPr="007B7AD9">
            <w:rPr>
              <w:b/>
              <w:bCs/>
              <w:color w:val="000000"/>
            </w:rPr>
            <w:t>9</w:t>
          </w:r>
          <w:r w:rsidRPr="007B7AD9">
            <w:rPr>
              <w:color w:val="000000"/>
            </w:rPr>
            <w:t>:753318</w:t>
          </w:r>
          <w:r w:rsidRPr="007B7AD9">
            <w:rPr>
              <w:color w:val="000000"/>
            </w:rPr>
            <w:t>. https://doi.org/10.3389/FMOLB.2022.753318/TEXT.</w:t>
          </w:r>
        </w:p>
        <w:p w14:paraId="40CF3813" w14:textId="77777777" w:rsidR="007B7AD9" w:rsidRPr="007B7AD9" w:rsidRDefault="007B7AD9">
          <w:pPr>
            <w:autoSpaceDE w:val="0"/>
            <w:autoSpaceDN w:val="0"/>
            <w:ind w:hanging="480"/>
            <w:divId w:val="161094376"/>
            <w:rPr>
              <w:color w:val="000000"/>
            </w:rPr>
          </w:pPr>
          <w:r w:rsidRPr="007B7AD9">
            <w:rPr>
              <w:color w:val="000000"/>
            </w:rPr>
            <w:t xml:space="preserve">Haberle V, Stark A. Eukaryotic core promoters and the functional basis of transcription initiation. </w:t>
          </w:r>
          <w:r w:rsidRPr="007B7AD9">
            <w:rPr>
              <w:i/>
              <w:iCs/>
              <w:color w:val="000000"/>
            </w:rPr>
            <w:t>Nat Rev Mol Cell Biol</w:t>
          </w:r>
          <w:r w:rsidRPr="007B7AD9">
            <w:rPr>
              <w:color w:val="000000"/>
            </w:rPr>
            <w:t xml:space="preserve"> 2018;</w:t>
          </w:r>
          <w:r w:rsidRPr="007B7AD9">
            <w:rPr>
              <w:b/>
              <w:bCs/>
              <w:color w:val="000000"/>
            </w:rPr>
            <w:t>19</w:t>
          </w:r>
          <w:r w:rsidRPr="007B7AD9">
            <w:rPr>
              <w:color w:val="000000"/>
            </w:rPr>
            <w:t>(10):621. https://doi.org/10.1038/s41580-018-0028-8.</w:t>
          </w:r>
        </w:p>
        <w:p w14:paraId="68A70E69" w14:textId="77777777" w:rsidR="007B7AD9" w:rsidRPr="007B7AD9" w:rsidRDefault="007B7AD9">
          <w:pPr>
            <w:autoSpaceDE w:val="0"/>
            <w:autoSpaceDN w:val="0"/>
            <w:ind w:hanging="480"/>
            <w:divId w:val="2079017138"/>
            <w:rPr>
              <w:color w:val="000000"/>
            </w:rPr>
          </w:pPr>
          <w:r w:rsidRPr="007B7AD9">
            <w:rPr>
              <w:color w:val="000000"/>
            </w:rPr>
            <w:t xml:space="preserve">Hagberg </w:t>
          </w:r>
          <w:r w:rsidRPr="007B7AD9">
            <w:rPr>
              <w:color w:val="000000"/>
            </w:rPr>
            <w:t>hagberg</w:t>
          </w:r>
          <w:r w:rsidRPr="007B7AD9">
            <w:rPr>
              <w:color w:val="000000"/>
            </w:rPr>
            <w:t xml:space="preserve"> AA, -Los </w:t>
          </w:r>
          <w:r w:rsidRPr="007B7AD9">
            <w:rPr>
              <w:color w:val="000000"/>
            </w:rPr>
            <w:t>lanlgov</w:t>
          </w:r>
          <w:r w:rsidRPr="007B7AD9">
            <w:rPr>
              <w:color w:val="000000"/>
            </w:rPr>
            <w:t xml:space="preserve">, Schult DA </w:t>
          </w:r>
          <w:r w:rsidRPr="007B7AD9">
            <w:rPr>
              <w:i/>
              <w:iCs/>
              <w:color w:val="000000"/>
            </w:rPr>
            <w:t>et al.</w:t>
          </w:r>
          <w:r w:rsidRPr="007B7AD9">
            <w:rPr>
              <w:color w:val="000000"/>
            </w:rPr>
            <w:t xml:space="preserve"> Exploring Network Structure, Dynamics, and Function using </w:t>
          </w:r>
          <w:r w:rsidRPr="007B7AD9">
            <w:rPr>
              <w:color w:val="000000"/>
            </w:rPr>
            <w:t>NetworkX</w:t>
          </w:r>
          <w:r w:rsidRPr="007B7AD9">
            <w:rPr>
              <w:color w:val="000000"/>
            </w:rPr>
            <w:t xml:space="preserve">. </w:t>
          </w:r>
          <w:r w:rsidRPr="007B7AD9">
            <w:rPr>
              <w:i/>
              <w:iCs/>
              <w:color w:val="000000"/>
            </w:rPr>
            <w:t>Python in Science Conference</w:t>
          </w:r>
          <w:r w:rsidRPr="007B7AD9">
            <w:rPr>
              <w:color w:val="000000"/>
            </w:rPr>
            <w:t xml:space="preserve"> 28 Jun. 2008:11–5. https://doi.org/10.25080/TCWV9851.</w:t>
          </w:r>
        </w:p>
        <w:p w14:paraId="6BE0C65B" w14:textId="77777777" w:rsidR="007B7AD9" w:rsidRPr="007B7AD9" w:rsidRDefault="007B7AD9">
          <w:pPr>
            <w:autoSpaceDE w:val="0"/>
            <w:autoSpaceDN w:val="0"/>
            <w:ind w:hanging="480"/>
            <w:divId w:val="1952778919"/>
            <w:rPr>
              <w:color w:val="000000"/>
            </w:rPr>
          </w:pPr>
          <w:r w:rsidRPr="007B7AD9">
            <w:rPr>
              <w:color w:val="000000"/>
            </w:rPr>
            <w:t>Hancks</w:t>
          </w:r>
          <w:r w:rsidRPr="007B7AD9">
            <w:rPr>
              <w:color w:val="000000"/>
            </w:rPr>
            <w:t xml:space="preserve"> DC, Kazazian HH. SVA retrotransposons: Evolution and genetic instability. </w:t>
          </w:r>
          <w:r w:rsidRPr="007B7AD9">
            <w:rPr>
              <w:i/>
              <w:iCs/>
              <w:color w:val="000000"/>
            </w:rPr>
            <w:t>Semin Cancer Biol</w:t>
          </w:r>
          <w:r w:rsidRPr="007B7AD9">
            <w:rPr>
              <w:color w:val="000000"/>
            </w:rPr>
            <w:t xml:space="preserve"> 2010;</w:t>
          </w:r>
          <w:r w:rsidRPr="007B7AD9">
            <w:rPr>
              <w:b/>
              <w:bCs/>
              <w:color w:val="000000"/>
            </w:rPr>
            <w:t>20</w:t>
          </w:r>
          <w:r w:rsidRPr="007B7AD9">
            <w:rPr>
              <w:color w:val="000000"/>
            </w:rPr>
            <w:t>(4):234. https://doi.org/10.1016/J.SEMCANCER.2010.04.001.</w:t>
          </w:r>
        </w:p>
        <w:p w14:paraId="292686B3" w14:textId="77777777" w:rsidR="007B7AD9" w:rsidRPr="007B7AD9" w:rsidRDefault="007B7AD9">
          <w:pPr>
            <w:autoSpaceDE w:val="0"/>
            <w:autoSpaceDN w:val="0"/>
            <w:ind w:hanging="480"/>
            <w:divId w:val="2054964143"/>
            <w:rPr>
              <w:color w:val="000000"/>
            </w:rPr>
          </w:pPr>
          <w:r w:rsidRPr="007B7AD9">
            <w:rPr>
              <w:color w:val="000000"/>
            </w:rPr>
            <w:t xml:space="preserve">Harris CR, Millman KJ, Walt SJ van der </w:t>
          </w:r>
          <w:r w:rsidRPr="007B7AD9">
            <w:rPr>
              <w:i/>
              <w:iCs/>
              <w:color w:val="000000"/>
            </w:rPr>
            <w:t>et al.</w:t>
          </w:r>
          <w:r w:rsidRPr="007B7AD9">
            <w:rPr>
              <w:color w:val="000000"/>
            </w:rPr>
            <w:t xml:space="preserve"> Array programming with NumPy. </w:t>
          </w:r>
          <w:r w:rsidRPr="007B7AD9">
            <w:rPr>
              <w:i/>
              <w:iCs/>
              <w:color w:val="000000"/>
            </w:rPr>
            <w:t>Nature 2020 585:7825</w:t>
          </w:r>
          <w:r w:rsidRPr="007B7AD9">
            <w:rPr>
              <w:color w:val="000000"/>
            </w:rPr>
            <w:t xml:space="preserve"> 2020;</w:t>
          </w:r>
          <w:r w:rsidRPr="007B7AD9">
            <w:rPr>
              <w:b/>
              <w:bCs/>
              <w:color w:val="000000"/>
            </w:rPr>
            <w:t>585</w:t>
          </w:r>
          <w:r w:rsidRPr="007B7AD9">
            <w:rPr>
              <w:color w:val="000000"/>
            </w:rPr>
            <w:t>(7825):357–62. https://doi.org/10.1038/s41586-020-2649-2.</w:t>
          </w:r>
        </w:p>
        <w:p w14:paraId="460A3B3F" w14:textId="77777777" w:rsidR="007B7AD9" w:rsidRPr="007B7AD9" w:rsidRDefault="007B7AD9">
          <w:pPr>
            <w:autoSpaceDE w:val="0"/>
            <w:autoSpaceDN w:val="0"/>
            <w:ind w:hanging="480"/>
            <w:divId w:val="1248734328"/>
            <w:rPr>
              <w:color w:val="000000"/>
            </w:rPr>
          </w:pPr>
          <w:r w:rsidRPr="007B7AD9">
            <w:rPr>
              <w:color w:val="000000"/>
            </w:rPr>
            <w:t>Häsler</w:t>
          </w:r>
          <w:r w:rsidRPr="007B7AD9">
            <w:rPr>
              <w:color w:val="000000"/>
            </w:rPr>
            <w:t xml:space="preserve"> J, Strub K. Alu elements as regulators of gene expression. </w:t>
          </w:r>
          <w:r w:rsidRPr="007B7AD9">
            <w:rPr>
              <w:i/>
              <w:iCs/>
              <w:color w:val="000000"/>
            </w:rPr>
            <w:t>Nucleic Acids Res</w:t>
          </w:r>
          <w:r w:rsidRPr="007B7AD9">
            <w:rPr>
              <w:color w:val="000000"/>
            </w:rPr>
            <w:t xml:space="preserve"> 2006;</w:t>
          </w:r>
          <w:r w:rsidRPr="007B7AD9">
            <w:rPr>
              <w:b/>
              <w:bCs/>
              <w:color w:val="000000"/>
            </w:rPr>
            <w:t>34</w:t>
          </w:r>
          <w:r w:rsidRPr="007B7AD9">
            <w:rPr>
              <w:color w:val="000000"/>
            </w:rPr>
            <w:t>(19):5491. https://doi.org/10.1093/NAR/GKL706.</w:t>
          </w:r>
        </w:p>
        <w:p w14:paraId="118FBEE6" w14:textId="77777777" w:rsidR="007B7AD9" w:rsidRPr="007B7AD9" w:rsidRDefault="007B7AD9">
          <w:pPr>
            <w:autoSpaceDE w:val="0"/>
            <w:autoSpaceDN w:val="0"/>
            <w:ind w:hanging="480"/>
            <w:divId w:val="648437984"/>
            <w:rPr>
              <w:color w:val="000000"/>
            </w:rPr>
          </w:pPr>
          <w:r w:rsidRPr="007B7AD9">
            <w:rPr>
              <w:color w:val="000000"/>
            </w:rPr>
            <w:t>Homo sapiens genome assembly T2T-CHM13v2.0 - NCBI - NLM. n.d. https://www.ncbi.nlm.nih.gov/datasets/genome/GCF_009914755.1/ (3 Feb. 2026, date last accessed).</w:t>
          </w:r>
        </w:p>
        <w:p w14:paraId="529B3D51" w14:textId="77777777" w:rsidR="007B7AD9" w:rsidRPr="007B7AD9" w:rsidRDefault="007B7AD9">
          <w:pPr>
            <w:autoSpaceDE w:val="0"/>
            <w:autoSpaceDN w:val="0"/>
            <w:ind w:hanging="480"/>
            <w:divId w:val="1641571446"/>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https://doi.org/10.1126/SCIENCE.ABK3112;PAGEGROUP:STRING:PUBLICATION.</w:t>
          </w:r>
        </w:p>
        <w:p w14:paraId="288C3C5F" w14:textId="77777777" w:rsidR="007B7AD9" w:rsidRPr="007B7AD9" w:rsidRDefault="007B7AD9">
          <w:pPr>
            <w:autoSpaceDE w:val="0"/>
            <w:autoSpaceDN w:val="0"/>
            <w:ind w:hanging="480"/>
            <w:divId w:val="41827925"/>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w:t>
          </w:r>
        </w:p>
        <w:p w14:paraId="26F4CA3A" w14:textId="77777777" w:rsidR="007B7AD9" w:rsidRPr="007B7AD9" w:rsidRDefault="007B7AD9">
          <w:pPr>
            <w:autoSpaceDE w:val="0"/>
            <w:autoSpaceDN w:val="0"/>
            <w:ind w:hanging="480"/>
            <w:divId w:val="537011579"/>
            <w:rPr>
              <w:color w:val="000000"/>
            </w:rPr>
          </w:pPr>
          <w:r w:rsidRPr="007B7AD9">
            <w:rPr>
              <w:color w:val="000000"/>
            </w:rPr>
            <w:t xml:space="preserve">Hu Z, Xu B, Zhang X </w:t>
          </w:r>
          <w:r w:rsidRPr="007B7AD9">
            <w:rPr>
              <w:i/>
              <w:iCs/>
              <w:color w:val="000000"/>
            </w:rPr>
            <w:t>et al.</w:t>
          </w:r>
          <w:r w:rsidRPr="007B7AD9">
            <w:rPr>
              <w:color w:val="000000"/>
            </w:rPr>
            <w:t xml:space="preserve"> LOCATE: using </w:t>
          </w:r>
          <w:r w:rsidRPr="007B7AD9">
            <w:rPr>
              <w:color w:val="000000"/>
            </w:rPr>
            <w:t>Long-read</w:t>
          </w:r>
          <w:r w:rsidRPr="007B7AD9">
            <w:rPr>
              <w:color w:val="000000"/>
            </w:rPr>
            <w:t xml:space="preserve"> to Characterize All Transposable Elements. </w:t>
          </w:r>
          <w:r w:rsidRPr="007B7AD9">
            <w:rPr>
              <w:i/>
              <w:iCs/>
              <w:color w:val="000000"/>
            </w:rPr>
            <w:t>BioRxiv</w:t>
          </w:r>
          <w:r w:rsidRPr="007B7AD9">
            <w:rPr>
              <w:color w:val="000000"/>
            </w:rPr>
            <w:t xml:space="preserve"> 2 Mar. 2025:2025.02.26.640385. https://doi.org/10.1101/2025.02.26.640385.</w:t>
          </w:r>
        </w:p>
        <w:p w14:paraId="17FED203" w14:textId="77777777" w:rsidR="007B7AD9" w:rsidRPr="007B7AD9" w:rsidRDefault="007B7AD9">
          <w:pPr>
            <w:autoSpaceDE w:val="0"/>
            <w:autoSpaceDN w:val="0"/>
            <w:ind w:hanging="480"/>
            <w:divId w:val="1986086231"/>
            <w:rPr>
              <w:color w:val="000000"/>
            </w:rPr>
          </w:pPr>
          <w:r w:rsidRPr="007B7AD9">
            <w:rPr>
              <w:color w:val="000000"/>
            </w:rPr>
            <w:t xml:space="preserve">Humphries ESA, Dart C. Neuronal and Cardiovascular Potassium Channels as Therapeutic Drug Targets: Promise and Pitfalls. </w:t>
          </w:r>
          <w:r w:rsidRPr="007B7AD9">
            <w:rPr>
              <w:i/>
              <w:iCs/>
              <w:color w:val="000000"/>
            </w:rPr>
            <w:t xml:space="preserve">J </w:t>
          </w:r>
          <w:r w:rsidRPr="007B7AD9">
            <w:rPr>
              <w:i/>
              <w:iCs/>
              <w:color w:val="000000"/>
            </w:rPr>
            <w:t>Biomol</w:t>
          </w:r>
          <w:r w:rsidRPr="007B7AD9">
            <w:rPr>
              <w:i/>
              <w:iCs/>
              <w:color w:val="000000"/>
            </w:rPr>
            <w:t xml:space="preserve"> Screen</w:t>
          </w:r>
          <w:r w:rsidRPr="007B7AD9">
            <w:rPr>
              <w:color w:val="000000"/>
            </w:rPr>
            <w:t xml:space="preserve"> 2015;</w:t>
          </w:r>
          <w:r w:rsidRPr="007B7AD9">
            <w:rPr>
              <w:b/>
              <w:bCs/>
              <w:color w:val="000000"/>
            </w:rPr>
            <w:t>20</w:t>
          </w:r>
          <w:r w:rsidRPr="007B7AD9">
            <w:rPr>
              <w:color w:val="000000"/>
            </w:rPr>
            <w:t>(9):1055. https://doi.org/10.1177/1087057115601677.</w:t>
          </w:r>
        </w:p>
        <w:p w14:paraId="25CB86BF" w14:textId="77777777" w:rsidR="007B7AD9" w:rsidRPr="007B7AD9" w:rsidRDefault="007B7AD9">
          <w:pPr>
            <w:autoSpaceDE w:val="0"/>
            <w:autoSpaceDN w:val="0"/>
            <w:ind w:hanging="480"/>
            <w:divId w:val="1913999460"/>
            <w:rPr>
              <w:color w:val="000000"/>
            </w:rPr>
          </w:pPr>
          <w:r w:rsidRPr="007B7AD9">
            <w:rPr>
              <w:color w:val="000000"/>
            </w:rPr>
            <w:t xml:space="preserve">Hunter JD. Matplotlib: A 2D graphics environment. </w:t>
          </w:r>
          <w:r w:rsidRPr="007B7AD9">
            <w:rPr>
              <w:i/>
              <w:iCs/>
              <w:color w:val="000000"/>
            </w:rPr>
            <w:t>Comput</w:t>
          </w:r>
          <w:r w:rsidRPr="007B7AD9">
            <w:rPr>
              <w:i/>
              <w:iCs/>
              <w:color w:val="000000"/>
            </w:rPr>
            <w:t xml:space="preserve"> Sci Eng</w:t>
          </w:r>
          <w:r w:rsidRPr="007B7AD9">
            <w:rPr>
              <w:color w:val="000000"/>
            </w:rPr>
            <w:t xml:space="preserve"> 2007;</w:t>
          </w:r>
          <w:r w:rsidRPr="007B7AD9">
            <w:rPr>
              <w:b/>
              <w:bCs/>
              <w:color w:val="000000"/>
            </w:rPr>
            <w:t>9</w:t>
          </w:r>
          <w:r w:rsidRPr="007B7AD9">
            <w:rPr>
              <w:color w:val="000000"/>
            </w:rPr>
            <w:t>(3):90–5. https://doi.org/10.1109/MCSE.2007.55.</w:t>
          </w:r>
        </w:p>
        <w:p w14:paraId="0BFD1612" w14:textId="77777777" w:rsidR="007B7AD9" w:rsidRPr="007B7AD9" w:rsidRDefault="007B7AD9">
          <w:pPr>
            <w:autoSpaceDE w:val="0"/>
            <w:autoSpaceDN w:val="0"/>
            <w:ind w:hanging="480"/>
            <w:divId w:val="1480996225"/>
            <w:rPr>
              <w:color w:val="000000"/>
            </w:rPr>
          </w:pPr>
          <w:r w:rsidRPr="007B7AD9">
            <w:rPr>
              <w:color w:val="000000"/>
            </w:rPr>
            <w:t xml:space="preserve">Hyacinthe J, Bourque G. Transposable elements impact the human regulatory landscape through cell type specific epigenomic associations. </w:t>
          </w:r>
          <w:r w:rsidRPr="007B7AD9">
            <w:rPr>
              <w:i/>
              <w:iCs/>
              <w:color w:val="000000"/>
            </w:rPr>
            <w:t>BioRxiv</w:t>
          </w:r>
          <w:r w:rsidRPr="007B7AD9">
            <w:rPr>
              <w:color w:val="000000"/>
            </w:rPr>
            <w:t xml:space="preserve"> 19 Nov. 2024:2024.08.07.606967. https://doi.org/10.1101/2024.08.07.606967.</w:t>
          </w:r>
        </w:p>
        <w:p w14:paraId="07446B5D" w14:textId="77777777" w:rsidR="007B7AD9" w:rsidRPr="007B7AD9" w:rsidRDefault="007B7AD9">
          <w:pPr>
            <w:autoSpaceDE w:val="0"/>
            <w:autoSpaceDN w:val="0"/>
            <w:ind w:hanging="480"/>
            <w:divId w:val="1370955190"/>
            <w:rPr>
              <w:color w:val="000000"/>
            </w:rPr>
          </w:pPr>
          <w:r w:rsidRPr="007B7AD9">
            <w:rPr>
              <w:color w:val="000000"/>
            </w:rPr>
            <w:t>Igolkina</w:t>
          </w:r>
          <w:r w:rsidRPr="007B7AD9">
            <w:rPr>
              <w:color w:val="000000"/>
            </w:rPr>
            <w:t xml:space="preserve"> AA, Zinkevich A, </w:t>
          </w:r>
          <w:r w:rsidRPr="007B7AD9">
            <w:rPr>
              <w:color w:val="000000"/>
            </w:rPr>
            <w:t>Karandasheva</w:t>
          </w:r>
          <w:r w:rsidRPr="007B7AD9">
            <w:rPr>
              <w:color w:val="000000"/>
            </w:rPr>
            <w:t xml:space="preserve"> KO </w:t>
          </w:r>
          <w:r w:rsidRPr="007B7AD9">
            <w:rPr>
              <w:i/>
              <w:iCs/>
              <w:color w:val="000000"/>
            </w:rPr>
            <w:t>et al.</w:t>
          </w:r>
          <w:r w:rsidRPr="007B7AD9">
            <w:rPr>
              <w:color w:val="000000"/>
            </w:rPr>
            <w:t xml:space="preserve"> H3K4me3, H3K9ac, H3K27ac, H3K27me3 and H3K9me3 Histone Tags Suggest Distinct Regulatory Evolution of Open and Condensed Chromatin Landmarks. </w:t>
          </w:r>
          <w:r w:rsidRPr="007B7AD9">
            <w:rPr>
              <w:i/>
              <w:iCs/>
              <w:color w:val="000000"/>
            </w:rPr>
            <w:t>Cells</w:t>
          </w:r>
          <w:r w:rsidRPr="007B7AD9">
            <w:rPr>
              <w:color w:val="000000"/>
            </w:rPr>
            <w:t xml:space="preserve"> 2019;</w:t>
          </w:r>
          <w:r w:rsidRPr="007B7AD9">
            <w:rPr>
              <w:b/>
              <w:bCs/>
              <w:color w:val="000000"/>
            </w:rPr>
            <w:t>8</w:t>
          </w:r>
          <w:r w:rsidRPr="007B7AD9">
            <w:rPr>
              <w:color w:val="000000"/>
            </w:rPr>
            <w:t>(9). https://doi.org/10.3390/CELLS8091034.</w:t>
          </w:r>
        </w:p>
        <w:p w14:paraId="66D77273" w14:textId="77777777" w:rsidR="007B7AD9" w:rsidRPr="007B7AD9" w:rsidRDefault="007B7AD9">
          <w:pPr>
            <w:autoSpaceDE w:val="0"/>
            <w:autoSpaceDN w:val="0"/>
            <w:ind w:hanging="480"/>
            <w:divId w:val="918632700"/>
            <w:rPr>
              <w:color w:val="000000"/>
            </w:rPr>
          </w:pPr>
          <w:r w:rsidRPr="007B7AD9">
            <w:rPr>
              <w:color w:val="000000"/>
            </w:rPr>
            <w:t xml:space="preserve">Ito J, Sugimoto R, Nakaoka H </w:t>
          </w:r>
          <w:r w:rsidRPr="007B7AD9">
            <w:rPr>
              <w:i/>
              <w:iCs/>
              <w:color w:val="000000"/>
            </w:rPr>
            <w:t>et al.</w:t>
          </w:r>
          <w:r w:rsidRPr="007B7AD9">
            <w:rPr>
              <w:color w:val="000000"/>
            </w:rPr>
            <w:t xml:space="preserve"> Systematic identification and characterization of regulatory elements derived from human endogenous retroviruses. </w:t>
          </w:r>
          <w:r w:rsidRPr="007B7AD9">
            <w:rPr>
              <w:i/>
              <w:iCs/>
              <w:color w:val="000000"/>
            </w:rPr>
            <w:t>PLoS</w:t>
          </w:r>
          <w:r w:rsidRPr="007B7AD9">
            <w:rPr>
              <w:i/>
              <w:iCs/>
              <w:color w:val="000000"/>
            </w:rPr>
            <w:t xml:space="preserve"> Genet</w:t>
          </w:r>
          <w:r w:rsidRPr="007B7AD9">
            <w:rPr>
              <w:color w:val="000000"/>
            </w:rPr>
            <w:t xml:space="preserve"> 2017;</w:t>
          </w:r>
          <w:r w:rsidRPr="007B7AD9">
            <w:rPr>
              <w:b/>
              <w:bCs/>
              <w:color w:val="000000"/>
            </w:rPr>
            <w:t>13</w:t>
          </w:r>
          <w:r w:rsidRPr="007B7AD9">
            <w:rPr>
              <w:color w:val="000000"/>
            </w:rPr>
            <w:t>(7</w:t>
          </w:r>
          <w:r w:rsidRPr="007B7AD9">
            <w:rPr>
              <w:color w:val="000000"/>
            </w:rPr>
            <w:t>):e</w:t>
          </w:r>
          <w:r w:rsidRPr="007B7AD9">
            <w:rPr>
              <w:color w:val="000000"/>
            </w:rPr>
            <w:t>1006883. https://doi.org/10.1371/JOURNAL.PGEN.1006883.</w:t>
          </w:r>
        </w:p>
        <w:p w14:paraId="724E914C" w14:textId="77777777" w:rsidR="007B7AD9" w:rsidRPr="007B7AD9" w:rsidRDefault="007B7AD9">
          <w:pPr>
            <w:autoSpaceDE w:val="0"/>
            <w:autoSpaceDN w:val="0"/>
            <w:ind w:hanging="480"/>
            <w:divId w:val="1131820472"/>
            <w:rPr>
              <w:color w:val="000000"/>
            </w:rPr>
          </w:pPr>
          <w:r w:rsidRPr="007B7AD9">
            <w:rPr>
              <w:color w:val="000000"/>
            </w:rPr>
            <w:lastRenderedPageBreak/>
            <w:t xml:space="preserve">Jacobs FMJ, Greenberg D, Nguyen N </w:t>
          </w:r>
          <w:r w:rsidRPr="007B7AD9">
            <w:rPr>
              <w:i/>
              <w:iCs/>
              <w:color w:val="000000"/>
            </w:rPr>
            <w:t>et al.</w:t>
          </w:r>
          <w:r w:rsidRPr="007B7AD9">
            <w:rPr>
              <w:color w:val="000000"/>
            </w:rPr>
            <w:t xml:space="preserve"> An evolutionary arms race between KRAB zinc-finger genes ZNF91/93 and SVA/L1 retrotransposons. </w:t>
          </w:r>
          <w:r w:rsidRPr="007B7AD9">
            <w:rPr>
              <w:i/>
              <w:iCs/>
              <w:color w:val="000000"/>
            </w:rPr>
            <w:t>Nature</w:t>
          </w:r>
          <w:r w:rsidRPr="007B7AD9">
            <w:rPr>
              <w:color w:val="000000"/>
            </w:rPr>
            <w:t xml:space="preserve"> 2014;</w:t>
          </w:r>
          <w:r w:rsidRPr="007B7AD9">
            <w:rPr>
              <w:b/>
              <w:bCs/>
              <w:color w:val="000000"/>
            </w:rPr>
            <w:t>516</w:t>
          </w:r>
          <w:r w:rsidRPr="007B7AD9">
            <w:rPr>
              <w:color w:val="000000"/>
            </w:rPr>
            <w:t>(7530):242–5. https://doi.org/10.1038/NATURE13760.</w:t>
          </w:r>
        </w:p>
        <w:p w14:paraId="4B29038D" w14:textId="77777777" w:rsidR="007B7AD9" w:rsidRPr="007B7AD9" w:rsidRDefault="007B7AD9">
          <w:pPr>
            <w:autoSpaceDE w:val="0"/>
            <w:autoSpaceDN w:val="0"/>
            <w:ind w:hanging="480"/>
            <w:divId w:val="133067619"/>
            <w:rPr>
              <w:color w:val="000000"/>
            </w:rPr>
          </w:pPr>
          <w:r w:rsidRPr="007B7AD9">
            <w:rPr>
              <w:color w:val="000000"/>
            </w:rPr>
            <w:t>Jovčevska</w:t>
          </w:r>
          <w:r w:rsidRPr="007B7AD9">
            <w:rPr>
              <w:color w:val="000000"/>
            </w:rPr>
            <w:t xml:space="preserve"> I, </w:t>
          </w:r>
          <w:r w:rsidRPr="007B7AD9">
            <w:rPr>
              <w:color w:val="000000"/>
            </w:rPr>
            <w:t>Zottel</w:t>
          </w:r>
          <w:r w:rsidRPr="007B7AD9">
            <w:rPr>
              <w:color w:val="000000"/>
            </w:rPr>
            <w:t xml:space="preserve"> A, </w:t>
          </w:r>
          <w:r w:rsidRPr="007B7AD9">
            <w:rPr>
              <w:color w:val="000000"/>
            </w:rPr>
            <w:t>Šamec</w:t>
          </w:r>
          <w:r w:rsidRPr="007B7AD9">
            <w:rPr>
              <w:color w:val="000000"/>
            </w:rPr>
            <w:t xml:space="preserve"> N </w:t>
          </w:r>
          <w:r w:rsidRPr="007B7AD9">
            <w:rPr>
              <w:i/>
              <w:iCs/>
              <w:color w:val="000000"/>
            </w:rPr>
            <w:t>et al.</w:t>
          </w:r>
          <w:r w:rsidRPr="007B7AD9">
            <w:rPr>
              <w:color w:val="000000"/>
            </w:rPr>
            <w:t xml:space="preserve"> High FREM2 Gene and Protein Expression Are Associated with Favorable Prognosis of IDH-WT Glioblastomas. </w:t>
          </w:r>
          <w:r w:rsidRPr="007B7AD9">
            <w:rPr>
              <w:i/>
              <w:iCs/>
              <w:color w:val="000000"/>
            </w:rPr>
            <w:t>Cancers 2019, Vol 11, Page 1060</w:t>
          </w:r>
          <w:r w:rsidRPr="007B7AD9">
            <w:rPr>
              <w:color w:val="000000"/>
            </w:rPr>
            <w:t xml:space="preserve"> 2019;</w:t>
          </w:r>
          <w:r w:rsidRPr="007B7AD9">
            <w:rPr>
              <w:b/>
              <w:bCs/>
              <w:color w:val="000000"/>
            </w:rPr>
            <w:t>11</w:t>
          </w:r>
          <w:r w:rsidRPr="007B7AD9">
            <w:rPr>
              <w:color w:val="000000"/>
            </w:rPr>
            <w:t>(8):1060. https://doi.org/10.3390/CANCERS11081060.</w:t>
          </w:r>
        </w:p>
        <w:p w14:paraId="7F7A041F" w14:textId="77777777" w:rsidR="007B7AD9" w:rsidRPr="007B7AD9" w:rsidRDefault="007B7AD9">
          <w:pPr>
            <w:autoSpaceDE w:val="0"/>
            <w:autoSpaceDN w:val="0"/>
            <w:ind w:hanging="480"/>
            <w:divId w:val="614562306"/>
            <w:rPr>
              <w:color w:val="000000"/>
            </w:rPr>
          </w:pPr>
          <w:r w:rsidRPr="007B7AD9">
            <w:rPr>
              <w:color w:val="000000"/>
            </w:rPr>
            <w:t>Kanduri</w:t>
          </w:r>
          <w:r w:rsidRPr="007B7AD9">
            <w:rPr>
              <w:color w:val="000000"/>
            </w:rPr>
            <w:t xml:space="preserve"> C, Bock C, Gundersen S </w:t>
          </w:r>
          <w:r w:rsidRPr="007B7AD9">
            <w:rPr>
              <w:i/>
              <w:iCs/>
              <w:color w:val="000000"/>
            </w:rPr>
            <w:t>et al.</w:t>
          </w:r>
          <w:r w:rsidRPr="007B7AD9">
            <w:rPr>
              <w:color w:val="000000"/>
            </w:rPr>
            <w:t xml:space="preserve"> Colocalization analyses of genomic elements: approaches, recommendations and challenges. </w:t>
          </w:r>
          <w:r w:rsidRPr="007B7AD9">
            <w:rPr>
              <w:i/>
              <w:iCs/>
              <w:color w:val="000000"/>
            </w:rPr>
            <w:t>Bioinformatics</w:t>
          </w:r>
          <w:r w:rsidRPr="007B7AD9">
            <w:rPr>
              <w:color w:val="000000"/>
            </w:rPr>
            <w:t xml:space="preserve"> 2018;</w:t>
          </w:r>
          <w:r w:rsidRPr="007B7AD9">
            <w:rPr>
              <w:b/>
              <w:bCs/>
              <w:color w:val="000000"/>
            </w:rPr>
            <w:t>35</w:t>
          </w:r>
          <w:r w:rsidRPr="007B7AD9">
            <w:rPr>
              <w:color w:val="000000"/>
            </w:rPr>
            <w:t>(9):1615. https://doi.org/10.1093/bioinformatics/bty835.</w:t>
          </w:r>
        </w:p>
        <w:p w14:paraId="06FD198B" w14:textId="77777777" w:rsidR="007B7AD9" w:rsidRPr="007B7AD9" w:rsidRDefault="007B7AD9">
          <w:pPr>
            <w:autoSpaceDE w:val="0"/>
            <w:autoSpaceDN w:val="0"/>
            <w:ind w:hanging="480"/>
            <w:divId w:val="1211502623"/>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w:t>
          </w:r>
          <w:r w:rsidRPr="007B7AD9">
            <w:rPr>
              <w:color w:val="000000"/>
            </w:rPr>
            <w:t>2018;</w:t>
          </w:r>
          <w:r w:rsidRPr="007B7AD9">
            <w:rPr>
              <w:b/>
              <w:bCs/>
              <w:color w:val="000000"/>
            </w:rPr>
            <w:t>197</w:t>
          </w:r>
          <w:r w:rsidRPr="007B7AD9">
            <w:rPr>
              <w:color w:val="000000"/>
            </w:rPr>
            <w:t>:6</w:t>
          </w:r>
          <w:r w:rsidRPr="007B7AD9">
            <w:rPr>
              <w:color w:val="000000"/>
            </w:rPr>
            <w:t>. https://doi.org/10.1016/j.clim.2018.08.011.</w:t>
          </w:r>
        </w:p>
        <w:p w14:paraId="36C99BC6" w14:textId="77777777" w:rsidR="007B7AD9" w:rsidRPr="007B7AD9" w:rsidRDefault="007B7AD9">
          <w:pPr>
            <w:autoSpaceDE w:val="0"/>
            <w:autoSpaceDN w:val="0"/>
            <w:ind w:hanging="480"/>
            <w:divId w:val="1285773422"/>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w:t>
          </w:r>
          <w:r w:rsidRPr="007B7AD9">
            <w:rPr>
              <w:color w:val="000000"/>
            </w:rPr>
            <w:t>2018;</w:t>
          </w:r>
          <w:r w:rsidRPr="007B7AD9">
            <w:rPr>
              <w:b/>
              <w:bCs/>
              <w:color w:val="000000"/>
            </w:rPr>
            <w:t>197</w:t>
          </w:r>
          <w:r w:rsidRPr="007B7AD9">
            <w:rPr>
              <w:color w:val="000000"/>
            </w:rPr>
            <w:t>:6</w:t>
          </w:r>
          <w:r w:rsidRPr="007B7AD9">
            <w:rPr>
              <w:color w:val="000000"/>
            </w:rPr>
            <w:t>. https://doi.org/10.1016/J.CLIM.2018.08.011.</w:t>
          </w:r>
        </w:p>
        <w:p w14:paraId="6F69D032" w14:textId="77777777" w:rsidR="007B7AD9" w:rsidRPr="007B7AD9" w:rsidRDefault="007B7AD9">
          <w:pPr>
            <w:autoSpaceDE w:val="0"/>
            <w:autoSpaceDN w:val="0"/>
            <w:ind w:hanging="480"/>
            <w:divId w:val="2010400077"/>
            <w:rPr>
              <w:color w:val="000000"/>
            </w:rPr>
          </w:pPr>
          <w:r w:rsidRPr="007B7AD9">
            <w:rPr>
              <w:color w:val="000000"/>
            </w:rPr>
            <w:t xml:space="preserve">Kelsey MMG, </w:t>
          </w:r>
          <w:r w:rsidRPr="007B7AD9">
            <w:rPr>
              <w:color w:val="000000"/>
            </w:rPr>
            <w:t>Kalekar</w:t>
          </w:r>
          <w:r w:rsidRPr="007B7AD9">
            <w:rPr>
              <w:color w:val="000000"/>
            </w:rPr>
            <w:t xml:space="preserve"> RL, Sedivy JM. TE-Seq: a transposable element annotation and RNA-Seq pipeline. </w:t>
          </w:r>
          <w:r w:rsidRPr="007B7AD9">
            <w:rPr>
              <w:i/>
              <w:iCs/>
              <w:color w:val="000000"/>
            </w:rPr>
            <w:t>Mobile DNA 2025 16:1</w:t>
          </w:r>
          <w:r w:rsidRPr="007B7AD9">
            <w:rPr>
              <w:color w:val="000000"/>
            </w:rPr>
            <w:t xml:space="preserve"> 2025;</w:t>
          </w:r>
          <w:r w:rsidRPr="007B7AD9">
            <w:rPr>
              <w:b/>
              <w:bCs/>
              <w:color w:val="000000"/>
            </w:rPr>
            <w:t>16</w:t>
          </w:r>
          <w:r w:rsidRPr="007B7AD9">
            <w:rPr>
              <w:color w:val="000000"/>
            </w:rPr>
            <w:t>(1):44-. https://doi.org/10.1186/S13100-025-00381-W.</w:t>
          </w:r>
        </w:p>
        <w:p w14:paraId="49650320" w14:textId="77777777" w:rsidR="007B7AD9" w:rsidRPr="007B7AD9" w:rsidRDefault="007B7AD9">
          <w:pPr>
            <w:autoSpaceDE w:val="0"/>
            <w:autoSpaceDN w:val="0"/>
            <w:ind w:hanging="480"/>
            <w:divId w:val="406928109"/>
            <w:rPr>
              <w:color w:val="000000"/>
            </w:rPr>
          </w:pPr>
          <w:r w:rsidRPr="007B7AD9">
            <w:rPr>
              <w:color w:val="000000"/>
            </w:rPr>
            <w:t xml:space="preserve">Kirby AE, Loftus M, Golba EC </w:t>
          </w:r>
          <w:r w:rsidRPr="007B7AD9">
            <w:rPr>
              <w:i/>
              <w:iCs/>
              <w:color w:val="000000"/>
            </w:rPr>
            <w:t>et al.</w:t>
          </w:r>
          <w:r w:rsidRPr="007B7AD9">
            <w:rPr>
              <w:color w:val="000000"/>
            </w:rPr>
            <w:t xml:space="preserve"> Structural and transduction patterns of human-specific polymorphic SVA insertions. </w:t>
          </w:r>
          <w:r w:rsidRPr="007B7AD9">
            <w:rPr>
              <w:i/>
              <w:iCs/>
              <w:color w:val="000000"/>
            </w:rPr>
            <w:t>Mob DNA</w:t>
          </w:r>
          <w:r w:rsidRPr="007B7AD9">
            <w:rPr>
              <w:color w:val="000000"/>
            </w:rPr>
            <w:t xml:space="preserve"> 2025;</w:t>
          </w:r>
          <w:r w:rsidRPr="007B7AD9">
            <w:rPr>
              <w:b/>
              <w:bCs/>
              <w:color w:val="000000"/>
            </w:rPr>
            <w:t>16</w:t>
          </w:r>
          <w:r w:rsidRPr="007B7AD9">
            <w:rPr>
              <w:color w:val="000000"/>
            </w:rPr>
            <w:t>(1):42. https://doi.org/10.1186/S13100-025-00373-W.</w:t>
          </w:r>
        </w:p>
        <w:p w14:paraId="4335D14B" w14:textId="77777777" w:rsidR="007B7AD9" w:rsidRPr="007B7AD9" w:rsidRDefault="007B7AD9">
          <w:pPr>
            <w:autoSpaceDE w:val="0"/>
            <w:autoSpaceDN w:val="0"/>
            <w:ind w:hanging="480"/>
            <w:divId w:val="738483263"/>
            <w:rPr>
              <w:color w:val="000000"/>
            </w:rPr>
          </w:pPr>
          <w:r w:rsidRPr="007B7AD9">
            <w:rPr>
              <w:color w:val="000000"/>
            </w:rPr>
            <w:t xml:space="preserve">Klopfenstein D V., Zhang L, Pedersen BS </w:t>
          </w:r>
          <w:r w:rsidRPr="007B7AD9">
            <w:rPr>
              <w:i/>
              <w:iCs/>
              <w:color w:val="000000"/>
            </w:rPr>
            <w:t>et al.</w:t>
          </w:r>
          <w:r w:rsidRPr="007B7AD9">
            <w:rPr>
              <w:color w:val="000000"/>
            </w:rPr>
            <w:t xml:space="preserve"> GOATOOLS: A Python library for Gene Ontology analyses. </w:t>
          </w:r>
          <w:r w:rsidRPr="007B7AD9">
            <w:rPr>
              <w:i/>
              <w:iCs/>
              <w:color w:val="000000"/>
            </w:rPr>
            <w:t>Scientific Reports 2018 8:1</w:t>
          </w:r>
          <w:r w:rsidRPr="007B7AD9">
            <w:rPr>
              <w:color w:val="000000"/>
            </w:rPr>
            <w:t xml:space="preserve"> 2018;</w:t>
          </w:r>
          <w:r w:rsidRPr="007B7AD9">
            <w:rPr>
              <w:b/>
              <w:bCs/>
              <w:color w:val="000000"/>
            </w:rPr>
            <w:t>8</w:t>
          </w:r>
          <w:r w:rsidRPr="007B7AD9">
            <w:rPr>
              <w:color w:val="000000"/>
            </w:rPr>
            <w:t>(1):10872-. https://doi.org/10.1038/s41598-018-28948-z.</w:t>
          </w:r>
        </w:p>
        <w:p w14:paraId="02AB0EF4" w14:textId="77777777" w:rsidR="007B7AD9" w:rsidRPr="007B7AD9" w:rsidRDefault="007B7AD9">
          <w:pPr>
            <w:autoSpaceDE w:val="0"/>
            <w:autoSpaceDN w:val="0"/>
            <w:ind w:hanging="480"/>
            <w:divId w:val="99110878"/>
            <w:rPr>
              <w:color w:val="000000"/>
            </w:rPr>
          </w:pPr>
          <w:r w:rsidRPr="007B7AD9">
            <w:rPr>
              <w:color w:val="000000"/>
            </w:rPr>
            <w:t>Kosuge</w:t>
          </w:r>
          <w:r w:rsidRPr="007B7AD9">
            <w:rPr>
              <w:color w:val="000000"/>
            </w:rPr>
            <w:t xml:space="preserve"> M, Ito J, Hamada M. Landscape of evolutionary arms races between transposable elements and KRAB-ZFP family. </w:t>
          </w:r>
          <w:r w:rsidRPr="007B7AD9">
            <w:rPr>
              <w:i/>
              <w:iCs/>
              <w:color w:val="000000"/>
            </w:rPr>
            <w:t>Sci Rep</w:t>
          </w:r>
          <w:r w:rsidRPr="007B7AD9">
            <w:rPr>
              <w:color w:val="000000"/>
            </w:rPr>
            <w:t xml:space="preserve"> 2024;</w:t>
          </w:r>
          <w:r w:rsidRPr="007B7AD9">
            <w:rPr>
              <w:b/>
              <w:bCs/>
              <w:color w:val="000000"/>
            </w:rPr>
            <w:t>14</w:t>
          </w:r>
          <w:r w:rsidRPr="007B7AD9">
            <w:rPr>
              <w:color w:val="000000"/>
            </w:rPr>
            <w:t>(1). https://doi.org/10.1038/S41598-024-73752-7.</w:t>
          </w:r>
        </w:p>
        <w:p w14:paraId="77695EE9" w14:textId="77777777" w:rsidR="007B7AD9" w:rsidRPr="007B7AD9" w:rsidRDefault="007B7AD9">
          <w:pPr>
            <w:autoSpaceDE w:val="0"/>
            <w:autoSpaceDN w:val="0"/>
            <w:ind w:hanging="480"/>
            <w:divId w:val="1350596510"/>
            <w:rPr>
              <w:color w:val="000000"/>
            </w:rPr>
          </w:pPr>
          <w:r w:rsidRPr="007B7AD9">
            <w:rPr>
              <w:color w:val="000000"/>
            </w:rPr>
            <w:t xml:space="preserve">Lavie L, </w:t>
          </w:r>
          <w:r w:rsidRPr="007B7AD9">
            <w:rPr>
              <w:color w:val="000000"/>
            </w:rPr>
            <w:t>Maldener</w:t>
          </w:r>
          <w:r w:rsidRPr="007B7AD9">
            <w:rPr>
              <w:color w:val="000000"/>
            </w:rPr>
            <w:t xml:space="preserve"> E, </w:t>
          </w:r>
          <w:r w:rsidRPr="007B7AD9">
            <w:rPr>
              <w:color w:val="000000"/>
            </w:rPr>
            <w:t>Brouha</w:t>
          </w:r>
          <w:r w:rsidRPr="007B7AD9">
            <w:rPr>
              <w:color w:val="000000"/>
            </w:rPr>
            <w:t xml:space="preserve"> B </w:t>
          </w:r>
          <w:r w:rsidRPr="007B7AD9">
            <w:rPr>
              <w:i/>
              <w:iCs/>
              <w:color w:val="000000"/>
            </w:rPr>
            <w:t>et al.</w:t>
          </w:r>
          <w:r w:rsidRPr="007B7AD9">
            <w:rPr>
              <w:color w:val="000000"/>
            </w:rPr>
            <w:t xml:space="preserve"> The human L1 promoter: Variable transcription initiation sites and a major impact of upstream flanking sequence on promoter activity. </w:t>
          </w:r>
          <w:r w:rsidRPr="007B7AD9">
            <w:rPr>
              <w:i/>
              <w:iCs/>
              <w:color w:val="000000"/>
            </w:rPr>
            <w:t>Genome Res</w:t>
          </w:r>
          <w:r w:rsidRPr="007B7AD9">
            <w:rPr>
              <w:color w:val="000000"/>
            </w:rPr>
            <w:t xml:space="preserve"> 2004;</w:t>
          </w:r>
          <w:r w:rsidRPr="007B7AD9">
            <w:rPr>
              <w:b/>
              <w:bCs/>
              <w:color w:val="000000"/>
            </w:rPr>
            <w:t>14</w:t>
          </w:r>
          <w:r w:rsidRPr="007B7AD9">
            <w:rPr>
              <w:color w:val="000000"/>
            </w:rPr>
            <w:t>(11):2253. https://doi.org/10.1101/GR.2745804.</w:t>
          </w:r>
        </w:p>
        <w:p w14:paraId="206AFA4C" w14:textId="77777777" w:rsidR="007B7AD9" w:rsidRPr="007B7AD9" w:rsidRDefault="007B7AD9">
          <w:pPr>
            <w:autoSpaceDE w:val="0"/>
            <w:autoSpaceDN w:val="0"/>
            <w:ind w:hanging="480"/>
            <w:divId w:val="1707366540"/>
            <w:rPr>
              <w:color w:val="000000"/>
            </w:rPr>
          </w:pPr>
          <w:r w:rsidRPr="007B7AD9">
            <w:rPr>
              <w:color w:val="000000"/>
            </w:rPr>
            <w:t xml:space="preserve">Levin HL, Lee SP, Anand A. The 5′ truncation of retrotransposon L1: a process of genome integrity. </w:t>
          </w:r>
          <w:r w:rsidRPr="007B7AD9">
            <w:rPr>
              <w:i/>
              <w:iCs/>
              <w:color w:val="000000"/>
            </w:rPr>
            <w:t>Genetics</w:t>
          </w:r>
          <w:r w:rsidRPr="007B7AD9">
            <w:rPr>
              <w:color w:val="000000"/>
            </w:rPr>
            <w:t xml:space="preserve"> 2025;</w:t>
          </w:r>
          <w:r w:rsidRPr="007B7AD9">
            <w:rPr>
              <w:b/>
              <w:bCs/>
              <w:color w:val="000000"/>
            </w:rPr>
            <w:t>231</w:t>
          </w:r>
          <w:r w:rsidRPr="007B7AD9">
            <w:rPr>
              <w:color w:val="000000"/>
            </w:rPr>
            <w:t>(4). https://doi.org/10.1093/GENETICS/IYAF202.</w:t>
          </w:r>
        </w:p>
        <w:p w14:paraId="4311045C" w14:textId="77777777" w:rsidR="007B7AD9" w:rsidRPr="007B7AD9" w:rsidRDefault="007B7AD9">
          <w:pPr>
            <w:autoSpaceDE w:val="0"/>
            <w:autoSpaceDN w:val="0"/>
            <w:ind w:hanging="480"/>
            <w:divId w:val="1687125497"/>
            <w:rPr>
              <w:color w:val="000000"/>
            </w:rPr>
          </w:pPr>
          <w:r w:rsidRPr="007B7AD9">
            <w:rPr>
              <w:color w:val="000000"/>
            </w:rPr>
            <w:t xml:space="preserve">Levin HL, Moran J V. Dynamic interactions between transposable elements and their hosts. </w:t>
          </w:r>
          <w:r w:rsidRPr="007B7AD9">
            <w:rPr>
              <w:i/>
              <w:iCs/>
              <w:color w:val="000000"/>
            </w:rPr>
            <w:t>Nat Rev Genet</w:t>
          </w:r>
          <w:r w:rsidRPr="007B7AD9">
            <w:rPr>
              <w:color w:val="000000"/>
            </w:rPr>
            <w:t xml:space="preserve"> 2011;</w:t>
          </w:r>
          <w:r w:rsidRPr="007B7AD9">
            <w:rPr>
              <w:b/>
              <w:bCs/>
              <w:color w:val="000000"/>
            </w:rPr>
            <w:t>12</w:t>
          </w:r>
          <w:r w:rsidRPr="007B7AD9">
            <w:rPr>
              <w:color w:val="000000"/>
            </w:rPr>
            <w:t>(9):615. https://doi.org/10.1038/NRG3030.</w:t>
          </w:r>
        </w:p>
        <w:p w14:paraId="7EE11396" w14:textId="77777777" w:rsidR="007B7AD9" w:rsidRPr="007B7AD9" w:rsidRDefault="007B7AD9">
          <w:pPr>
            <w:autoSpaceDE w:val="0"/>
            <w:autoSpaceDN w:val="0"/>
            <w:ind w:hanging="480"/>
            <w:divId w:val="1204977118"/>
            <w:rPr>
              <w:color w:val="000000"/>
            </w:rPr>
          </w:pPr>
          <w:r w:rsidRPr="007B7AD9">
            <w:rPr>
              <w:color w:val="000000"/>
            </w:rPr>
            <w:t xml:space="preserve">Li TD, Toohill K, Modzelewski AJ. From Junk DNA to Genomic Treasure: Impacts of Transposable Element DNA, RNA, and Protein in Mammalian Development and Disease. </w:t>
          </w:r>
          <w:r w:rsidRPr="007B7AD9">
            <w:rPr>
              <w:i/>
              <w:iCs/>
              <w:color w:val="000000"/>
            </w:rPr>
            <w:t xml:space="preserve">Wiley </w:t>
          </w:r>
          <w:r w:rsidRPr="007B7AD9">
            <w:rPr>
              <w:i/>
              <w:iCs/>
              <w:color w:val="000000"/>
            </w:rPr>
            <w:t>Interdiscip</w:t>
          </w:r>
          <w:r w:rsidRPr="007B7AD9">
            <w:rPr>
              <w:i/>
              <w:iCs/>
              <w:color w:val="000000"/>
            </w:rPr>
            <w:t xml:space="preserve"> Rev RNA</w:t>
          </w:r>
          <w:r w:rsidRPr="007B7AD9">
            <w:rPr>
              <w:color w:val="000000"/>
            </w:rPr>
            <w:t xml:space="preserve"> 2025;</w:t>
          </w:r>
          <w:r w:rsidRPr="007B7AD9">
            <w:rPr>
              <w:b/>
              <w:bCs/>
              <w:color w:val="000000"/>
            </w:rPr>
            <w:t>16</w:t>
          </w:r>
          <w:r w:rsidRPr="007B7AD9">
            <w:rPr>
              <w:color w:val="000000"/>
            </w:rPr>
            <w:t>(4</w:t>
          </w:r>
          <w:r w:rsidRPr="007B7AD9">
            <w:rPr>
              <w:color w:val="000000"/>
            </w:rPr>
            <w:t>):e</w:t>
          </w:r>
          <w:r w:rsidRPr="007B7AD9">
            <w:rPr>
              <w:color w:val="000000"/>
            </w:rPr>
            <w:t>70022. https://doi.org/10.1002/WRNA.70022.</w:t>
          </w:r>
        </w:p>
        <w:p w14:paraId="1BB95D5A" w14:textId="77777777" w:rsidR="007B7AD9" w:rsidRPr="007B7AD9" w:rsidRDefault="007B7AD9">
          <w:pPr>
            <w:autoSpaceDE w:val="0"/>
            <w:autoSpaceDN w:val="0"/>
            <w:ind w:hanging="480"/>
            <w:divId w:val="904149746"/>
            <w:rPr>
              <w:color w:val="000000"/>
            </w:rPr>
          </w:pPr>
          <w:r>
            <w:rPr>
              <w:color w:val="000000"/>
            </w:rPr>
            <w:t xml:space="preserve">Liang X, Qiu X, Dionne G et al. CIB2 and </w:t>
          </w:r>
          <w:del w:id="1205" w:author="Claude (G3 house style)" w:date="2026-08-04T12:00:00Z">
            <w:r>
              <w:rPr>
                <w:color w:val="000000"/>
              </w:rPr>
              <w:delText xml:space="preserve">CIB3</w:delText>
            </w:r>
          </w:del>
          <w:ins w:id="1206" w:author="Claude (G3 house style)" w:date="2026-08-04T12:00:00Z">
            <w:r>
              <w:rPr>
                <w:color w:val="000000"/>
                <w:i/>
              </w:rPr>
              <w:t xml:space="preserve">CIB3</w:t>
            </w:r>
          </w:ins>
          <w:r>
            <w:rPr>
              <w:color w:val="000000"/>
            </w:rPr>
            <w:t xml:space="preserve"> are auxiliary subunits of the mechanotransduction channel of hair cells. Neuron 2021;109(13):2131-2149.e15. https://doi.org/10.1016/J.NEURON.2021.05.007.</w:t>
          </w:r>
        </w:p>
        <w:p w14:paraId="313F02EA" w14:textId="77777777" w:rsidR="007B7AD9" w:rsidRPr="007B7AD9" w:rsidRDefault="007B7AD9">
          <w:pPr>
            <w:autoSpaceDE w:val="0"/>
            <w:autoSpaceDN w:val="0"/>
            <w:ind w:hanging="480"/>
            <w:divId w:val="1812558128"/>
            <w:rPr>
              <w:color w:val="000000"/>
            </w:rPr>
          </w:pPr>
          <w:r w:rsidRPr="007B7AD9">
            <w:rPr>
              <w:color w:val="000000"/>
            </w:rPr>
            <w:t xml:space="preserve">Liu W, He H, Chicco D. Gene signatures for cancer research: A 25-year retrospective and future avenues. </w:t>
          </w:r>
          <w:r w:rsidRPr="007B7AD9">
            <w:rPr>
              <w:i/>
              <w:iCs/>
              <w:color w:val="000000"/>
            </w:rPr>
            <w:t>PLoS</w:t>
          </w:r>
          <w:r w:rsidRPr="007B7AD9">
            <w:rPr>
              <w:i/>
              <w:iCs/>
              <w:color w:val="000000"/>
            </w:rPr>
            <w:t xml:space="preserve"> </w:t>
          </w:r>
          <w:r w:rsidRPr="007B7AD9">
            <w:rPr>
              <w:i/>
              <w:iCs/>
              <w:color w:val="000000"/>
            </w:rPr>
            <w:t>Comput</w:t>
          </w:r>
          <w:r w:rsidRPr="007B7AD9">
            <w:rPr>
              <w:i/>
              <w:iCs/>
              <w:color w:val="000000"/>
            </w:rPr>
            <w:t xml:space="preserve"> Biol</w:t>
          </w:r>
          <w:r w:rsidRPr="007B7AD9">
            <w:rPr>
              <w:color w:val="000000"/>
            </w:rPr>
            <w:t xml:space="preserve"> 2024;</w:t>
          </w:r>
          <w:r w:rsidRPr="007B7AD9">
            <w:rPr>
              <w:b/>
              <w:bCs/>
              <w:color w:val="000000"/>
            </w:rPr>
            <w:t>20</w:t>
          </w:r>
          <w:r w:rsidRPr="007B7AD9">
            <w:rPr>
              <w:color w:val="000000"/>
            </w:rPr>
            <w:t>(10</w:t>
          </w:r>
          <w:r w:rsidRPr="007B7AD9">
            <w:rPr>
              <w:color w:val="000000"/>
            </w:rPr>
            <w:t>):e</w:t>
          </w:r>
          <w:r w:rsidRPr="007B7AD9">
            <w:rPr>
              <w:color w:val="000000"/>
            </w:rPr>
            <w:t>1012512. https://doi.org/10.1371/JOURNAL.PCBI.1012512.</w:t>
          </w:r>
        </w:p>
        <w:p w14:paraId="595F8DD8" w14:textId="77777777" w:rsidR="007B7AD9" w:rsidRPr="007B7AD9" w:rsidRDefault="007B7AD9">
          <w:pPr>
            <w:autoSpaceDE w:val="0"/>
            <w:autoSpaceDN w:val="0"/>
            <w:ind w:hanging="480"/>
            <w:divId w:val="506480161"/>
            <w:rPr>
              <w:color w:val="000000"/>
            </w:rPr>
          </w:pPr>
          <w:r w:rsidRPr="007B7AD9">
            <w:rPr>
              <w:color w:val="000000"/>
            </w:rPr>
            <w:t xml:space="preserve">Lu JY, Shao W, Chang L </w:t>
          </w:r>
          <w:r w:rsidRPr="007B7AD9">
            <w:rPr>
              <w:i/>
              <w:iCs/>
              <w:color w:val="000000"/>
            </w:rPr>
            <w:t>et al.</w:t>
          </w:r>
          <w:r w:rsidRPr="007B7AD9">
            <w:rPr>
              <w:color w:val="000000"/>
            </w:rPr>
            <w:t xml:space="preserve"> Genomic Repeats Categorize Genes with Distinct Functions for Orchestrated Regulation. </w:t>
          </w:r>
          <w:r w:rsidRPr="007B7AD9">
            <w:rPr>
              <w:i/>
              <w:iCs/>
              <w:color w:val="000000"/>
            </w:rPr>
            <w:t>Cell Rep</w:t>
          </w:r>
          <w:r w:rsidRPr="007B7AD9">
            <w:rPr>
              <w:color w:val="000000"/>
            </w:rPr>
            <w:t xml:space="preserve"> 2020;</w:t>
          </w:r>
          <w:r w:rsidRPr="007B7AD9">
            <w:rPr>
              <w:b/>
              <w:bCs/>
              <w:color w:val="000000"/>
            </w:rPr>
            <w:t>30</w:t>
          </w:r>
          <w:r w:rsidRPr="007B7AD9">
            <w:rPr>
              <w:color w:val="000000"/>
            </w:rPr>
            <w:t>(10):3296. https://doi.org/10.1016/J.CELREP.2020.02.048.</w:t>
          </w:r>
        </w:p>
        <w:p w14:paraId="41D17235" w14:textId="77777777" w:rsidR="007B7AD9" w:rsidRPr="007B7AD9" w:rsidRDefault="007B7AD9">
          <w:pPr>
            <w:autoSpaceDE w:val="0"/>
            <w:autoSpaceDN w:val="0"/>
            <w:ind w:hanging="480"/>
            <w:divId w:val="814370319"/>
            <w:rPr>
              <w:color w:val="000000"/>
            </w:rPr>
          </w:pPr>
          <w:r w:rsidRPr="007B7AD9">
            <w:rPr>
              <w:color w:val="000000"/>
            </w:rPr>
            <w:lastRenderedPageBreak/>
            <w:t>Maksakova</w:t>
          </w:r>
          <w:r w:rsidRPr="007B7AD9">
            <w:rPr>
              <w:color w:val="000000"/>
            </w:rPr>
            <w:t xml:space="preserve"> IA, </w:t>
          </w:r>
          <w:r w:rsidRPr="007B7AD9">
            <w:rPr>
              <w:color w:val="000000"/>
            </w:rPr>
            <w:t>Romanish</w:t>
          </w:r>
          <w:r w:rsidRPr="007B7AD9">
            <w:rPr>
              <w:color w:val="000000"/>
            </w:rPr>
            <w:t xml:space="preserve"> MT, Gagnier L </w:t>
          </w:r>
          <w:r w:rsidRPr="007B7AD9">
            <w:rPr>
              <w:i/>
              <w:iCs/>
              <w:color w:val="000000"/>
            </w:rPr>
            <w:t>et al.</w:t>
          </w:r>
          <w:r w:rsidRPr="007B7AD9">
            <w:rPr>
              <w:color w:val="000000"/>
            </w:rPr>
            <w:t xml:space="preserve"> Retroviral Elements and Their Hosts: Insertional Mutagenesis in the Mouse Germ Line. </w:t>
          </w:r>
          <w:r w:rsidRPr="007B7AD9">
            <w:rPr>
              <w:i/>
              <w:iCs/>
              <w:color w:val="000000"/>
            </w:rPr>
            <w:t>PLoS</w:t>
          </w:r>
          <w:r w:rsidRPr="007B7AD9">
            <w:rPr>
              <w:i/>
              <w:iCs/>
              <w:color w:val="000000"/>
            </w:rPr>
            <w:t xml:space="preserve"> Genet</w:t>
          </w:r>
          <w:r w:rsidRPr="007B7AD9">
            <w:rPr>
              <w:color w:val="000000"/>
            </w:rPr>
            <w:t xml:space="preserve"> 2006;</w:t>
          </w:r>
          <w:r w:rsidRPr="007B7AD9">
            <w:rPr>
              <w:b/>
              <w:bCs/>
              <w:color w:val="000000"/>
            </w:rPr>
            <w:t>2</w:t>
          </w:r>
          <w:r w:rsidRPr="007B7AD9">
            <w:rPr>
              <w:color w:val="000000"/>
            </w:rPr>
            <w:t>(1</w:t>
          </w:r>
          <w:r w:rsidRPr="007B7AD9">
            <w:rPr>
              <w:color w:val="000000"/>
            </w:rPr>
            <w:t>):e</w:t>
          </w:r>
          <w:r w:rsidRPr="007B7AD9">
            <w:rPr>
              <w:color w:val="000000"/>
            </w:rPr>
            <w:t>2. https://doi.org/10.1371/journal.pgen.0020002.</w:t>
          </w:r>
        </w:p>
        <w:p w14:paraId="1B1733D2" w14:textId="77777777" w:rsidR="007B7AD9" w:rsidRPr="007B7AD9" w:rsidRDefault="007B7AD9">
          <w:pPr>
            <w:autoSpaceDE w:val="0"/>
            <w:autoSpaceDN w:val="0"/>
            <w:ind w:hanging="480"/>
            <w:divId w:val="151213942"/>
            <w:rPr>
              <w:color w:val="000000"/>
            </w:rPr>
          </w:pPr>
          <w:r w:rsidRPr="007B7AD9">
            <w:rPr>
              <w:color w:val="000000"/>
            </w:rPr>
            <w:t xml:space="preserve">Marino A, </w:t>
          </w:r>
          <w:r w:rsidRPr="007B7AD9">
            <w:rPr>
              <w:color w:val="000000"/>
            </w:rPr>
            <w:t>Debaecker</w:t>
          </w:r>
          <w:r w:rsidRPr="007B7AD9">
            <w:rPr>
              <w:color w:val="000000"/>
            </w:rPr>
            <w:t xml:space="preserve"> G, </w:t>
          </w:r>
          <w:r w:rsidRPr="007B7AD9">
            <w:rPr>
              <w:color w:val="000000"/>
            </w:rPr>
            <w:t>Fiston</w:t>
          </w:r>
          <w:r w:rsidRPr="007B7AD9">
            <w:rPr>
              <w:color w:val="000000"/>
            </w:rPr>
            <w:t xml:space="preserve">-Lavier AS </w:t>
          </w:r>
          <w:r w:rsidRPr="007B7AD9">
            <w:rPr>
              <w:i/>
              <w:iCs/>
              <w:color w:val="000000"/>
            </w:rPr>
            <w:t>et al.</w:t>
          </w:r>
          <w:r w:rsidRPr="007B7AD9">
            <w:rPr>
              <w:color w:val="000000"/>
            </w:rPr>
            <w:t xml:space="preserve"> Effective population size does not explain long-term variation in genome size and transposable element content in animals. </w:t>
          </w:r>
          <w:r w:rsidRPr="007B7AD9">
            <w:rPr>
              <w:i/>
              <w:iCs/>
              <w:color w:val="000000"/>
            </w:rPr>
            <w:t>Elife</w:t>
          </w:r>
          <w:r w:rsidRPr="007B7AD9">
            <w:rPr>
              <w:color w:val="000000"/>
            </w:rPr>
            <w:t xml:space="preserve"> 2024;</w:t>
          </w:r>
          <w:r w:rsidRPr="007B7AD9">
            <w:rPr>
              <w:b/>
              <w:bCs/>
              <w:color w:val="000000"/>
            </w:rPr>
            <w:t>13</w:t>
          </w:r>
          <w:r w:rsidRPr="007B7AD9">
            <w:rPr>
              <w:color w:val="000000"/>
            </w:rPr>
            <w:t>. https://doi.org/10.7554/ELIFE.100574.1.</w:t>
          </w:r>
        </w:p>
        <w:p w14:paraId="642BCD96" w14:textId="77777777" w:rsidR="007B7AD9" w:rsidRPr="007B7AD9" w:rsidRDefault="007B7AD9">
          <w:pPr>
            <w:autoSpaceDE w:val="0"/>
            <w:autoSpaceDN w:val="0"/>
            <w:ind w:hanging="480"/>
            <w:divId w:val="790785683"/>
            <w:rPr>
              <w:color w:val="000000"/>
            </w:rPr>
          </w:pPr>
          <w:r w:rsidRPr="007B7AD9">
            <w:rPr>
              <w:color w:val="000000"/>
            </w:rPr>
            <w:t>Maupetit-Mehouas</w:t>
          </w:r>
          <w:r w:rsidRPr="007B7AD9">
            <w:rPr>
              <w:color w:val="000000"/>
            </w:rPr>
            <w:t xml:space="preserve"> S, </w:t>
          </w:r>
          <w:r w:rsidRPr="007B7AD9">
            <w:rPr>
              <w:color w:val="000000"/>
            </w:rPr>
            <w:t>Vaury</w:t>
          </w:r>
          <w:r w:rsidRPr="007B7AD9">
            <w:rPr>
              <w:color w:val="000000"/>
            </w:rPr>
            <w:t xml:space="preserve"> C. Transposon Reactivation in the Germline May Be Useful for Both Transposons and Their Host Genomes. </w:t>
          </w:r>
          <w:r w:rsidRPr="007B7AD9">
            <w:rPr>
              <w:i/>
              <w:iCs/>
              <w:color w:val="000000"/>
            </w:rPr>
            <w:t>Cells</w:t>
          </w:r>
          <w:r w:rsidRPr="007B7AD9">
            <w:rPr>
              <w:color w:val="000000"/>
            </w:rPr>
            <w:t xml:space="preserve"> 2020;</w:t>
          </w:r>
          <w:r w:rsidRPr="007B7AD9">
            <w:rPr>
              <w:b/>
              <w:bCs/>
              <w:color w:val="000000"/>
            </w:rPr>
            <w:t>9</w:t>
          </w:r>
          <w:r w:rsidRPr="007B7AD9">
            <w:rPr>
              <w:color w:val="000000"/>
            </w:rPr>
            <w:t>(5):1172. https://doi.org/10.3390/CELLS9051172.</w:t>
          </w:r>
        </w:p>
        <w:p w14:paraId="7F7AEC93" w14:textId="77777777" w:rsidR="007B7AD9" w:rsidRPr="007B7AD9" w:rsidRDefault="007B7AD9">
          <w:pPr>
            <w:autoSpaceDE w:val="0"/>
            <w:autoSpaceDN w:val="0"/>
            <w:ind w:hanging="480"/>
            <w:divId w:val="73163576"/>
            <w:rPr>
              <w:color w:val="000000"/>
            </w:rPr>
          </w:pPr>
          <w:r w:rsidRPr="007B7AD9">
            <w:rPr>
              <w:color w:val="000000"/>
            </w:rPr>
            <w:t xml:space="preserve">Mays S, Stark S. The use of Fisher’s exact test in contingency table analysis in palaeopathology. </w:t>
          </w:r>
          <w:r w:rsidRPr="007B7AD9">
            <w:rPr>
              <w:i/>
              <w:iCs/>
              <w:color w:val="000000"/>
            </w:rPr>
            <w:t xml:space="preserve">Int J </w:t>
          </w:r>
          <w:r w:rsidRPr="007B7AD9">
            <w:rPr>
              <w:i/>
              <w:iCs/>
              <w:color w:val="000000"/>
            </w:rPr>
            <w:t>Paleopathol</w:t>
          </w:r>
          <w:r w:rsidRPr="007B7AD9">
            <w:rPr>
              <w:color w:val="000000"/>
            </w:rPr>
            <w:t xml:space="preserve"> </w:t>
          </w:r>
          <w:r w:rsidRPr="007B7AD9">
            <w:rPr>
              <w:color w:val="000000"/>
            </w:rPr>
            <w:t>2026;</w:t>
          </w:r>
          <w:r w:rsidRPr="007B7AD9">
            <w:rPr>
              <w:b/>
              <w:bCs/>
              <w:color w:val="000000"/>
            </w:rPr>
            <w:t>52</w:t>
          </w:r>
          <w:r w:rsidRPr="007B7AD9">
            <w:rPr>
              <w:color w:val="000000"/>
            </w:rPr>
            <w:t>:135</w:t>
          </w:r>
          <w:r w:rsidRPr="007B7AD9">
            <w:rPr>
              <w:color w:val="000000"/>
            </w:rPr>
            <w:t>–9. https://doi.org/10.1016/J.IJPP.2026.01.005.</w:t>
          </w:r>
        </w:p>
        <w:p w14:paraId="29D2B1A0" w14:textId="77777777" w:rsidR="007B7AD9" w:rsidRPr="007B7AD9" w:rsidRDefault="007B7AD9">
          <w:pPr>
            <w:autoSpaceDE w:val="0"/>
            <w:autoSpaceDN w:val="0"/>
            <w:ind w:hanging="480"/>
            <w:divId w:val="342440497"/>
            <w:rPr>
              <w:color w:val="000000"/>
            </w:rPr>
          </w:pPr>
          <w:r w:rsidRPr="007B7AD9">
            <w:rPr>
              <w:color w:val="000000"/>
            </w:rPr>
            <w:t xml:space="preserve">Morales ME, White TB, Streva VA </w:t>
          </w:r>
          <w:r w:rsidRPr="007B7AD9">
            <w:rPr>
              <w:i/>
              <w:iCs/>
              <w:color w:val="000000"/>
            </w:rPr>
            <w:t>et al.</w:t>
          </w:r>
          <w:r w:rsidRPr="007B7AD9">
            <w:rPr>
              <w:color w:val="000000"/>
            </w:rPr>
            <w:t xml:space="preserve"> The Contribution of Alu Elements to Mutagenic DNA Double-Strand Break Repair. </w:t>
          </w:r>
          <w:r w:rsidRPr="007B7AD9">
            <w:rPr>
              <w:i/>
              <w:iCs/>
              <w:color w:val="000000"/>
            </w:rPr>
            <w:t>PLoS</w:t>
          </w:r>
          <w:r w:rsidRPr="007B7AD9">
            <w:rPr>
              <w:i/>
              <w:iCs/>
              <w:color w:val="000000"/>
            </w:rPr>
            <w:t xml:space="preserve"> Genet</w:t>
          </w:r>
          <w:r w:rsidRPr="007B7AD9">
            <w:rPr>
              <w:color w:val="000000"/>
            </w:rPr>
            <w:t xml:space="preserve"> 2015;</w:t>
          </w:r>
          <w:r w:rsidRPr="007B7AD9">
            <w:rPr>
              <w:b/>
              <w:bCs/>
              <w:color w:val="000000"/>
            </w:rPr>
            <w:t>11</w:t>
          </w:r>
          <w:r w:rsidRPr="007B7AD9">
            <w:rPr>
              <w:color w:val="000000"/>
            </w:rPr>
            <w:t>(3</w:t>
          </w:r>
          <w:r w:rsidRPr="007B7AD9">
            <w:rPr>
              <w:color w:val="000000"/>
            </w:rPr>
            <w:t>):e</w:t>
          </w:r>
          <w:r w:rsidRPr="007B7AD9">
            <w:rPr>
              <w:color w:val="000000"/>
            </w:rPr>
            <w:t>1005016. https://doi.org/10.1371/JOURNAL.PGEN.1005016.</w:t>
          </w:r>
        </w:p>
        <w:p w14:paraId="12F50219" w14:textId="77777777" w:rsidR="007B7AD9" w:rsidRPr="007B7AD9" w:rsidRDefault="007B7AD9">
          <w:pPr>
            <w:autoSpaceDE w:val="0"/>
            <w:autoSpaceDN w:val="0"/>
            <w:ind w:hanging="480"/>
            <w:divId w:val="129446956"/>
            <w:rPr>
              <w:color w:val="000000"/>
            </w:rPr>
          </w:pPr>
          <w:r w:rsidRPr="007B7AD9">
            <w:rPr>
              <w:color w:val="000000"/>
            </w:rPr>
            <w:t xml:space="preserve">Moreau TRJ, </w:t>
          </w:r>
          <w:r w:rsidRPr="007B7AD9">
            <w:rPr>
              <w:color w:val="000000"/>
            </w:rPr>
            <w:t>Bondet</w:t>
          </w:r>
          <w:r w:rsidRPr="007B7AD9">
            <w:rPr>
              <w:color w:val="000000"/>
            </w:rPr>
            <w:t xml:space="preserve"> V, Rodero MP </w:t>
          </w:r>
          <w:r w:rsidRPr="007B7AD9">
            <w:rPr>
              <w:i/>
              <w:iCs/>
              <w:color w:val="000000"/>
            </w:rPr>
            <w:t>et al.</w:t>
          </w:r>
          <w:r w:rsidRPr="007B7AD9">
            <w:rPr>
              <w:color w:val="000000"/>
            </w:rPr>
            <w:t xml:space="preserve"> Heterogeneity and functions of the 13 IFN-α subtypes – lucky for some? </w:t>
          </w:r>
          <w:r w:rsidRPr="007B7AD9">
            <w:rPr>
              <w:i/>
              <w:iCs/>
              <w:color w:val="000000"/>
            </w:rPr>
            <w:t>Eur</w:t>
          </w:r>
          <w:r w:rsidRPr="007B7AD9">
            <w:rPr>
              <w:i/>
              <w:iCs/>
              <w:color w:val="000000"/>
            </w:rPr>
            <w:t xml:space="preserve"> J Immunol</w:t>
          </w:r>
          <w:r w:rsidRPr="007B7AD9">
            <w:rPr>
              <w:color w:val="000000"/>
            </w:rPr>
            <w:t xml:space="preserve"> 2023;</w:t>
          </w:r>
          <w:r w:rsidRPr="007B7AD9">
            <w:rPr>
              <w:b/>
              <w:bCs/>
              <w:color w:val="000000"/>
            </w:rPr>
            <w:t>53</w:t>
          </w:r>
          <w:r w:rsidRPr="007B7AD9">
            <w:rPr>
              <w:color w:val="000000"/>
            </w:rPr>
            <w:t>(8):2250307. https://doi.org/10.1002/EJI.202250307;JOURNAL:JOURNAL:15214141.</w:t>
          </w:r>
        </w:p>
        <w:p w14:paraId="5C5E2AAF" w14:textId="77777777" w:rsidR="007B7AD9" w:rsidRPr="007B7AD9" w:rsidRDefault="007B7AD9">
          <w:pPr>
            <w:autoSpaceDE w:val="0"/>
            <w:autoSpaceDN w:val="0"/>
            <w:ind w:hanging="480"/>
            <w:divId w:val="932057760"/>
            <w:rPr>
              <w:color w:val="000000"/>
            </w:rPr>
          </w:pPr>
          <w:r w:rsidRPr="007B7AD9">
            <w:rPr>
              <w:color w:val="000000"/>
            </w:rPr>
            <w:t xml:space="preserve">Muñoz-Gómez SA, </w:t>
          </w:r>
          <w:r w:rsidRPr="007B7AD9">
            <w:rPr>
              <w:color w:val="000000"/>
            </w:rPr>
            <w:t>Bilolikar</w:t>
          </w:r>
          <w:r w:rsidRPr="007B7AD9">
            <w:rPr>
              <w:color w:val="000000"/>
            </w:rPr>
            <w:t xml:space="preserve">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 https://doi.org/10.1007/S00239-021-09996-Y.</w:t>
          </w:r>
        </w:p>
        <w:p w14:paraId="23985EDB" w14:textId="77777777" w:rsidR="007B7AD9" w:rsidRPr="007B7AD9" w:rsidRDefault="007B7AD9">
          <w:pPr>
            <w:autoSpaceDE w:val="0"/>
            <w:autoSpaceDN w:val="0"/>
            <w:ind w:hanging="480"/>
            <w:divId w:val="1187988978"/>
            <w:rPr>
              <w:color w:val="000000"/>
            </w:rPr>
          </w:pPr>
          <w:r w:rsidRPr="007B7AD9">
            <w:rPr>
              <w:color w:val="000000"/>
            </w:rPr>
            <w:t xml:space="preserve">Muñoz-Gómez SA, </w:t>
          </w:r>
          <w:r w:rsidRPr="007B7AD9">
            <w:rPr>
              <w:color w:val="000000"/>
            </w:rPr>
            <w:t>Bilolikar</w:t>
          </w:r>
          <w:r w:rsidRPr="007B7AD9">
            <w:rPr>
              <w:color w:val="000000"/>
            </w:rPr>
            <w:t xml:space="preserve">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(3):172–82. https://doi.org/10.1007/s00239-021-09996-y.</w:t>
          </w:r>
        </w:p>
        <w:p w14:paraId="277BC4E3" w14:textId="77777777" w:rsidR="007B7AD9" w:rsidRPr="007B7AD9" w:rsidRDefault="007B7AD9">
          <w:pPr>
            <w:autoSpaceDE w:val="0"/>
            <w:autoSpaceDN w:val="0"/>
            <w:ind w:hanging="480"/>
            <w:divId w:val="1883204356"/>
            <w:rPr>
              <w:color w:val="000000"/>
            </w:rPr>
          </w:pPr>
          <w:r w:rsidRPr="007B7AD9">
            <w:rPr>
              <w:color w:val="000000"/>
            </w:rPr>
            <w:t xml:space="preserve">Nikitin D. </w:t>
          </w:r>
          <w:r w:rsidRPr="007B7AD9">
            <w:rPr>
              <w:i/>
              <w:iCs/>
              <w:color w:val="000000"/>
            </w:rPr>
            <w:t>Joint Analysis of Human Retroelements-Linked Histone Modification Profiles Reveals Quickly Evolving Molecular Processes Connected with Cancer</w:t>
          </w:r>
          <w:r w:rsidRPr="007B7AD9">
            <w:rPr>
              <w:color w:val="000000"/>
            </w:rPr>
            <w:t>. published online 27 Sep. 2025. https://doi.org/10.1101/2025.09.24.677146.</w:t>
          </w:r>
        </w:p>
        <w:p w14:paraId="523CFD53" w14:textId="77777777" w:rsidR="007B7AD9" w:rsidRPr="007B7AD9" w:rsidRDefault="007B7AD9">
          <w:pPr>
            <w:autoSpaceDE w:val="0"/>
            <w:autoSpaceDN w:val="0"/>
            <w:ind w:hanging="480"/>
            <w:divId w:val="380785323"/>
            <w:rPr>
              <w:color w:val="000000"/>
            </w:rPr>
          </w:pPr>
          <w:r w:rsidRPr="007B7AD9">
            <w:rPr>
              <w:color w:val="000000"/>
            </w:rPr>
            <w:t xml:space="preserve">Nikitin D. Transposable element–host genome evolutionary arms race revealed by multi-modal epigenomic profiling in a telomere-to-telomere human genome reference. </w:t>
          </w:r>
          <w:r w:rsidRPr="007B7AD9">
            <w:rPr>
              <w:i/>
              <w:iCs/>
              <w:color w:val="000000"/>
            </w:rPr>
            <w:t>BioRxiv</w:t>
          </w:r>
          <w:r w:rsidRPr="007B7AD9">
            <w:rPr>
              <w:color w:val="000000"/>
            </w:rPr>
            <w:t xml:space="preserve"> 23 Mar. 2026:2026.03.19.712972. https://doi.org/10.64898/2026.03.19.712972.</w:t>
          </w:r>
        </w:p>
        <w:p w14:paraId="08CF3039" w14:textId="77777777" w:rsidR="007B7AD9" w:rsidRPr="007B7AD9" w:rsidRDefault="007B7AD9">
          <w:pPr>
            <w:autoSpaceDE w:val="0"/>
            <w:autoSpaceDN w:val="0"/>
            <w:ind w:hanging="480"/>
            <w:divId w:val="1409576186"/>
            <w:rPr>
              <w:color w:val="000000"/>
            </w:rPr>
          </w:pPr>
          <w:r w:rsidRPr="007B7AD9">
            <w:rPr>
              <w:color w:val="000000"/>
            </w:rPr>
            <w:t xml:space="preserve">Nikitin D. </w:t>
          </w:r>
          <w:r w:rsidRPr="007B7AD9">
            <w:rPr>
              <w:i/>
              <w:iCs/>
              <w:color w:val="000000"/>
            </w:rPr>
            <w:t>Retroelements-Driven Regulatory Evolution of Human Genes and Molecular Processes: Analysis of Genome Binding Profiles of Transcription Factors and Histone Modifications</w:t>
          </w:r>
          <w:r w:rsidRPr="007B7AD9">
            <w:rPr>
              <w:color w:val="000000"/>
            </w:rPr>
            <w:t>. n.d. https://doi.org/10.5281/ZENODO.19052416.</w:t>
          </w:r>
        </w:p>
        <w:p w14:paraId="0F79B0BC" w14:textId="77777777" w:rsidR="007B7AD9" w:rsidRPr="007B7AD9" w:rsidRDefault="007B7AD9">
          <w:pPr>
            <w:autoSpaceDE w:val="0"/>
            <w:autoSpaceDN w:val="0"/>
            <w:ind w:hanging="480"/>
            <w:divId w:val="442072862"/>
            <w:rPr>
              <w:color w:val="000000"/>
            </w:rPr>
          </w:pPr>
          <w:r w:rsidRPr="007B7AD9">
            <w:rPr>
              <w:color w:val="000000"/>
            </w:rPr>
            <w:t xml:space="preserve">Nikitin D, </w:t>
          </w:r>
          <w:r w:rsidRPr="007B7AD9">
            <w:rPr>
              <w:color w:val="000000"/>
            </w:rPr>
            <w:t>Garazha</w:t>
          </w:r>
          <w:r w:rsidRPr="007B7AD9">
            <w:rPr>
              <w:color w:val="000000"/>
            </w:rPr>
            <w:t xml:space="preserve"> A, Sorokin M </w:t>
          </w:r>
          <w:r w:rsidRPr="007B7AD9">
            <w:rPr>
              <w:i/>
              <w:iCs/>
              <w:color w:val="000000"/>
            </w:rPr>
            <w:t>et al.</w:t>
          </w:r>
          <w:r w:rsidRPr="007B7AD9">
            <w:rPr>
              <w:color w:val="000000"/>
            </w:rPr>
            <w:t xml:space="preserve"> Retroelement-Linked Transcription Factor Binding Patterns Point to Quickly Developing Molecular Pathways in Human Evolution. </w:t>
          </w:r>
          <w:r w:rsidRPr="007B7AD9">
            <w:rPr>
              <w:i/>
              <w:iCs/>
              <w:color w:val="000000"/>
            </w:rPr>
            <w:t>Cells</w:t>
          </w:r>
          <w:r w:rsidRPr="007B7AD9">
            <w:rPr>
              <w:color w:val="000000"/>
            </w:rPr>
            <w:t xml:space="preserve"> 2019;</w:t>
          </w:r>
          <w:r w:rsidRPr="007B7AD9">
            <w:rPr>
              <w:b/>
              <w:bCs/>
              <w:color w:val="000000"/>
            </w:rPr>
            <w:t>8</w:t>
          </w:r>
          <w:r w:rsidRPr="007B7AD9">
            <w:rPr>
              <w:color w:val="000000"/>
            </w:rPr>
            <w:t>(2). https://doi.org/10.3390/CELLS8020130.</w:t>
          </w:r>
        </w:p>
        <w:p w14:paraId="4A7DCE59" w14:textId="77777777" w:rsidR="007B7AD9" w:rsidRPr="007B7AD9" w:rsidRDefault="007B7AD9">
          <w:pPr>
            <w:autoSpaceDE w:val="0"/>
            <w:autoSpaceDN w:val="0"/>
            <w:ind w:hanging="480"/>
            <w:divId w:val="981809549"/>
            <w:rPr>
              <w:color w:val="000000"/>
            </w:rPr>
          </w:pPr>
          <w:r w:rsidRPr="007B7AD9">
            <w:rPr>
              <w:color w:val="000000"/>
            </w:rPr>
            <w:t xml:space="preserve">Nikitin D, Kolosov N, </w:t>
          </w:r>
          <w:r w:rsidRPr="007B7AD9">
            <w:rPr>
              <w:color w:val="000000"/>
            </w:rPr>
            <w:t>Murzina</w:t>
          </w:r>
          <w:r w:rsidRPr="007B7AD9">
            <w:rPr>
              <w:color w:val="000000"/>
            </w:rPr>
            <w:t xml:space="preserve"> A </w:t>
          </w:r>
          <w:r w:rsidRPr="007B7AD9">
            <w:rPr>
              <w:i/>
              <w:iCs/>
              <w:color w:val="000000"/>
            </w:rPr>
            <w:t>et al.</w:t>
          </w:r>
          <w:r w:rsidRPr="007B7AD9">
            <w:rPr>
              <w:color w:val="000000"/>
            </w:rPr>
            <w:t xml:space="preserve"> Retroelement-Linked H3K4me1 Histone Tags Uncover Regulatory Evolution Trends of Gene Enhancers and Feature Quickly Evolving Molecular Processes in Human Physiology. </w:t>
          </w:r>
          <w:r w:rsidRPr="007B7AD9">
            <w:rPr>
              <w:i/>
              <w:iCs/>
              <w:color w:val="000000"/>
            </w:rPr>
            <w:t>Cells 2019, Vol 8,</w:t>
          </w:r>
          <w:r w:rsidRPr="007B7AD9">
            <w:rPr>
              <w:color w:val="000000"/>
            </w:rPr>
            <w:t xml:space="preserve"> 2019;</w:t>
          </w:r>
          <w:r w:rsidRPr="007B7AD9">
            <w:rPr>
              <w:b/>
              <w:bCs/>
              <w:color w:val="000000"/>
            </w:rPr>
            <w:t>8</w:t>
          </w:r>
          <w:r w:rsidRPr="007B7AD9">
            <w:rPr>
              <w:color w:val="000000"/>
            </w:rPr>
            <w:t>(10). https://doi.org/10.3390/CELLS8101219.</w:t>
          </w:r>
        </w:p>
        <w:p w14:paraId="5762130F" w14:textId="77777777" w:rsidR="007B7AD9" w:rsidRPr="007B7AD9" w:rsidRDefault="007B7AD9">
          <w:pPr>
            <w:autoSpaceDE w:val="0"/>
            <w:autoSpaceDN w:val="0"/>
            <w:ind w:hanging="480"/>
            <w:divId w:val="45301900"/>
            <w:rPr>
              <w:color w:val="000000"/>
            </w:rPr>
          </w:pPr>
          <w:r w:rsidRPr="007B7AD9">
            <w:rPr>
              <w:color w:val="000000"/>
            </w:rPr>
            <w:t xml:space="preserve">Nikitin D, </w:t>
          </w:r>
          <w:r w:rsidRPr="007B7AD9">
            <w:rPr>
              <w:color w:val="000000"/>
            </w:rPr>
            <w:t>Penzar</w:t>
          </w:r>
          <w:r w:rsidRPr="007B7AD9">
            <w:rPr>
              <w:color w:val="000000"/>
            </w:rPr>
            <w:t xml:space="preserve"> D, </w:t>
          </w:r>
          <w:r w:rsidRPr="007B7AD9">
            <w:rPr>
              <w:color w:val="000000"/>
            </w:rPr>
            <w:t>Garazha</w:t>
          </w:r>
          <w:r w:rsidRPr="007B7AD9">
            <w:rPr>
              <w:color w:val="000000"/>
            </w:rPr>
            <w:t xml:space="preserve"> A </w:t>
          </w:r>
          <w:r w:rsidRPr="007B7AD9">
            <w:rPr>
              <w:i/>
              <w:iCs/>
              <w:color w:val="000000"/>
            </w:rPr>
            <w:t>et al.</w:t>
          </w:r>
          <w:r w:rsidRPr="007B7AD9">
            <w:rPr>
              <w:color w:val="000000"/>
            </w:rPr>
            <w:t xml:space="preserve"> Profiling of Human Molecular Pathways Affected by Retrotransposons at the Level of Regulation by Transcription Factor Proteins. </w:t>
          </w:r>
          <w:r w:rsidRPr="007B7AD9">
            <w:rPr>
              <w:i/>
              <w:iCs/>
              <w:color w:val="000000"/>
            </w:rPr>
            <w:t>Front Immunol</w:t>
          </w:r>
          <w:r w:rsidRPr="007B7AD9">
            <w:rPr>
              <w:color w:val="000000"/>
            </w:rPr>
            <w:t xml:space="preserve"> 2018;</w:t>
          </w:r>
          <w:r w:rsidRPr="007B7AD9">
            <w:rPr>
              <w:b/>
              <w:bCs/>
              <w:color w:val="000000"/>
            </w:rPr>
            <w:t>9</w:t>
          </w:r>
          <w:r w:rsidRPr="007B7AD9">
            <w:rPr>
              <w:color w:val="000000"/>
            </w:rPr>
            <w:t>(JAN). https://doi.org/10.3389/FIMMU.2018.00030.</w:t>
          </w:r>
        </w:p>
        <w:p w14:paraId="68820169" w14:textId="77777777" w:rsidR="007B7AD9" w:rsidRPr="007B7AD9" w:rsidRDefault="007B7AD9">
          <w:pPr>
            <w:autoSpaceDE w:val="0"/>
            <w:autoSpaceDN w:val="0"/>
            <w:ind w:hanging="480"/>
            <w:divId w:val="805857943"/>
            <w:rPr>
              <w:color w:val="000000"/>
            </w:rPr>
          </w:pPr>
          <w:r w:rsidRPr="007B7AD9">
            <w:rPr>
              <w:color w:val="000000"/>
            </w:rPr>
            <w:t xml:space="preserve">Nikitin D, Sorokin M, Tkachev V </w:t>
          </w:r>
          <w:r w:rsidRPr="007B7AD9">
            <w:rPr>
              <w:i/>
              <w:iCs/>
              <w:color w:val="000000"/>
            </w:rPr>
            <w:t>et al.</w:t>
          </w:r>
          <w:r w:rsidRPr="007B7AD9">
            <w:rPr>
              <w:color w:val="000000"/>
            </w:rPr>
            <w:t xml:space="preserve"> </w:t>
          </w:r>
          <w:r w:rsidRPr="007B7AD9">
            <w:rPr>
              <w:color w:val="000000"/>
            </w:rPr>
            <w:t>RetroSpect</w:t>
          </w:r>
          <w:r w:rsidRPr="007B7AD9">
            <w:rPr>
              <w:color w:val="000000"/>
            </w:rPr>
            <w:t xml:space="preserve">, a New Method of Measuring Gene Regulatory Evolution Rates Using Co-mapping of Genomic Functional Features with Transposable Elements. </w:t>
          </w:r>
          <w:r w:rsidRPr="007B7AD9">
            <w:rPr>
              <w:i/>
              <w:iCs/>
              <w:color w:val="000000"/>
            </w:rPr>
            <w:t>Evolution, Origin of Life, Concepts and Methods</w:t>
          </w:r>
          <w:r w:rsidRPr="007B7AD9">
            <w:rPr>
              <w:color w:val="000000"/>
            </w:rPr>
            <w:t xml:space="preserve"> 1 Oct. 2019:85–111. https://doi.org/10.1007/978-3-030-30363-1_5.</w:t>
          </w:r>
        </w:p>
        <w:p w14:paraId="5E7D069D" w14:textId="77777777" w:rsidR="007B7AD9" w:rsidRPr="007B7AD9" w:rsidRDefault="007B7AD9">
          <w:pPr>
            <w:autoSpaceDE w:val="0"/>
            <w:autoSpaceDN w:val="0"/>
            <w:ind w:hanging="480"/>
            <w:divId w:val="418064806"/>
            <w:rPr>
              <w:color w:val="000000"/>
            </w:rPr>
          </w:pPr>
          <w:r w:rsidRPr="007B7AD9">
            <w:rPr>
              <w:color w:val="000000"/>
            </w:rPr>
            <w:t xml:space="preserve">Nurk S, Koren S, Rhie A </w:t>
          </w:r>
          <w:r w:rsidRPr="007B7AD9">
            <w:rPr>
              <w:i/>
              <w:iCs/>
              <w:color w:val="000000"/>
            </w:rPr>
            <w:t>et al.</w:t>
          </w:r>
          <w:r w:rsidRPr="007B7AD9">
            <w:rPr>
              <w:color w:val="000000"/>
            </w:rPr>
            <w:t xml:space="preserve"> The complete sequence of a human genome.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(6588):44–53. https://doi.org/10.1126/SCIENCE.ABJ6987;ISSUE:ISSUE:DOI.</w:t>
          </w:r>
        </w:p>
        <w:p w14:paraId="7D739D55" w14:textId="77777777" w:rsidR="007B7AD9" w:rsidRPr="007B7AD9" w:rsidRDefault="007B7AD9">
          <w:pPr>
            <w:autoSpaceDE w:val="0"/>
            <w:autoSpaceDN w:val="0"/>
            <w:ind w:hanging="480"/>
            <w:divId w:val="1783454065"/>
            <w:rPr>
              <w:color w:val="000000"/>
            </w:rPr>
          </w:pPr>
          <w:r w:rsidRPr="007B7AD9">
            <w:rPr>
              <w:color w:val="000000"/>
            </w:rPr>
            <w:lastRenderedPageBreak/>
            <w:t>On a Test of Whether one of Two Random Variables is Stochastically Larger than the Other on JSTOR. n.d. https://www.jstor.org/stable/2236101 (5 Apr. 2026, date last accessed).</w:t>
          </w:r>
        </w:p>
        <w:p w14:paraId="5767C016" w14:textId="77777777" w:rsidR="007B7AD9" w:rsidRPr="007B7AD9" w:rsidRDefault="007B7AD9">
          <w:pPr>
            <w:autoSpaceDE w:val="0"/>
            <w:autoSpaceDN w:val="0"/>
            <w:ind w:hanging="480"/>
            <w:divId w:val="728652786"/>
            <w:rPr>
              <w:color w:val="000000"/>
            </w:rPr>
          </w:pPr>
          <w:r w:rsidRPr="007B7AD9">
            <w:rPr>
              <w:color w:val="000000"/>
            </w:rPr>
            <w:t xml:space="preserve">Oomen ME, Rodriguez-Terrones D, </w:t>
          </w:r>
          <w:r w:rsidRPr="007B7AD9">
            <w:rPr>
              <w:color w:val="000000"/>
            </w:rPr>
            <w:t>Kurome</w:t>
          </w:r>
          <w:r w:rsidRPr="007B7AD9">
            <w:rPr>
              <w:color w:val="000000"/>
            </w:rPr>
            <w:t xml:space="preserve"> M </w:t>
          </w:r>
          <w:r w:rsidRPr="007B7AD9">
            <w:rPr>
              <w:i/>
              <w:iCs/>
              <w:color w:val="000000"/>
            </w:rPr>
            <w:t>et al.</w:t>
          </w:r>
          <w:r w:rsidRPr="007B7AD9">
            <w:rPr>
              <w:color w:val="000000"/>
            </w:rPr>
            <w:t xml:space="preserve"> An atlas of transcription initiation reveals regulatory principles of gene and transposable element expression in early mammalian development. </w:t>
          </w:r>
          <w:r w:rsidRPr="007B7AD9">
            <w:rPr>
              <w:i/>
              <w:iCs/>
              <w:color w:val="000000"/>
            </w:rPr>
            <w:t>Cell</w:t>
          </w:r>
          <w:r w:rsidRPr="007B7AD9">
            <w:rPr>
              <w:color w:val="000000"/>
            </w:rPr>
            <w:t xml:space="preserve"> 2025;</w:t>
          </w:r>
          <w:r w:rsidRPr="007B7AD9">
            <w:rPr>
              <w:b/>
              <w:bCs/>
              <w:color w:val="000000"/>
            </w:rPr>
            <w:t>188</w:t>
          </w:r>
          <w:r w:rsidRPr="007B7AD9">
            <w:rPr>
              <w:color w:val="000000"/>
            </w:rPr>
            <w:t>(4):1156-1174.e20. https://doi.org/10.1016/j.cell.2024.12.013.</w:t>
          </w:r>
        </w:p>
        <w:p w14:paraId="4240EFB9" w14:textId="77777777" w:rsidR="007B7AD9" w:rsidRPr="007B7AD9" w:rsidRDefault="007B7AD9">
          <w:pPr>
            <w:autoSpaceDE w:val="0"/>
            <w:autoSpaceDN w:val="0"/>
            <w:ind w:hanging="480"/>
            <w:divId w:val="1205823133"/>
            <w:rPr>
              <w:color w:val="000000"/>
            </w:rPr>
          </w:pPr>
          <w:r w:rsidRPr="007B7AD9">
            <w:rPr>
              <w:color w:val="000000"/>
            </w:rPr>
            <w:t>Ottaiano</w:t>
          </w:r>
          <w:r w:rsidRPr="007B7AD9">
            <w:rPr>
              <w:color w:val="000000"/>
            </w:rPr>
            <w:t xml:space="preserve"> A, </w:t>
          </w:r>
          <w:r w:rsidRPr="007B7AD9">
            <w:rPr>
              <w:color w:val="000000"/>
            </w:rPr>
            <w:t>Santorsola</w:t>
          </w:r>
          <w:r w:rsidRPr="007B7AD9">
            <w:rPr>
              <w:color w:val="000000"/>
            </w:rPr>
            <w:t xml:space="preserve"> M, Sabbatino F </w:t>
          </w:r>
          <w:r w:rsidRPr="007B7AD9">
            <w:rPr>
              <w:i/>
              <w:iCs/>
              <w:color w:val="000000"/>
            </w:rPr>
            <w:t>et al.</w:t>
          </w:r>
          <w:r w:rsidRPr="007B7AD9">
            <w:rPr>
              <w:color w:val="000000"/>
            </w:rPr>
            <w:t xml:space="preserve"> Interpreting cancer genetics through a two-step “evolutionary cascade hypothesis”: bridging neutral and selective perspectives. </w:t>
          </w:r>
          <w:r w:rsidRPr="007B7AD9">
            <w:rPr>
              <w:i/>
              <w:iCs/>
              <w:color w:val="000000"/>
            </w:rPr>
            <w:t>Journal of Translational Medicine 2026 24:1</w:t>
          </w:r>
          <w:r w:rsidRPr="007B7AD9">
            <w:rPr>
              <w:color w:val="000000"/>
            </w:rPr>
            <w:t xml:space="preserve"> 2026;</w:t>
          </w:r>
          <w:r w:rsidRPr="007B7AD9">
            <w:rPr>
              <w:b/>
              <w:bCs/>
              <w:color w:val="000000"/>
            </w:rPr>
            <w:t>24</w:t>
          </w:r>
          <w:r w:rsidRPr="007B7AD9">
            <w:rPr>
              <w:color w:val="000000"/>
            </w:rPr>
            <w:t>(1):407-. https://doi.org/10.1186/S12967-026-07869-W.</w:t>
          </w:r>
        </w:p>
        <w:p w14:paraId="50395CFB" w14:textId="77777777" w:rsidR="007B7AD9" w:rsidRPr="007B7AD9" w:rsidRDefault="007B7AD9">
          <w:pPr>
            <w:autoSpaceDE w:val="0"/>
            <w:autoSpaceDN w:val="0"/>
            <w:ind w:hanging="480"/>
            <w:divId w:val="509683354"/>
            <w:rPr>
              <w:color w:val="000000"/>
            </w:rPr>
          </w:pPr>
          <w:r w:rsidRPr="007B7AD9">
            <w:rPr>
              <w:color w:val="000000"/>
            </w:rPr>
            <w:t xml:space="preserve">Pascarella G, </w:t>
          </w:r>
          <w:r w:rsidRPr="007B7AD9">
            <w:rPr>
              <w:color w:val="000000"/>
            </w:rPr>
            <w:t>Mikhova</w:t>
          </w:r>
          <w:r w:rsidRPr="007B7AD9">
            <w:rPr>
              <w:color w:val="000000"/>
            </w:rPr>
            <w:t xml:space="preserve"> M, Parkhi G </w:t>
          </w:r>
          <w:r w:rsidRPr="007B7AD9">
            <w:rPr>
              <w:i/>
              <w:iCs/>
              <w:color w:val="000000"/>
            </w:rPr>
            <w:t>et al.</w:t>
          </w:r>
          <w:r w:rsidRPr="007B7AD9">
            <w:rPr>
              <w:color w:val="000000"/>
            </w:rPr>
            <w:t xml:space="preserve"> Ku limits aberrant mRNA splicing promoted by intronic antisense Alu elements. </w:t>
          </w:r>
          <w:r w:rsidRPr="007B7AD9">
            <w:rPr>
              <w:i/>
              <w:iCs/>
              <w:color w:val="000000"/>
            </w:rPr>
            <w:t>BioRxiv</w:t>
          </w:r>
          <w:r w:rsidRPr="007B7AD9">
            <w:rPr>
              <w:color w:val="000000"/>
            </w:rPr>
            <w:t xml:space="preserve"> published online 20 Nov. 2025. https://doi.org/10.1101/2025.11.20.689478.</w:t>
          </w:r>
        </w:p>
        <w:p w14:paraId="43B0DBAE" w14:textId="77777777" w:rsidR="007B7AD9" w:rsidRPr="007B7AD9" w:rsidRDefault="007B7AD9">
          <w:pPr>
            <w:autoSpaceDE w:val="0"/>
            <w:autoSpaceDN w:val="0"/>
            <w:ind w:hanging="480"/>
            <w:divId w:val="1956280047"/>
            <w:rPr>
              <w:color w:val="000000"/>
            </w:rPr>
          </w:pPr>
          <w:r w:rsidRPr="007B7AD9">
            <w:rPr>
              <w:color w:val="000000"/>
            </w:rPr>
            <w:t xml:space="preserve">Pasquesi GIM, Allen H, Ivancevic A </w:t>
          </w:r>
          <w:r w:rsidRPr="007B7AD9">
            <w:rPr>
              <w:i/>
              <w:iCs/>
              <w:color w:val="000000"/>
            </w:rPr>
            <w:t>et al.</w:t>
          </w:r>
          <w:r w:rsidRPr="007B7AD9">
            <w:rPr>
              <w:color w:val="000000"/>
            </w:rPr>
            <w:t xml:space="preserve"> Regulation of human interferon signaling by transposon </w:t>
          </w:r>
          <w:r w:rsidRPr="007B7AD9">
            <w:rPr>
              <w:color w:val="000000"/>
            </w:rPr>
            <w:t>exonization</w:t>
          </w:r>
          <w:r w:rsidRPr="007B7AD9">
            <w:rPr>
              <w:color w:val="000000"/>
            </w:rPr>
            <w:t xml:space="preserve">. </w:t>
          </w:r>
          <w:r w:rsidRPr="007B7AD9">
            <w:rPr>
              <w:i/>
              <w:iCs/>
              <w:color w:val="000000"/>
            </w:rPr>
            <w:t>Cell</w:t>
          </w:r>
          <w:r w:rsidRPr="007B7AD9">
            <w:rPr>
              <w:color w:val="000000"/>
            </w:rPr>
            <w:t xml:space="preserve"> 2024;</w:t>
          </w:r>
          <w:r w:rsidRPr="007B7AD9">
            <w:rPr>
              <w:b/>
              <w:bCs/>
              <w:color w:val="000000"/>
            </w:rPr>
            <w:t>187</w:t>
          </w:r>
          <w:r w:rsidRPr="007B7AD9">
            <w:rPr>
              <w:color w:val="000000"/>
            </w:rPr>
            <w:t>(26):7621-7636.e19. https://doi.org/10.1016/J.CELL.2024.11.016.</w:t>
          </w:r>
        </w:p>
        <w:p w14:paraId="72E87B86" w14:textId="77777777" w:rsidR="007B7AD9" w:rsidRPr="007B7AD9" w:rsidRDefault="007B7AD9">
          <w:pPr>
            <w:autoSpaceDE w:val="0"/>
            <w:autoSpaceDN w:val="0"/>
            <w:ind w:hanging="480"/>
            <w:divId w:val="84495031"/>
            <w:rPr>
              <w:color w:val="000000"/>
            </w:rPr>
          </w:pPr>
          <w:r w:rsidRPr="007B7AD9">
            <w:rPr>
              <w:color w:val="000000"/>
            </w:rPr>
            <w:t xml:space="preserve">Payer LM, Steranka JP, Ardeljan D </w:t>
          </w:r>
          <w:r w:rsidRPr="007B7AD9">
            <w:rPr>
              <w:i/>
              <w:iCs/>
              <w:color w:val="000000"/>
            </w:rPr>
            <w:t>et al.</w:t>
          </w:r>
          <w:r w:rsidRPr="007B7AD9">
            <w:rPr>
              <w:color w:val="000000"/>
            </w:rPr>
            <w:t xml:space="preserve"> Alu insertion variants alter mRNA splicing. </w:t>
          </w:r>
          <w:r w:rsidRPr="007B7AD9">
            <w:rPr>
              <w:i/>
              <w:iCs/>
              <w:color w:val="000000"/>
            </w:rPr>
            <w:t>Nucleic Acids Res</w:t>
          </w:r>
          <w:r w:rsidRPr="007B7AD9">
            <w:rPr>
              <w:color w:val="000000"/>
            </w:rPr>
            <w:t xml:space="preserve"> 2018;</w:t>
          </w:r>
          <w:r w:rsidRPr="007B7AD9">
            <w:rPr>
              <w:b/>
              <w:bCs/>
              <w:color w:val="000000"/>
            </w:rPr>
            <w:t>47</w:t>
          </w:r>
          <w:r w:rsidRPr="007B7AD9">
            <w:rPr>
              <w:color w:val="000000"/>
            </w:rPr>
            <w:t>(1):421. https://doi.org/10.1093/NAR/GKY1086.</w:t>
          </w:r>
        </w:p>
        <w:p w14:paraId="5BD7B14C" w14:textId="77777777" w:rsidR="007B7AD9" w:rsidRPr="007B7AD9" w:rsidRDefault="007B7AD9">
          <w:pPr>
            <w:autoSpaceDE w:val="0"/>
            <w:autoSpaceDN w:val="0"/>
            <w:ind w:hanging="480"/>
            <w:divId w:val="419563824"/>
            <w:rPr>
              <w:color w:val="000000"/>
            </w:rPr>
          </w:pPr>
          <w:r w:rsidRPr="007B7AD9">
            <w:rPr>
              <w:color w:val="000000"/>
            </w:rPr>
            <w:t xml:space="preserve">Perez G, Barber GP, Benet-Pages A </w:t>
          </w:r>
          <w:r w:rsidRPr="007B7AD9">
            <w:rPr>
              <w:i/>
              <w:iCs/>
              <w:color w:val="000000"/>
            </w:rPr>
            <w:t>et al.</w:t>
          </w:r>
          <w:r w:rsidRPr="007B7AD9">
            <w:rPr>
              <w:color w:val="000000"/>
            </w:rPr>
            <w:t xml:space="preserve"> The UCSC Genome Browser database: 2025 update. </w:t>
          </w:r>
          <w:r w:rsidRPr="007B7AD9">
            <w:rPr>
              <w:i/>
              <w:iCs/>
              <w:color w:val="000000"/>
            </w:rPr>
            <w:t>Nucleic Acids Res</w:t>
          </w:r>
          <w:r w:rsidRPr="007B7AD9">
            <w:rPr>
              <w:color w:val="000000"/>
            </w:rPr>
            <w:t xml:space="preserve"> 2025;</w:t>
          </w:r>
          <w:r w:rsidRPr="007B7AD9">
            <w:rPr>
              <w:b/>
              <w:bCs/>
              <w:color w:val="000000"/>
            </w:rPr>
            <w:t>53</w:t>
          </w:r>
          <w:r w:rsidRPr="007B7AD9">
            <w:rPr>
              <w:color w:val="000000"/>
            </w:rPr>
            <w:t>(D1</w:t>
          </w:r>
          <w:r w:rsidRPr="007B7AD9">
            <w:rPr>
              <w:color w:val="000000"/>
            </w:rPr>
            <w:t>):D</w:t>
          </w:r>
          <w:r w:rsidRPr="007B7AD9">
            <w:rPr>
              <w:color w:val="000000"/>
            </w:rPr>
            <w:t>1243–9. https://doi.org/10.1093/NAR/GKAE974.</w:t>
          </w:r>
        </w:p>
        <w:p w14:paraId="7CB9A6EB" w14:textId="77777777" w:rsidR="007B7AD9" w:rsidRPr="007B7AD9" w:rsidRDefault="007B7AD9">
          <w:pPr>
            <w:autoSpaceDE w:val="0"/>
            <w:autoSpaceDN w:val="0"/>
            <w:ind w:hanging="480"/>
            <w:divId w:val="1914466358"/>
            <w:rPr>
              <w:color w:val="000000"/>
            </w:rPr>
          </w:pPr>
          <w:r w:rsidRPr="007B7AD9">
            <w:rPr>
              <w:color w:val="000000"/>
            </w:rPr>
            <w:t xml:space="preserve">Perrone Gary G, Unpingco Gary J, Lu Gary H </w:t>
          </w:r>
          <w:r w:rsidRPr="007B7AD9">
            <w:rPr>
              <w:color w:val="000000"/>
            </w:rPr>
            <w:t>minn.</w:t>
          </w:r>
          <w:r w:rsidRPr="007B7AD9">
            <w:rPr>
              <w:color w:val="000000"/>
            </w:rPr>
            <w:t xml:space="preserve"> Network visualizations with </w:t>
          </w:r>
          <w:r w:rsidRPr="007B7AD9">
            <w:rPr>
              <w:color w:val="000000"/>
            </w:rPr>
            <w:t>Pyvis</w:t>
          </w:r>
          <w:r w:rsidRPr="007B7AD9">
            <w:rPr>
              <w:color w:val="000000"/>
            </w:rPr>
            <w:t xml:space="preserve"> and </w:t>
          </w:r>
          <w:r w:rsidRPr="007B7AD9">
            <w:rPr>
              <w:color w:val="000000"/>
            </w:rPr>
            <w:t>VisJS</w:t>
          </w:r>
          <w:r w:rsidRPr="007B7AD9">
            <w:rPr>
              <w:color w:val="000000"/>
            </w:rPr>
            <w:t xml:space="preserve">. </w:t>
          </w:r>
          <w:r w:rsidRPr="007B7AD9">
            <w:rPr>
              <w:i/>
              <w:iCs/>
              <w:color w:val="000000"/>
            </w:rPr>
            <w:t>Proceedings of the 19th Python in Science Conference</w:t>
          </w:r>
          <w:r w:rsidRPr="007B7AD9">
            <w:rPr>
              <w:color w:val="000000"/>
            </w:rPr>
            <w:t xml:space="preserve"> 2 Jun. 2020:58–62. https://doi.org/10.25080/majora-342d178e-008.</w:t>
          </w:r>
        </w:p>
        <w:p w14:paraId="79457E4D" w14:textId="77777777" w:rsidR="007B7AD9" w:rsidRPr="007B7AD9" w:rsidRDefault="007B7AD9">
          <w:pPr>
            <w:autoSpaceDE w:val="0"/>
            <w:autoSpaceDN w:val="0"/>
            <w:ind w:hanging="480"/>
            <w:divId w:val="2135252654"/>
            <w:rPr>
              <w:color w:val="000000"/>
            </w:rPr>
          </w:pPr>
          <w:r w:rsidRPr="007B7AD9">
            <w:rPr>
              <w:color w:val="000000"/>
            </w:rPr>
            <w:t xml:space="preserve">Petri R, Brattås PL, Sharma Y </w:t>
          </w:r>
          <w:r w:rsidRPr="007B7AD9">
            <w:rPr>
              <w:i/>
              <w:iCs/>
              <w:color w:val="000000"/>
            </w:rPr>
            <w:t>et al.</w:t>
          </w:r>
          <w:r w:rsidRPr="007B7AD9">
            <w:rPr>
              <w:color w:val="000000"/>
            </w:rPr>
            <w:t xml:space="preserve"> LINE-2 transposable elements are a source of functional human microRNAs and target sites. </w:t>
          </w:r>
          <w:r w:rsidRPr="007B7AD9">
            <w:rPr>
              <w:i/>
              <w:iCs/>
              <w:color w:val="000000"/>
            </w:rPr>
            <w:t>PLoS</w:t>
          </w:r>
          <w:r w:rsidRPr="007B7AD9">
            <w:rPr>
              <w:i/>
              <w:iCs/>
              <w:color w:val="000000"/>
            </w:rPr>
            <w:t xml:space="preserve"> Genet</w:t>
          </w:r>
          <w:r w:rsidRPr="007B7AD9">
            <w:rPr>
              <w:color w:val="000000"/>
            </w:rPr>
            <w:t xml:space="preserve"> 2019;</w:t>
          </w:r>
          <w:r w:rsidRPr="007B7AD9">
            <w:rPr>
              <w:b/>
              <w:bCs/>
              <w:color w:val="000000"/>
            </w:rPr>
            <w:t>15</w:t>
          </w:r>
          <w:r w:rsidRPr="007B7AD9">
            <w:rPr>
              <w:color w:val="000000"/>
            </w:rPr>
            <w:t>(3</w:t>
          </w:r>
          <w:r w:rsidRPr="007B7AD9">
            <w:rPr>
              <w:color w:val="000000"/>
            </w:rPr>
            <w:t>):e</w:t>
          </w:r>
          <w:r w:rsidRPr="007B7AD9">
            <w:rPr>
              <w:color w:val="000000"/>
            </w:rPr>
            <w:t>1008036. https://doi.org/10.1371/JOURNAL.PGEN.1008036.</w:t>
          </w:r>
        </w:p>
        <w:p w14:paraId="7A0B569E" w14:textId="77777777" w:rsidR="007B7AD9" w:rsidRPr="007B7AD9" w:rsidRDefault="007B7AD9">
          <w:pPr>
            <w:autoSpaceDE w:val="0"/>
            <w:autoSpaceDN w:val="0"/>
            <w:ind w:hanging="480"/>
            <w:divId w:val="1106539409"/>
            <w:rPr>
              <w:color w:val="000000"/>
            </w:rPr>
          </w:pPr>
          <w:r w:rsidRPr="007B7AD9">
            <w:rPr>
              <w:color w:val="000000"/>
            </w:rPr>
            <w:t xml:space="preserve">Pirogov SA, Maksimenko OG, Georgiev PG. Transposable Elements in the Evolution of Gene Regulatory Networks. </w:t>
          </w:r>
          <w:r w:rsidRPr="007B7AD9">
            <w:rPr>
              <w:i/>
              <w:iCs/>
              <w:color w:val="000000"/>
            </w:rPr>
            <w:t>Russian Journal of Genetics 2019 55:1</w:t>
          </w:r>
          <w:r w:rsidRPr="007B7AD9">
            <w:rPr>
              <w:color w:val="000000"/>
            </w:rPr>
            <w:t xml:space="preserve"> 2019;</w:t>
          </w:r>
          <w:r w:rsidRPr="007B7AD9">
            <w:rPr>
              <w:b/>
              <w:bCs/>
              <w:color w:val="000000"/>
            </w:rPr>
            <w:t>55</w:t>
          </w:r>
          <w:r w:rsidRPr="007B7AD9">
            <w:rPr>
              <w:color w:val="000000"/>
            </w:rPr>
            <w:t>(1):24–34. https://doi.org/10.1134/S1022795419010113.</w:t>
          </w:r>
        </w:p>
        <w:p w14:paraId="2006D4FA" w14:textId="77777777" w:rsidR="007B7AD9" w:rsidRPr="007B7AD9" w:rsidRDefault="007B7AD9">
          <w:pPr>
            <w:autoSpaceDE w:val="0"/>
            <w:autoSpaceDN w:val="0"/>
            <w:ind w:hanging="480"/>
            <w:divId w:val="1054744234"/>
            <w:rPr>
              <w:color w:val="000000"/>
            </w:rPr>
          </w:pPr>
          <w:r w:rsidRPr="007B7AD9">
            <w:rPr>
              <w:color w:val="000000"/>
            </w:rPr>
            <w:t>Plotly Inc. Interactive Data Visualization &amp; Data Apps | Plotly. n.d. https://plotly.com/ (5 Apr. 2026, date last accessed).</w:t>
          </w:r>
        </w:p>
        <w:p w14:paraId="41252BC0" w14:textId="77777777" w:rsidR="007B7AD9" w:rsidRPr="007B7AD9" w:rsidRDefault="007B7AD9">
          <w:pPr>
            <w:autoSpaceDE w:val="0"/>
            <w:autoSpaceDN w:val="0"/>
            <w:ind w:hanging="480"/>
            <w:divId w:val="1002004083"/>
            <w:rPr>
              <w:color w:val="000000"/>
            </w:rPr>
          </w:pPr>
          <w:r w:rsidRPr="007B7AD9">
            <w:rPr>
              <w:color w:val="000000"/>
            </w:rPr>
            <w:t>Pribus</w:t>
          </w:r>
          <w:r w:rsidRPr="007B7AD9">
            <w:rPr>
              <w:color w:val="000000"/>
            </w:rPr>
            <w:t xml:space="preserve"> SJ, </w:t>
          </w:r>
          <w:r w:rsidRPr="007B7AD9">
            <w:rPr>
              <w:color w:val="000000"/>
            </w:rPr>
            <w:t>Osredek</w:t>
          </w:r>
          <w:r w:rsidRPr="007B7AD9">
            <w:rPr>
              <w:color w:val="000000"/>
            </w:rPr>
            <w:t xml:space="preserve"> I, </w:t>
          </w:r>
          <w:r w:rsidRPr="007B7AD9">
            <w:rPr>
              <w:color w:val="000000"/>
            </w:rPr>
            <w:t>Otonicar</w:t>
          </w:r>
          <w:r w:rsidRPr="007B7AD9">
            <w:rPr>
              <w:color w:val="000000"/>
            </w:rPr>
            <w:t xml:space="preserve"> J </w:t>
          </w:r>
          <w:r w:rsidRPr="007B7AD9">
            <w:rPr>
              <w:i/>
              <w:iCs/>
              <w:color w:val="000000"/>
            </w:rPr>
            <w:t>et al.</w:t>
          </w:r>
          <w:r w:rsidRPr="007B7AD9">
            <w:rPr>
              <w:color w:val="000000"/>
            </w:rPr>
            <w:t xml:space="preserve"> Integrative spatial and multi-</w:t>
          </w:r>
          <w:r w:rsidRPr="007B7AD9">
            <w:rPr>
              <w:color w:val="000000"/>
            </w:rPr>
            <w:t>omic</w:t>
          </w:r>
          <w:r w:rsidRPr="007B7AD9">
            <w:rPr>
              <w:color w:val="000000"/>
            </w:rPr>
            <w:t xml:space="preserve"> profiling in bladder cancer links L1 </w:t>
          </w:r>
          <w:r w:rsidRPr="007B7AD9">
            <w:rPr>
              <w:color w:val="000000"/>
            </w:rPr>
            <w:t>retrotransposition</w:t>
          </w:r>
          <w:r w:rsidRPr="007B7AD9">
            <w:rPr>
              <w:color w:val="000000"/>
            </w:rPr>
            <w:t xml:space="preserve"> to extrachromosomal DNA, genomic instability, and viral mimicry response. </w:t>
          </w:r>
          <w:r w:rsidRPr="007B7AD9">
            <w:rPr>
              <w:i/>
              <w:iCs/>
              <w:color w:val="000000"/>
            </w:rPr>
            <w:t>BioRxiv</w:t>
          </w:r>
          <w:r w:rsidRPr="007B7AD9">
            <w:rPr>
              <w:color w:val="000000"/>
            </w:rPr>
            <w:t xml:space="preserve"> 2 Aug. 2025:2025.07.30.667694. https://doi.org/10.1101/2025.07.30.667694.</w:t>
          </w:r>
        </w:p>
        <w:p w14:paraId="4A0C2FAE" w14:textId="77777777" w:rsidR="007B7AD9" w:rsidRPr="007B7AD9" w:rsidRDefault="007B7AD9">
          <w:pPr>
            <w:autoSpaceDE w:val="0"/>
            <w:autoSpaceDN w:val="0"/>
            <w:ind w:hanging="480"/>
            <w:divId w:val="1040976738"/>
            <w:rPr>
              <w:color w:val="000000"/>
            </w:rPr>
          </w:pPr>
          <w:r w:rsidRPr="007B7AD9">
            <w:rPr>
              <w:color w:val="000000"/>
            </w:rPr>
            <w:t xml:space="preserve">Quinlan AR, Hall IM. </w:t>
          </w:r>
          <w:r w:rsidRPr="007B7AD9">
            <w:rPr>
              <w:color w:val="000000"/>
            </w:rPr>
            <w:t>BEDTools</w:t>
          </w:r>
          <w:r w:rsidRPr="007B7AD9">
            <w:rPr>
              <w:color w:val="000000"/>
            </w:rPr>
            <w:t xml:space="preserve">: a flexible suite of utilities for comparing genomic features. </w:t>
          </w:r>
          <w:r w:rsidRPr="007B7AD9">
            <w:rPr>
              <w:i/>
              <w:iCs/>
              <w:color w:val="000000"/>
            </w:rPr>
            <w:t>Bioinformatics</w:t>
          </w:r>
          <w:r w:rsidRPr="007B7AD9">
            <w:rPr>
              <w:color w:val="000000"/>
            </w:rPr>
            <w:t xml:space="preserve"> 2010;</w:t>
          </w:r>
          <w:r w:rsidRPr="007B7AD9">
            <w:rPr>
              <w:b/>
              <w:bCs/>
              <w:color w:val="000000"/>
            </w:rPr>
            <w:t>26</w:t>
          </w:r>
          <w:r w:rsidRPr="007B7AD9">
            <w:rPr>
              <w:color w:val="000000"/>
            </w:rPr>
            <w:t>(6):841–2. https://doi.org/10.1093/BIOINFORMATICS/BTQ033.</w:t>
          </w:r>
        </w:p>
        <w:p w14:paraId="508DF243" w14:textId="77777777" w:rsidR="007B7AD9" w:rsidRPr="007B7AD9" w:rsidRDefault="007B7AD9">
          <w:pPr>
            <w:autoSpaceDE w:val="0"/>
            <w:autoSpaceDN w:val="0"/>
            <w:ind w:hanging="480"/>
            <w:divId w:val="510948430"/>
            <w:rPr>
              <w:color w:val="000000"/>
            </w:rPr>
          </w:pPr>
          <w:r w:rsidRPr="007B7AD9">
            <w:rPr>
              <w:color w:val="000000"/>
            </w:rPr>
            <w:t xml:space="preserve">Ranjan R, </w:t>
          </w:r>
          <w:r w:rsidRPr="007B7AD9">
            <w:rPr>
              <w:color w:val="000000"/>
            </w:rPr>
            <w:t>Logette</w:t>
          </w:r>
          <w:r w:rsidRPr="007B7AD9">
            <w:rPr>
              <w:color w:val="000000"/>
            </w:rPr>
            <w:t xml:space="preserve"> E, Marani M </w:t>
          </w:r>
          <w:r w:rsidRPr="007B7AD9">
            <w:rPr>
              <w:i/>
              <w:iCs/>
              <w:color w:val="000000"/>
            </w:rPr>
            <w:t>et al.</w:t>
          </w:r>
          <w:r w:rsidRPr="007B7AD9">
            <w:rPr>
              <w:color w:val="000000"/>
            </w:rPr>
            <w:t xml:space="preserve"> A Kinetic Map of the Homomeric Voltage-Gated Potassium Channel (</w:t>
          </w:r>
          <w:r w:rsidRPr="007B7AD9">
            <w:rPr>
              <w:color w:val="000000"/>
            </w:rPr>
            <w:t>Kv</w:t>
          </w:r>
          <w:r w:rsidRPr="007B7AD9">
            <w:rPr>
              <w:color w:val="000000"/>
            </w:rPr>
            <w:t xml:space="preserve">) Family. </w:t>
          </w:r>
          <w:r w:rsidRPr="007B7AD9">
            <w:rPr>
              <w:i/>
              <w:iCs/>
              <w:color w:val="000000"/>
            </w:rPr>
            <w:t xml:space="preserve">Front Cell </w:t>
          </w:r>
          <w:r w:rsidRPr="007B7AD9">
            <w:rPr>
              <w:i/>
              <w:iCs/>
              <w:color w:val="000000"/>
            </w:rPr>
            <w:t>Neurosci</w:t>
          </w:r>
          <w:r w:rsidRPr="007B7AD9">
            <w:rPr>
              <w:color w:val="000000"/>
            </w:rPr>
            <w:t xml:space="preserve"> </w:t>
          </w:r>
          <w:r w:rsidRPr="007B7AD9">
            <w:rPr>
              <w:color w:val="000000"/>
            </w:rPr>
            <w:t>2019;</w:t>
          </w:r>
          <w:r w:rsidRPr="007B7AD9">
            <w:rPr>
              <w:b/>
              <w:bCs/>
              <w:color w:val="000000"/>
            </w:rPr>
            <w:t>13</w:t>
          </w:r>
          <w:r w:rsidRPr="007B7AD9">
            <w:rPr>
              <w:color w:val="000000"/>
            </w:rPr>
            <w:t>:450839</w:t>
          </w:r>
          <w:r w:rsidRPr="007B7AD9">
            <w:rPr>
              <w:color w:val="000000"/>
            </w:rPr>
            <w:t>. https://doi.org/10.3389/FNCEL.2019.00358/TEXT.</w:t>
          </w:r>
        </w:p>
        <w:p w14:paraId="7093DC30" w14:textId="77777777" w:rsidR="007B7AD9" w:rsidRPr="007B7AD9" w:rsidRDefault="007B7AD9">
          <w:pPr>
            <w:autoSpaceDE w:val="0"/>
            <w:autoSpaceDN w:val="0"/>
            <w:ind w:hanging="480"/>
            <w:divId w:val="103961213"/>
            <w:rPr>
              <w:color w:val="000000"/>
            </w:rPr>
          </w:pPr>
          <w:r w:rsidRPr="007B7AD9">
            <w:rPr>
              <w:color w:val="000000"/>
            </w:rPr>
            <w:t xml:space="preserve">Redaelli S, </w:t>
          </w:r>
          <w:r w:rsidRPr="007B7AD9">
            <w:rPr>
              <w:color w:val="000000"/>
            </w:rPr>
            <w:t>Grati</w:t>
          </w:r>
          <w:r w:rsidRPr="007B7AD9">
            <w:rPr>
              <w:color w:val="000000"/>
            </w:rPr>
            <w:t xml:space="preserve"> FR, Tritto V </w:t>
          </w:r>
          <w:r w:rsidRPr="007B7AD9">
            <w:rPr>
              <w:i/>
              <w:iCs/>
              <w:color w:val="000000"/>
            </w:rPr>
            <w:t>et al.</w:t>
          </w:r>
          <w:r w:rsidRPr="007B7AD9">
            <w:rPr>
              <w:color w:val="000000"/>
            </w:rPr>
            <w:t xml:space="preserve"> Olfactory receptor genes and chromosome 11 structural aberrations: Players or spectators? </w:t>
          </w:r>
          <w:r w:rsidRPr="007B7AD9">
            <w:rPr>
              <w:i/>
              <w:iCs/>
              <w:color w:val="000000"/>
            </w:rPr>
            <w:t>Human Genetics and Genomics Advances</w:t>
          </w:r>
          <w:r w:rsidRPr="007B7AD9">
            <w:rPr>
              <w:color w:val="000000"/>
            </w:rPr>
            <w:t xml:space="preserve"> 2024;</w:t>
          </w:r>
          <w:r w:rsidRPr="007B7AD9">
            <w:rPr>
              <w:b/>
              <w:bCs/>
              <w:color w:val="000000"/>
            </w:rPr>
            <w:t>5</w:t>
          </w:r>
          <w:r w:rsidRPr="007B7AD9">
            <w:rPr>
              <w:color w:val="000000"/>
            </w:rPr>
            <w:t>(2). https://doi.org/10.1016/j.xhgg.2023.100261.</w:t>
          </w:r>
        </w:p>
        <w:p w14:paraId="73731432" w14:textId="77777777" w:rsidR="007B7AD9" w:rsidRPr="007B7AD9" w:rsidRDefault="007B7AD9">
          <w:pPr>
            <w:autoSpaceDE w:val="0"/>
            <w:autoSpaceDN w:val="0"/>
            <w:ind w:hanging="480"/>
            <w:divId w:val="58090286"/>
            <w:rPr>
              <w:color w:val="000000"/>
            </w:rPr>
          </w:pPr>
          <w:r w:rsidRPr="007B7AD9">
            <w:rPr>
              <w:color w:val="000000"/>
            </w:rPr>
            <w:t>Rishishwar</w:t>
          </w:r>
          <w:r w:rsidRPr="007B7AD9">
            <w:rPr>
              <w:color w:val="000000"/>
            </w:rPr>
            <w:t xml:space="preserve"> L, Wang L, Clayton EA </w:t>
          </w:r>
          <w:r w:rsidRPr="007B7AD9">
            <w:rPr>
              <w:i/>
              <w:iCs/>
              <w:color w:val="000000"/>
            </w:rPr>
            <w:t>et al.</w:t>
          </w:r>
          <w:r w:rsidRPr="007B7AD9">
            <w:rPr>
              <w:color w:val="000000"/>
            </w:rPr>
            <w:t xml:space="preserve"> Population and clinical genetics of human transposable elements in the (post) genomic era. </w:t>
          </w:r>
          <w:r w:rsidRPr="007B7AD9">
            <w:rPr>
              <w:i/>
              <w:iCs/>
              <w:color w:val="000000"/>
            </w:rPr>
            <w:t>Mob Genet Elements</w:t>
          </w:r>
          <w:r w:rsidRPr="007B7AD9">
            <w:rPr>
              <w:color w:val="000000"/>
            </w:rPr>
            <w:t xml:space="preserve"> 2017;</w:t>
          </w:r>
          <w:r w:rsidRPr="007B7AD9">
            <w:rPr>
              <w:b/>
              <w:bCs/>
              <w:color w:val="000000"/>
            </w:rPr>
            <w:t>7</w:t>
          </w:r>
          <w:r w:rsidRPr="007B7AD9">
            <w:rPr>
              <w:color w:val="000000"/>
            </w:rPr>
            <w:t>(1):1. https://doi.org/10.1080/2159256X.2017.1280116.</w:t>
          </w:r>
        </w:p>
        <w:p w14:paraId="20DABE9F" w14:textId="77777777" w:rsidR="007B7AD9" w:rsidRPr="007B7AD9" w:rsidRDefault="007B7AD9">
          <w:pPr>
            <w:autoSpaceDE w:val="0"/>
            <w:autoSpaceDN w:val="0"/>
            <w:ind w:hanging="480"/>
            <w:divId w:val="1506165300"/>
            <w:rPr>
              <w:color w:val="000000"/>
            </w:rPr>
          </w:pPr>
          <w:r w:rsidRPr="007B7AD9">
            <w:rPr>
              <w:color w:val="000000"/>
            </w:rPr>
            <w:lastRenderedPageBreak/>
            <w:t xml:space="preserve">Roller M, Stamper E, Villar D </w:t>
          </w:r>
          <w:r w:rsidRPr="007B7AD9">
            <w:rPr>
              <w:i/>
              <w:iCs/>
              <w:color w:val="000000"/>
            </w:rPr>
            <w:t>et al.</w:t>
          </w:r>
          <w:r w:rsidRPr="007B7AD9">
            <w:rPr>
              <w:color w:val="000000"/>
            </w:rPr>
            <w:t xml:space="preserve"> LINE retrotransposons characterize mammalian tissue-specific and evolutionarily dynamic regulatory regions. </w:t>
          </w:r>
          <w:r w:rsidRPr="007B7AD9">
            <w:rPr>
              <w:i/>
              <w:iCs/>
              <w:color w:val="000000"/>
            </w:rPr>
            <w:t>Genome Biology 2021 22:1</w:t>
          </w:r>
          <w:r w:rsidRPr="007B7AD9">
            <w:rPr>
              <w:color w:val="000000"/>
            </w:rPr>
            <w:t xml:space="preserve"> 2021;</w:t>
          </w:r>
          <w:r w:rsidRPr="007B7AD9">
            <w:rPr>
              <w:b/>
              <w:bCs/>
              <w:color w:val="000000"/>
            </w:rPr>
            <w:t>22</w:t>
          </w:r>
          <w:r w:rsidRPr="007B7AD9">
            <w:rPr>
              <w:color w:val="000000"/>
            </w:rPr>
            <w:t>(1):62-. https://doi.org/10.1186/S13059-021-02260-Y.</w:t>
          </w:r>
        </w:p>
        <w:p w14:paraId="02CFA85E" w14:textId="77777777" w:rsidR="007B7AD9" w:rsidRPr="007B7AD9" w:rsidRDefault="007B7AD9">
          <w:pPr>
            <w:autoSpaceDE w:val="0"/>
            <w:autoSpaceDN w:val="0"/>
            <w:ind w:hanging="480"/>
            <w:divId w:val="1540359853"/>
            <w:rPr>
              <w:color w:val="000000"/>
            </w:rPr>
          </w:pPr>
          <w:r w:rsidRPr="007B7AD9">
            <w:rPr>
              <w:color w:val="000000"/>
            </w:rPr>
            <w:t xml:space="preserve">Seabold S, </w:t>
          </w:r>
          <w:r w:rsidRPr="007B7AD9">
            <w:rPr>
              <w:color w:val="000000"/>
            </w:rPr>
            <w:t>Perktold</w:t>
          </w:r>
          <w:r w:rsidRPr="007B7AD9">
            <w:rPr>
              <w:color w:val="000000"/>
            </w:rPr>
            <w:t xml:space="preserve"> J. </w:t>
          </w:r>
          <w:r w:rsidRPr="007B7AD9">
            <w:rPr>
              <w:color w:val="000000"/>
            </w:rPr>
            <w:t>Statsmodels</w:t>
          </w:r>
          <w:r w:rsidRPr="007B7AD9">
            <w:rPr>
              <w:color w:val="000000"/>
            </w:rPr>
            <w:t xml:space="preserve">: Econometric and Statistical Modeling with Python. </w:t>
          </w:r>
          <w:r w:rsidRPr="007B7AD9">
            <w:rPr>
              <w:i/>
              <w:iCs/>
              <w:color w:val="000000"/>
            </w:rPr>
            <w:t>SciPy 2010</w:t>
          </w:r>
          <w:r w:rsidRPr="007B7AD9">
            <w:rPr>
              <w:color w:val="000000"/>
            </w:rPr>
            <w:t xml:space="preserve"> 2010:92–6. https://doi.org/10.25080/MAJORA-92BF1922-011.</w:t>
          </w:r>
        </w:p>
        <w:p w14:paraId="737AC003" w14:textId="77777777" w:rsidR="007B7AD9" w:rsidRPr="007B7AD9" w:rsidRDefault="007B7AD9">
          <w:pPr>
            <w:autoSpaceDE w:val="0"/>
            <w:autoSpaceDN w:val="0"/>
            <w:ind w:hanging="480"/>
            <w:divId w:val="1564172894"/>
            <w:rPr>
              <w:color w:val="000000"/>
            </w:rPr>
          </w:pPr>
          <w:r w:rsidRPr="007B7AD9">
            <w:rPr>
              <w:color w:val="000000"/>
            </w:rPr>
            <w:t>Shtam</w:t>
          </w:r>
          <w:r w:rsidRPr="007B7AD9">
            <w:rPr>
              <w:color w:val="000000"/>
            </w:rPr>
            <w:t xml:space="preserve"> T, </w:t>
          </w:r>
          <w:r w:rsidRPr="007B7AD9">
            <w:rPr>
              <w:color w:val="000000"/>
            </w:rPr>
            <w:t>Naryzhny</w:t>
          </w:r>
          <w:r w:rsidRPr="007B7AD9">
            <w:rPr>
              <w:color w:val="000000"/>
            </w:rPr>
            <w:t xml:space="preserve"> S, Kopylov A </w:t>
          </w:r>
          <w:r w:rsidRPr="007B7AD9">
            <w:rPr>
              <w:i/>
              <w:iCs/>
              <w:color w:val="000000"/>
            </w:rPr>
            <w:t>et al.</w:t>
          </w:r>
          <w:r w:rsidRPr="007B7AD9">
            <w:rPr>
              <w:color w:val="000000"/>
            </w:rPr>
            <w:t xml:space="preserve"> Functional properties of circulating exosomes mediated by surface-attached plasma proteins. </w:t>
          </w:r>
          <w:r w:rsidRPr="007B7AD9">
            <w:rPr>
              <w:i/>
              <w:iCs/>
              <w:color w:val="000000"/>
            </w:rPr>
            <w:t>Haematologica</w:t>
          </w:r>
          <w:r w:rsidRPr="007B7AD9">
            <w:rPr>
              <w:color w:val="000000"/>
            </w:rPr>
            <w:t xml:space="preserve"> 2018;</w:t>
          </w:r>
          <w:r w:rsidRPr="007B7AD9">
            <w:rPr>
              <w:b/>
              <w:bCs/>
              <w:color w:val="000000"/>
            </w:rPr>
            <w:t>7</w:t>
          </w:r>
          <w:r w:rsidRPr="007B7AD9">
            <w:rPr>
              <w:color w:val="000000"/>
            </w:rPr>
            <w:t>(4):149–53. https://doi.org/10.14740/JH412W.</w:t>
          </w:r>
        </w:p>
        <w:p w14:paraId="47253731" w14:textId="77777777" w:rsidR="007B7AD9" w:rsidRPr="007B7AD9" w:rsidRDefault="007B7AD9">
          <w:pPr>
            <w:autoSpaceDE w:val="0"/>
            <w:autoSpaceDN w:val="0"/>
            <w:ind w:hanging="480"/>
            <w:divId w:val="769736043"/>
            <w:rPr>
              <w:color w:val="000000"/>
            </w:rPr>
          </w:pPr>
          <w:r w:rsidRPr="007B7AD9">
            <w:rPr>
              <w:color w:val="000000"/>
            </w:rPr>
            <w:t>Shtam</w:t>
          </w:r>
          <w:r w:rsidRPr="007B7AD9">
            <w:rPr>
              <w:color w:val="000000"/>
            </w:rPr>
            <w:t xml:space="preserve"> T, </w:t>
          </w:r>
          <w:r w:rsidRPr="007B7AD9">
            <w:rPr>
              <w:color w:val="000000"/>
            </w:rPr>
            <w:t>Naryzhny</w:t>
          </w:r>
          <w:r w:rsidRPr="007B7AD9">
            <w:rPr>
              <w:color w:val="000000"/>
            </w:rPr>
            <w:t xml:space="preserve"> S, Samsonov R </w:t>
          </w:r>
          <w:r w:rsidRPr="007B7AD9">
            <w:rPr>
              <w:i/>
              <w:iCs/>
              <w:color w:val="000000"/>
            </w:rPr>
            <w:t>et al.</w:t>
          </w:r>
          <w:r w:rsidRPr="007B7AD9">
            <w:rPr>
              <w:color w:val="000000"/>
            </w:rPr>
            <w:t xml:space="preserve"> Plasma exosomes stimulate breast cancer metastasis through surface interactions and activation of FAK signaling. </w:t>
          </w:r>
          <w:r w:rsidRPr="007B7AD9">
            <w:rPr>
              <w:i/>
              <w:iCs/>
              <w:color w:val="000000"/>
            </w:rPr>
            <w:t>Breast Cancer Research and Treatment 2018 174:1</w:t>
          </w:r>
          <w:r w:rsidRPr="007B7AD9">
            <w:rPr>
              <w:color w:val="000000"/>
            </w:rPr>
            <w:t xml:space="preserve"> 2018;</w:t>
          </w:r>
          <w:r w:rsidRPr="007B7AD9">
            <w:rPr>
              <w:b/>
              <w:bCs/>
              <w:color w:val="000000"/>
            </w:rPr>
            <w:t>174</w:t>
          </w:r>
          <w:r w:rsidRPr="007B7AD9">
            <w:rPr>
              <w:color w:val="000000"/>
            </w:rPr>
            <w:t>(1):129–41. https://doi.org/10.1007/S10549-018-5043-0.</w:t>
          </w:r>
        </w:p>
        <w:p w14:paraId="79C32631" w14:textId="77777777" w:rsidR="007B7AD9" w:rsidRPr="007B7AD9" w:rsidRDefault="007B7AD9">
          <w:pPr>
            <w:autoSpaceDE w:val="0"/>
            <w:autoSpaceDN w:val="0"/>
            <w:ind w:hanging="480"/>
            <w:divId w:val="609245000"/>
            <w:rPr>
              <w:color w:val="000000"/>
            </w:rPr>
          </w:pPr>
          <w:r w:rsidRPr="007B7AD9">
            <w:rPr>
              <w:color w:val="000000"/>
            </w:rPr>
            <w:t xml:space="preserve">Sorokin Maksim, </w:t>
          </w:r>
          <w:r w:rsidRPr="007B7AD9">
            <w:rPr>
              <w:color w:val="000000"/>
            </w:rPr>
            <w:t>Rabushko</w:t>
          </w:r>
          <w:r w:rsidRPr="007B7AD9">
            <w:rPr>
              <w:color w:val="000000"/>
            </w:rPr>
            <w:t xml:space="preserve"> E, Efimov V </w:t>
          </w:r>
          <w:r w:rsidRPr="007B7AD9">
            <w:rPr>
              <w:i/>
              <w:iCs/>
              <w:color w:val="000000"/>
            </w:rPr>
            <w:t>et al.</w:t>
          </w:r>
          <w:r w:rsidRPr="007B7AD9">
            <w:rPr>
              <w:color w:val="000000"/>
            </w:rPr>
            <w:t xml:space="preserve"> Experimental and Meta-Analytic Validation of RNA Sequencing Signatures for Predicting Status of Microsatellite Instability. </w:t>
          </w:r>
          <w:r w:rsidRPr="007B7AD9">
            <w:rPr>
              <w:i/>
              <w:iCs/>
              <w:color w:val="000000"/>
            </w:rPr>
            <w:t xml:space="preserve">Front Mol </w:t>
          </w:r>
          <w:r w:rsidRPr="007B7AD9">
            <w:rPr>
              <w:i/>
              <w:iCs/>
              <w:color w:val="000000"/>
            </w:rPr>
            <w:t>Biosci</w:t>
          </w:r>
          <w:r w:rsidRPr="007B7AD9">
            <w:rPr>
              <w:color w:val="000000"/>
            </w:rPr>
            <w:t xml:space="preserve"> </w:t>
          </w:r>
          <w:r w:rsidRPr="007B7AD9">
            <w:rPr>
              <w:color w:val="000000"/>
            </w:rPr>
            <w:t>2021;</w:t>
          </w:r>
          <w:r w:rsidRPr="007B7AD9">
            <w:rPr>
              <w:b/>
              <w:bCs/>
              <w:color w:val="000000"/>
            </w:rPr>
            <w:t>8</w:t>
          </w:r>
          <w:r w:rsidRPr="007B7AD9">
            <w:rPr>
              <w:color w:val="000000"/>
            </w:rPr>
            <w:t>:737821</w:t>
          </w:r>
          <w:r w:rsidRPr="007B7AD9">
            <w:rPr>
              <w:color w:val="000000"/>
            </w:rPr>
            <w:t>. https://doi.org/10.3389/FMOLB.2021.737821/TEXT.</w:t>
          </w:r>
        </w:p>
        <w:p w14:paraId="4E9D2C5F" w14:textId="77777777" w:rsidR="007B7AD9" w:rsidRPr="007B7AD9" w:rsidRDefault="007B7AD9">
          <w:pPr>
            <w:autoSpaceDE w:val="0"/>
            <w:autoSpaceDN w:val="0"/>
            <w:ind w:hanging="480"/>
            <w:divId w:val="2002583790"/>
            <w:rPr>
              <w:color w:val="000000"/>
            </w:rPr>
          </w:pPr>
          <w:r w:rsidRPr="007B7AD9">
            <w:rPr>
              <w:color w:val="000000"/>
            </w:rPr>
            <w:t xml:space="preserve">Sorokin Maxim, Kholodenko I, Kalinovsky D </w:t>
          </w:r>
          <w:r w:rsidRPr="007B7AD9">
            <w:rPr>
              <w:i/>
              <w:iCs/>
              <w:color w:val="000000"/>
            </w:rPr>
            <w:t>et al.</w:t>
          </w:r>
          <w:r w:rsidRPr="007B7AD9">
            <w:rPr>
              <w:color w:val="000000"/>
            </w:rPr>
            <w:t xml:space="preserve"> RNA Sequencing-Based Identification of Ganglioside GD2-Positive Cancer Phenotype. </w:t>
          </w:r>
          <w:r w:rsidRPr="007B7AD9">
            <w:rPr>
              <w:i/>
              <w:iCs/>
              <w:color w:val="000000"/>
            </w:rPr>
            <w:t>Biomedicines 2020, Vol 8, Page 142</w:t>
          </w:r>
          <w:r w:rsidRPr="007B7AD9">
            <w:rPr>
              <w:color w:val="000000"/>
            </w:rPr>
            <w:t xml:space="preserve"> 2020;</w:t>
          </w:r>
          <w:r w:rsidRPr="007B7AD9">
            <w:rPr>
              <w:b/>
              <w:bCs/>
              <w:color w:val="000000"/>
            </w:rPr>
            <w:t>8</w:t>
          </w:r>
          <w:r w:rsidRPr="007B7AD9">
            <w:rPr>
              <w:color w:val="000000"/>
            </w:rPr>
            <w:t>(6):142. https://doi.org/10.3390/BIOMEDICINES8060142.</w:t>
          </w:r>
        </w:p>
        <w:p w14:paraId="7EBC1B0A" w14:textId="77777777" w:rsidR="007B7AD9" w:rsidRPr="007B7AD9" w:rsidRDefault="007B7AD9">
          <w:pPr>
            <w:autoSpaceDE w:val="0"/>
            <w:autoSpaceDN w:val="0"/>
            <w:ind w:hanging="480"/>
            <w:divId w:val="71199456"/>
            <w:rPr>
              <w:color w:val="000000"/>
            </w:rPr>
          </w:pPr>
          <w:r w:rsidRPr="007B7AD9">
            <w:rPr>
              <w:color w:val="000000"/>
            </w:rPr>
            <w:t xml:space="preserve">Sorokin Maxim, </w:t>
          </w:r>
          <w:r w:rsidRPr="007B7AD9">
            <w:rPr>
              <w:color w:val="000000"/>
            </w:rPr>
            <w:t>Zolotovskaia</w:t>
          </w:r>
          <w:r w:rsidRPr="007B7AD9">
            <w:rPr>
              <w:color w:val="000000"/>
            </w:rPr>
            <w:t xml:space="preserve"> M, Nikitin D </w:t>
          </w:r>
          <w:r w:rsidRPr="007B7AD9">
            <w:rPr>
              <w:i/>
              <w:iCs/>
              <w:color w:val="000000"/>
            </w:rPr>
            <w:t>et al.</w:t>
          </w:r>
          <w:r w:rsidRPr="007B7AD9">
            <w:rPr>
              <w:color w:val="000000"/>
            </w:rPr>
            <w:t xml:space="preserve"> Personalized targeted therapy prescription in colorectal cancer using algorithmic analysis of RNA sequencing data. </w:t>
          </w:r>
          <w:r w:rsidRPr="007B7AD9">
            <w:rPr>
              <w:i/>
              <w:iCs/>
              <w:color w:val="000000"/>
            </w:rPr>
            <w:t>BMC Cancer 2022 22:1</w:t>
          </w:r>
          <w:r w:rsidRPr="007B7AD9">
            <w:rPr>
              <w:color w:val="000000"/>
            </w:rPr>
            <w:t xml:space="preserve"> 2022;</w:t>
          </w:r>
          <w:r w:rsidRPr="007B7AD9">
            <w:rPr>
              <w:b/>
              <w:bCs/>
              <w:color w:val="000000"/>
            </w:rPr>
            <w:t>22</w:t>
          </w:r>
          <w:r w:rsidRPr="007B7AD9">
            <w:rPr>
              <w:color w:val="000000"/>
            </w:rPr>
            <w:t>(1):1113-. https://doi.org/10.1186/S12885-022-10177-3.</w:t>
          </w:r>
        </w:p>
        <w:p w14:paraId="1166495E" w14:textId="77777777" w:rsidR="007B7AD9" w:rsidRPr="007B7AD9" w:rsidRDefault="007B7AD9">
          <w:pPr>
            <w:autoSpaceDE w:val="0"/>
            <w:autoSpaceDN w:val="0"/>
            <w:ind w:hanging="480"/>
            <w:divId w:val="1337264888"/>
            <w:rPr>
              <w:color w:val="000000"/>
            </w:rPr>
          </w:pPr>
          <w:r w:rsidRPr="007B7AD9">
            <w:rPr>
              <w:color w:val="000000"/>
            </w:rPr>
            <w:t>Stamidis</w:t>
          </w:r>
          <w:r w:rsidRPr="007B7AD9">
            <w:rPr>
              <w:color w:val="000000"/>
            </w:rPr>
            <w:t xml:space="preserve"> N, </w:t>
          </w:r>
          <w:r w:rsidRPr="007B7AD9">
            <w:rPr>
              <w:color w:val="000000"/>
            </w:rPr>
            <w:t>Żylicz</w:t>
          </w:r>
          <w:r w:rsidRPr="007B7AD9">
            <w:rPr>
              <w:color w:val="000000"/>
            </w:rPr>
            <w:t xml:space="preserve"> JJ. RNA‐mediated heterochromatin formation at repetitive elements in mammals. </w:t>
          </w:r>
          <w:r w:rsidRPr="007B7AD9">
            <w:rPr>
              <w:i/>
              <w:iCs/>
              <w:color w:val="000000"/>
            </w:rPr>
            <w:t>EMBO J</w:t>
          </w:r>
          <w:r w:rsidRPr="007B7AD9">
            <w:rPr>
              <w:color w:val="000000"/>
            </w:rPr>
            <w:t xml:space="preserve"> 2023;</w:t>
          </w:r>
          <w:r w:rsidRPr="007B7AD9">
            <w:rPr>
              <w:b/>
              <w:bCs/>
              <w:color w:val="000000"/>
            </w:rPr>
            <w:t>42</w:t>
          </w:r>
          <w:r w:rsidRPr="007B7AD9">
            <w:rPr>
              <w:color w:val="000000"/>
            </w:rPr>
            <w:t>(8</w:t>
          </w:r>
          <w:r w:rsidRPr="007B7AD9">
            <w:rPr>
              <w:color w:val="000000"/>
            </w:rPr>
            <w:t>):e</w:t>
          </w:r>
          <w:r w:rsidRPr="007B7AD9">
            <w:rPr>
              <w:color w:val="000000"/>
            </w:rPr>
            <w:t>111717. https://doi.org/10.15252/EMBJ.2022111717.</w:t>
          </w:r>
        </w:p>
        <w:p w14:paraId="1C1962DB" w14:textId="77777777" w:rsidR="007B7AD9" w:rsidRPr="007B7AD9" w:rsidRDefault="007B7AD9">
          <w:pPr>
            <w:autoSpaceDE w:val="0"/>
            <w:autoSpaceDN w:val="0"/>
            <w:ind w:hanging="480"/>
            <w:divId w:val="882639021"/>
            <w:rPr>
              <w:color w:val="000000"/>
            </w:rPr>
          </w:pPr>
          <w:r w:rsidRPr="007B7AD9">
            <w:rPr>
              <w:color w:val="000000"/>
            </w:rPr>
            <w:t xml:space="preserve">Su M, Han D, Boyd-Kirkup J </w:t>
          </w:r>
          <w:r w:rsidRPr="007B7AD9">
            <w:rPr>
              <w:i/>
              <w:iCs/>
              <w:color w:val="000000"/>
            </w:rPr>
            <w:t>et al.</w:t>
          </w:r>
          <w:r w:rsidRPr="007B7AD9">
            <w:rPr>
              <w:color w:val="000000"/>
            </w:rPr>
            <w:t xml:space="preserve"> Evolution of Alu Elements toward Enhancers. </w:t>
          </w:r>
          <w:r w:rsidRPr="007B7AD9">
            <w:rPr>
              <w:i/>
              <w:iCs/>
              <w:color w:val="000000"/>
            </w:rPr>
            <w:t>Cell Rep</w:t>
          </w:r>
          <w:r w:rsidRPr="007B7AD9">
            <w:rPr>
              <w:color w:val="000000"/>
            </w:rPr>
            <w:t xml:space="preserve"> 2014;</w:t>
          </w:r>
          <w:r w:rsidRPr="007B7AD9">
            <w:rPr>
              <w:b/>
              <w:bCs/>
              <w:color w:val="000000"/>
            </w:rPr>
            <w:t>7</w:t>
          </w:r>
          <w:r w:rsidRPr="007B7AD9">
            <w:rPr>
              <w:color w:val="000000"/>
            </w:rPr>
            <w:t>(2):376–85. https://doi.org/10.1016/J.CELREP.2014.03.011.</w:t>
          </w:r>
        </w:p>
        <w:p w14:paraId="14F23EE2" w14:textId="77777777" w:rsidR="007B7AD9" w:rsidRPr="007B7AD9" w:rsidRDefault="007B7AD9">
          <w:pPr>
            <w:autoSpaceDE w:val="0"/>
            <w:autoSpaceDN w:val="0"/>
            <w:ind w:hanging="480"/>
            <w:divId w:val="695496816"/>
            <w:rPr>
              <w:color w:val="000000"/>
            </w:rPr>
          </w:pPr>
          <w:r w:rsidRPr="007B7AD9">
            <w:rPr>
              <w:color w:val="000000"/>
            </w:rPr>
            <w:t xml:space="preserve">Suh A, </w:t>
          </w:r>
          <w:r w:rsidRPr="007B7AD9">
            <w:rPr>
              <w:color w:val="000000"/>
            </w:rPr>
            <w:t>Churakov</w:t>
          </w:r>
          <w:r w:rsidRPr="007B7AD9">
            <w:rPr>
              <w:color w:val="000000"/>
            </w:rPr>
            <w:t xml:space="preserve"> G, </w:t>
          </w:r>
          <w:r w:rsidRPr="007B7AD9">
            <w:rPr>
              <w:color w:val="000000"/>
            </w:rPr>
            <w:t>Ramakodi</w:t>
          </w:r>
          <w:r w:rsidRPr="007B7AD9">
            <w:rPr>
              <w:color w:val="000000"/>
            </w:rPr>
            <w:t xml:space="preserve"> MP </w:t>
          </w:r>
          <w:r w:rsidRPr="007B7AD9">
            <w:rPr>
              <w:i/>
              <w:iCs/>
              <w:color w:val="000000"/>
            </w:rPr>
            <w:t>et al.</w:t>
          </w:r>
          <w:r w:rsidRPr="007B7AD9">
            <w:rPr>
              <w:color w:val="000000"/>
            </w:rPr>
            <w:t xml:space="preserve"> Multiple Lineages of Ancient CR1 </w:t>
          </w:r>
          <w:r w:rsidRPr="007B7AD9">
            <w:rPr>
              <w:color w:val="000000"/>
            </w:rPr>
            <w:t>Retroposons</w:t>
          </w:r>
          <w:r w:rsidRPr="007B7AD9">
            <w:rPr>
              <w:color w:val="000000"/>
            </w:rPr>
            <w:t xml:space="preserve"> Shaped the Early Genome Evolution of Amniotes. </w:t>
          </w:r>
          <w:r w:rsidRPr="007B7AD9">
            <w:rPr>
              <w:i/>
              <w:iCs/>
              <w:color w:val="000000"/>
            </w:rPr>
            <w:t>Genome Biol Evol</w:t>
          </w:r>
          <w:r w:rsidRPr="007B7AD9">
            <w:rPr>
              <w:color w:val="000000"/>
            </w:rPr>
            <w:t xml:space="preserve"> 2014;</w:t>
          </w:r>
          <w:r w:rsidRPr="007B7AD9">
            <w:rPr>
              <w:b/>
              <w:bCs/>
              <w:color w:val="000000"/>
            </w:rPr>
            <w:t>7</w:t>
          </w:r>
          <w:r w:rsidRPr="007B7AD9">
            <w:rPr>
              <w:color w:val="000000"/>
            </w:rPr>
            <w:t>(1):205. https://doi.org/10.1093/GBE/EVU256.</w:t>
          </w:r>
        </w:p>
        <w:p w14:paraId="2C6316FB" w14:textId="77777777" w:rsidR="007B7AD9" w:rsidRPr="007B7AD9" w:rsidRDefault="007B7AD9">
          <w:pPr>
            <w:autoSpaceDE w:val="0"/>
            <w:autoSpaceDN w:val="0"/>
            <w:ind w:hanging="480"/>
            <w:divId w:val="505435760"/>
            <w:rPr>
              <w:color w:val="000000"/>
            </w:rPr>
          </w:pPr>
          <w:r w:rsidRPr="007B7AD9">
            <w:rPr>
              <w:color w:val="000000"/>
            </w:rPr>
            <w:t xml:space="preserve">Sundaram V, Cheng Y, Ma Z </w:t>
          </w:r>
          <w:r w:rsidRPr="007B7AD9">
            <w:rPr>
              <w:i/>
              <w:iCs/>
              <w:color w:val="000000"/>
            </w:rPr>
            <w:t>et al.</w:t>
          </w:r>
          <w:r w:rsidRPr="007B7AD9">
            <w:rPr>
              <w:color w:val="000000"/>
            </w:rPr>
            <w:t xml:space="preserve"> Widespread contribution of transposable elements to the innovation of gene regulatory networks. </w:t>
          </w:r>
          <w:r w:rsidRPr="007B7AD9">
            <w:rPr>
              <w:i/>
              <w:iCs/>
              <w:color w:val="000000"/>
            </w:rPr>
            <w:t>Genome Res</w:t>
          </w:r>
          <w:r w:rsidRPr="007B7AD9">
            <w:rPr>
              <w:color w:val="000000"/>
            </w:rPr>
            <w:t xml:space="preserve"> 2014;</w:t>
          </w:r>
          <w:r w:rsidRPr="007B7AD9">
            <w:rPr>
              <w:b/>
              <w:bCs/>
              <w:color w:val="000000"/>
            </w:rPr>
            <w:t>24</w:t>
          </w:r>
          <w:r w:rsidRPr="007B7AD9">
            <w:rPr>
              <w:color w:val="000000"/>
            </w:rPr>
            <w:t>(12):1963–76. https://doi.org/10.1101/GR.168872.113.</w:t>
          </w:r>
        </w:p>
        <w:p w14:paraId="70755B78" w14:textId="77777777" w:rsidR="007B7AD9" w:rsidRPr="007B7AD9" w:rsidRDefault="007B7AD9">
          <w:pPr>
            <w:autoSpaceDE w:val="0"/>
            <w:autoSpaceDN w:val="0"/>
            <w:ind w:hanging="480"/>
            <w:divId w:val="521431974"/>
            <w:rPr>
              <w:color w:val="000000"/>
            </w:rPr>
          </w:pPr>
          <w:r w:rsidRPr="007B7AD9">
            <w:rPr>
              <w:color w:val="000000"/>
            </w:rPr>
            <w:t>Tarailo</w:t>
          </w:r>
          <w:r w:rsidRPr="007B7AD9">
            <w:rPr>
              <w:color w:val="000000"/>
            </w:rPr>
            <w:t xml:space="preserve">-Graovac M, Chen N. Using </w:t>
          </w:r>
          <w:r w:rsidRPr="007B7AD9">
            <w:rPr>
              <w:color w:val="000000"/>
            </w:rPr>
            <w:t>RepeatMasker</w:t>
          </w:r>
          <w:r w:rsidRPr="007B7AD9">
            <w:rPr>
              <w:color w:val="000000"/>
            </w:rPr>
            <w:t xml:space="preserve"> to identify repetitive elements in genomic sequences. </w:t>
          </w:r>
          <w:r w:rsidRPr="007B7AD9">
            <w:rPr>
              <w:i/>
              <w:iCs/>
              <w:color w:val="000000"/>
            </w:rPr>
            <w:t xml:space="preserve">Curr </w:t>
          </w:r>
          <w:r w:rsidRPr="007B7AD9">
            <w:rPr>
              <w:i/>
              <w:iCs/>
              <w:color w:val="000000"/>
            </w:rPr>
            <w:t>Protoc</w:t>
          </w:r>
          <w:r w:rsidRPr="007B7AD9">
            <w:rPr>
              <w:i/>
              <w:iCs/>
              <w:color w:val="000000"/>
            </w:rPr>
            <w:t xml:space="preserve"> Bioinformatics</w:t>
          </w:r>
          <w:r w:rsidRPr="007B7AD9">
            <w:rPr>
              <w:color w:val="000000"/>
            </w:rPr>
            <w:t xml:space="preserve"> </w:t>
          </w:r>
          <w:r w:rsidRPr="007B7AD9">
            <w:rPr>
              <w:color w:val="000000"/>
            </w:rPr>
            <w:t>2009;</w:t>
          </w:r>
          <w:r w:rsidRPr="007B7AD9">
            <w:rPr>
              <w:b/>
              <w:bCs/>
              <w:color w:val="000000"/>
            </w:rPr>
            <w:t>Chapter</w:t>
          </w:r>
          <w:r w:rsidRPr="007B7AD9">
            <w:rPr>
              <w:b/>
              <w:bCs/>
              <w:color w:val="000000"/>
            </w:rPr>
            <w:t xml:space="preserve"> 4</w:t>
          </w:r>
          <w:r w:rsidRPr="007B7AD9">
            <w:rPr>
              <w:color w:val="000000"/>
            </w:rPr>
            <w:t>(SUPPL. 25). https://doi.org/10.1002/0471250953.BI0410S25.</w:t>
          </w:r>
        </w:p>
        <w:p w14:paraId="614304F3" w14:textId="77777777" w:rsidR="007B7AD9" w:rsidRPr="007B7AD9" w:rsidRDefault="007B7AD9">
          <w:pPr>
            <w:autoSpaceDE w:val="0"/>
            <w:autoSpaceDN w:val="0"/>
            <w:ind w:hanging="480"/>
            <w:divId w:val="877397037"/>
            <w:rPr>
              <w:color w:val="000000"/>
            </w:rPr>
          </w:pPr>
          <w:r w:rsidRPr="007B7AD9">
            <w:rPr>
              <w:color w:val="000000"/>
            </w:rPr>
            <w:t xml:space="preserve">team T </w:t>
          </w:r>
          <w:r w:rsidRPr="007B7AD9">
            <w:rPr>
              <w:color w:val="000000"/>
            </w:rPr>
            <w:t>pandas</w:t>
          </w:r>
          <w:r w:rsidRPr="007B7AD9">
            <w:rPr>
              <w:color w:val="000000"/>
            </w:rPr>
            <w:t xml:space="preserve"> development. </w:t>
          </w:r>
          <w:r w:rsidRPr="007B7AD9">
            <w:rPr>
              <w:i/>
              <w:iCs/>
              <w:color w:val="000000"/>
            </w:rPr>
            <w:t>Pandas-Dev/Pandas: Pandas</w:t>
          </w:r>
          <w:r w:rsidRPr="007B7AD9">
            <w:rPr>
              <w:color w:val="000000"/>
            </w:rPr>
            <w:t>. n.d. https://doi.org/10.5281/ZENODO.19340003.</w:t>
          </w:r>
        </w:p>
        <w:p w14:paraId="6321CFF1" w14:textId="77777777" w:rsidR="007B7AD9" w:rsidRPr="007B7AD9" w:rsidRDefault="007B7AD9">
          <w:pPr>
            <w:autoSpaceDE w:val="0"/>
            <w:autoSpaceDN w:val="0"/>
            <w:ind w:hanging="480"/>
            <w:divId w:val="225459378"/>
            <w:rPr>
              <w:color w:val="000000"/>
            </w:rPr>
          </w:pPr>
          <w:r w:rsidRPr="007B7AD9">
            <w:rPr>
              <w:color w:val="000000"/>
            </w:rPr>
            <w:t>Tunbak</w:t>
          </w:r>
          <w:r w:rsidRPr="007B7AD9">
            <w:rPr>
              <w:color w:val="000000"/>
            </w:rPr>
            <w:t xml:space="preserve"> H, Enriquez-Gasca R, Tie CHC </w:t>
          </w:r>
          <w:r w:rsidRPr="007B7AD9">
            <w:rPr>
              <w:i/>
              <w:iCs/>
              <w:color w:val="000000"/>
            </w:rPr>
            <w:t>et al.</w:t>
          </w:r>
          <w:r w:rsidRPr="007B7AD9">
            <w:rPr>
              <w:color w:val="000000"/>
            </w:rPr>
            <w:t xml:space="preserve"> The HUSH complex is a gatekeeper of type I interferon through epigenetic regulation of LINE-1s. </w:t>
          </w:r>
          <w:r w:rsidRPr="007B7AD9">
            <w:rPr>
              <w:i/>
              <w:iCs/>
              <w:color w:val="000000"/>
            </w:rPr>
            <w:t>Nature Communications 2020 11:1</w:t>
          </w:r>
          <w:r w:rsidRPr="007B7AD9">
            <w:rPr>
              <w:color w:val="000000"/>
            </w:rPr>
            <w:t xml:space="preserve"> 2020;</w:t>
          </w:r>
          <w:r w:rsidRPr="007B7AD9">
            <w:rPr>
              <w:b/>
              <w:bCs/>
              <w:color w:val="000000"/>
            </w:rPr>
            <w:t>11</w:t>
          </w:r>
          <w:r w:rsidRPr="007B7AD9">
            <w:rPr>
              <w:color w:val="000000"/>
            </w:rPr>
            <w:t>(1):5387-. https://doi.org/10.1038/s41467-020-19170-5.</w:t>
          </w:r>
        </w:p>
        <w:p w14:paraId="23333F72" w14:textId="77777777" w:rsidR="007B7AD9" w:rsidRPr="007B7AD9" w:rsidRDefault="007B7AD9">
          <w:pPr>
            <w:autoSpaceDE w:val="0"/>
            <w:autoSpaceDN w:val="0"/>
            <w:ind w:hanging="480"/>
            <w:divId w:val="389042434"/>
            <w:rPr>
              <w:color w:val="000000"/>
            </w:rPr>
          </w:pPr>
          <w:r w:rsidRPr="007B7AD9">
            <w:rPr>
              <w:color w:val="000000"/>
            </w:rPr>
            <w:t>Urrutia J, Arrizabalaga-</w:t>
          </w:r>
          <w:r w:rsidRPr="007B7AD9">
            <w:rPr>
              <w:color w:val="000000"/>
            </w:rPr>
            <w:t>Iriondo</w:t>
          </w:r>
          <w:r w:rsidRPr="007B7AD9">
            <w:rPr>
              <w:color w:val="000000"/>
            </w:rPr>
            <w:t xml:space="preserve"> A, Sanchez-del-Rey A </w:t>
          </w:r>
          <w:r w:rsidRPr="007B7AD9">
            <w:rPr>
              <w:i/>
              <w:iCs/>
              <w:color w:val="000000"/>
            </w:rPr>
            <w:t>et al.</w:t>
          </w:r>
          <w:r w:rsidRPr="007B7AD9">
            <w:rPr>
              <w:color w:val="000000"/>
            </w:rPr>
            <w:t xml:space="preserve"> Therapeutic role of voltage-gated potassium channels in age-related neurodegenerative diseases. </w:t>
          </w:r>
          <w:r w:rsidRPr="007B7AD9">
            <w:rPr>
              <w:i/>
              <w:iCs/>
              <w:color w:val="000000"/>
            </w:rPr>
            <w:t xml:space="preserve">Front Cell </w:t>
          </w:r>
          <w:r w:rsidRPr="007B7AD9">
            <w:rPr>
              <w:i/>
              <w:iCs/>
              <w:color w:val="000000"/>
            </w:rPr>
            <w:t>Neurosci</w:t>
          </w:r>
          <w:r w:rsidRPr="007B7AD9">
            <w:rPr>
              <w:color w:val="000000"/>
            </w:rPr>
            <w:t xml:space="preserve"> </w:t>
          </w:r>
          <w:r w:rsidRPr="007B7AD9">
            <w:rPr>
              <w:color w:val="000000"/>
            </w:rPr>
            <w:t>2024;</w:t>
          </w:r>
          <w:r w:rsidRPr="007B7AD9">
            <w:rPr>
              <w:b/>
              <w:bCs/>
              <w:color w:val="000000"/>
            </w:rPr>
            <w:t>18</w:t>
          </w:r>
          <w:r w:rsidRPr="007B7AD9">
            <w:rPr>
              <w:color w:val="000000"/>
            </w:rPr>
            <w:t>:1406709</w:t>
          </w:r>
          <w:r w:rsidRPr="007B7AD9">
            <w:rPr>
              <w:color w:val="000000"/>
            </w:rPr>
            <w:t>. https://doi.org/10.3389/FNCEL.2024.1406709/TEXT.</w:t>
          </w:r>
        </w:p>
        <w:p w14:paraId="0015CBAA" w14:textId="77777777" w:rsidR="007B7AD9" w:rsidRPr="007B7AD9" w:rsidRDefault="007B7AD9">
          <w:pPr>
            <w:autoSpaceDE w:val="0"/>
            <w:autoSpaceDN w:val="0"/>
            <w:ind w:hanging="480"/>
            <w:divId w:val="1651128841"/>
            <w:rPr>
              <w:color w:val="000000"/>
            </w:rPr>
          </w:pPr>
          <w:r w:rsidRPr="007B7AD9">
            <w:rPr>
              <w:color w:val="000000"/>
            </w:rPr>
            <w:t xml:space="preserve">Virtanen P, </w:t>
          </w:r>
          <w:r w:rsidRPr="007B7AD9">
            <w:rPr>
              <w:color w:val="000000"/>
            </w:rPr>
            <w:t>Gommers</w:t>
          </w:r>
          <w:r w:rsidRPr="007B7AD9">
            <w:rPr>
              <w:color w:val="000000"/>
            </w:rPr>
            <w:t xml:space="preserve"> R, Oliphant TE </w:t>
          </w:r>
          <w:r w:rsidRPr="007B7AD9">
            <w:rPr>
              <w:i/>
              <w:iCs/>
              <w:color w:val="000000"/>
            </w:rPr>
            <w:t>et al.</w:t>
          </w:r>
          <w:r w:rsidRPr="007B7AD9">
            <w:rPr>
              <w:color w:val="000000"/>
            </w:rPr>
            <w:t xml:space="preserve"> SciPy 1.0: fundamental algorithms for scientific computing in Python. </w:t>
          </w:r>
          <w:r w:rsidRPr="007B7AD9">
            <w:rPr>
              <w:i/>
              <w:iCs/>
              <w:color w:val="000000"/>
            </w:rPr>
            <w:t>Nature Methods 2020 17:3</w:t>
          </w:r>
          <w:r w:rsidRPr="007B7AD9">
            <w:rPr>
              <w:color w:val="000000"/>
            </w:rPr>
            <w:t xml:space="preserve"> 2020;</w:t>
          </w:r>
          <w:r w:rsidRPr="007B7AD9">
            <w:rPr>
              <w:b/>
              <w:bCs/>
              <w:color w:val="000000"/>
            </w:rPr>
            <w:t>17</w:t>
          </w:r>
          <w:r w:rsidRPr="007B7AD9">
            <w:rPr>
              <w:color w:val="000000"/>
            </w:rPr>
            <w:t>(3):261–72. https://doi.org/10.1038/s41592-019-0686-2.</w:t>
          </w:r>
        </w:p>
        <w:p w14:paraId="5F32E4AA" w14:textId="77777777" w:rsidR="007B7AD9" w:rsidRPr="007B7AD9" w:rsidRDefault="007B7AD9">
          <w:pPr>
            <w:autoSpaceDE w:val="0"/>
            <w:autoSpaceDN w:val="0"/>
            <w:ind w:hanging="480"/>
            <w:divId w:val="1441341300"/>
            <w:rPr>
              <w:color w:val="000000"/>
            </w:rPr>
          </w:pPr>
          <w:r w:rsidRPr="007B7AD9">
            <w:rPr>
              <w:color w:val="000000"/>
            </w:rPr>
            <w:lastRenderedPageBreak/>
            <w:t xml:space="preserve">Vladimirova U, </w:t>
          </w:r>
          <w:r w:rsidRPr="007B7AD9">
            <w:rPr>
              <w:color w:val="000000"/>
            </w:rPr>
            <w:t>Rumiantsev</w:t>
          </w:r>
          <w:r w:rsidRPr="007B7AD9">
            <w:rPr>
              <w:color w:val="000000"/>
            </w:rPr>
            <w:t xml:space="preserve"> P, </w:t>
          </w:r>
          <w:r w:rsidRPr="007B7AD9">
            <w:rPr>
              <w:color w:val="000000"/>
            </w:rPr>
            <w:t>Zolotovskaia</w:t>
          </w:r>
          <w:r w:rsidRPr="007B7AD9">
            <w:rPr>
              <w:color w:val="000000"/>
            </w:rPr>
            <w:t xml:space="preserve"> M </w:t>
          </w:r>
          <w:r w:rsidRPr="007B7AD9">
            <w:rPr>
              <w:i/>
              <w:iCs/>
              <w:color w:val="000000"/>
            </w:rPr>
            <w:t>et al.</w:t>
          </w:r>
          <w:r w:rsidRPr="007B7AD9">
            <w:rPr>
              <w:color w:val="000000"/>
            </w:rPr>
            <w:t xml:space="preserve"> DNA repair pathway activation features in follicular and papillary thyroid tumors, interrogated using 95 experimental RNA sequencing profiles. </w:t>
          </w:r>
          <w:r w:rsidRPr="007B7AD9">
            <w:rPr>
              <w:i/>
              <w:iCs/>
              <w:color w:val="000000"/>
            </w:rPr>
            <w:t>Heliyon</w:t>
          </w:r>
          <w:r w:rsidRPr="007B7AD9">
            <w:rPr>
              <w:color w:val="000000"/>
            </w:rPr>
            <w:t xml:space="preserve"> 2021;</w:t>
          </w:r>
          <w:r w:rsidRPr="007B7AD9">
            <w:rPr>
              <w:b/>
              <w:bCs/>
              <w:color w:val="000000"/>
            </w:rPr>
            <w:t>7</w:t>
          </w:r>
          <w:r w:rsidRPr="007B7AD9">
            <w:rPr>
              <w:color w:val="000000"/>
            </w:rPr>
            <w:t>(3</w:t>
          </w:r>
          <w:r w:rsidRPr="007B7AD9">
            <w:rPr>
              <w:color w:val="000000"/>
            </w:rPr>
            <w:t>):e</w:t>
          </w:r>
          <w:r w:rsidRPr="007B7AD9">
            <w:rPr>
              <w:color w:val="000000"/>
            </w:rPr>
            <w:t>06408. https://doi.org/10.1016/j.heliyon.2021.e06408.</w:t>
          </w:r>
        </w:p>
        <w:p w14:paraId="3E7B3888" w14:textId="77777777" w:rsidR="007B7AD9" w:rsidRPr="007B7AD9" w:rsidRDefault="007B7AD9">
          <w:pPr>
            <w:autoSpaceDE w:val="0"/>
            <w:autoSpaceDN w:val="0"/>
            <w:ind w:hanging="480"/>
            <w:divId w:val="480653885"/>
            <w:rPr>
              <w:color w:val="000000"/>
            </w:rPr>
          </w:pPr>
          <w:r w:rsidRPr="007B7AD9">
            <w:rPr>
              <w:color w:val="000000"/>
            </w:rPr>
            <w:t xml:space="preserve">Waldmann P. On the Use of the Pearson Correlation Coefficient for Model Evaluation in Genome-Wide Prediction. </w:t>
          </w:r>
          <w:r w:rsidRPr="007B7AD9">
            <w:rPr>
              <w:i/>
              <w:iCs/>
              <w:color w:val="000000"/>
            </w:rPr>
            <w:t>Front Genet</w:t>
          </w:r>
          <w:r w:rsidRPr="007B7AD9">
            <w:rPr>
              <w:color w:val="000000"/>
            </w:rPr>
            <w:t xml:space="preserve"> 2019;</w:t>
          </w:r>
          <w:r w:rsidRPr="007B7AD9">
            <w:rPr>
              <w:b/>
              <w:bCs/>
              <w:color w:val="000000"/>
            </w:rPr>
            <w:t>10</w:t>
          </w:r>
          <w:r w:rsidRPr="007B7AD9">
            <w:rPr>
              <w:color w:val="000000"/>
            </w:rPr>
            <w:t>(SEP):899. https://doi.org/10.3389/FGENE.2019.00899.</w:t>
          </w:r>
        </w:p>
        <w:p w14:paraId="18349AAA" w14:textId="77777777" w:rsidR="007B7AD9" w:rsidRPr="007B7AD9" w:rsidRDefault="007B7AD9">
          <w:pPr>
            <w:autoSpaceDE w:val="0"/>
            <w:autoSpaceDN w:val="0"/>
            <w:ind w:hanging="480"/>
            <w:divId w:val="698163664"/>
            <w:rPr>
              <w:color w:val="000000"/>
            </w:rPr>
          </w:pPr>
          <w:r w:rsidRPr="007B7AD9">
            <w:rPr>
              <w:color w:val="000000"/>
            </w:rPr>
            <w:t xml:space="preserve">Wang Z, Ying Y, Wang M </w:t>
          </w:r>
          <w:r w:rsidRPr="007B7AD9">
            <w:rPr>
              <w:i/>
              <w:iCs/>
              <w:color w:val="000000"/>
            </w:rPr>
            <w:t>et al.</w:t>
          </w:r>
          <w:r w:rsidRPr="007B7AD9">
            <w:rPr>
              <w:color w:val="000000"/>
            </w:rPr>
            <w:t xml:space="preserve"> Comprehensive identification of onco-exaptation events in bladder cancer cell lines revealed L1PA2-SYT1 as a prognosis-relevant event. </w:t>
          </w:r>
          <w:r w:rsidRPr="007B7AD9">
            <w:rPr>
              <w:i/>
              <w:iCs/>
              <w:color w:val="000000"/>
            </w:rPr>
            <w:t>IScience</w:t>
          </w:r>
          <w:r w:rsidRPr="007B7AD9">
            <w:rPr>
              <w:color w:val="000000"/>
            </w:rPr>
            <w:t xml:space="preserve"> 2023;</w:t>
          </w:r>
          <w:r w:rsidRPr="007B7AD9">
            <w:rPr>
              <w:b/>
              <w:bCs/>
              <w:color w:val="000000"/>
            </w:rPr>
            <w:t>26</w:t>
          </w:r>
          <w:r w:rsidRPr="007B7AD9">
            <w:rPr>
              <w:color w:val="000000"/>
            </w:rPr>
            <w:t>(12):108482. https://doi.org/10.1016/J.ISCI.2023.108482.</w:t>
          </w:r>
        </w:p>
        <w:p w14:paraId="351E3CC2" w14:textId="77777777" w:rsidR="007B7AD9" w:rsidRPr="007B7AD9" w:rsidRDefault="007B7AD9">
          <w:pPr>
            <w:autoSpaceDE w:val="0"/>
            <w:autoSpaceDN w:val="0"/>
            <w:ind w:hanging="480"/>
            <w:divId w:val="490952609"/>
            <w:rPr>
              <w:color w:val="000000"/>
            </w:rPr>
          </w:pPr>
          <w:r w:rsidRPr="007B7AD9">
            <w:rPr>
              <w:color w:val="000000"/>
            </w:rPr>
            <w:t xml:space="preserve">Waskom ML. seaborn: statistical data visualization. </w:t>
          </w:r>
          <w:r w:rsidRPr="007B7AD9">
            <w:rPr>
              <w:i/>
              <w:iCs/>
              <w:color w:val="000000"/>
            </w:rPr>
            <w:t xml:space="preserve">J Open Source </w:t>
          </w:r>
          <w:r w:rsidRPr="007B7AD9">
            <w:rPr>
              <w:i/>
              <w:iCs/>
              <w:color w:val="000000"/>
            </w:rPr>
            <w:t>Softw</w:t>
          </w:r>
          <w:r w:rsidRPr="007B7AD9">
            <w:rPr>
              <w:color w:val="000000"/>
            </w:rPr>
            <w:t xml:space="preserve"> 2021;</w:t>
          </w:r>
          <w:r w:rsidRPr="007B7AD9">
            <w:rPr>
              <w:b/>
              <w:bCs/>
              <w:color w:val="000000"/>
            </w:rPr>
            <w:t>6</w:t>
          </w:r>
          <w:r w:rsidRPr="007B7AD9">
            <w:rPr>
              <w:color w:val="000000"/>
            </w:rPr>
            <w:t>(60):3021. https://doi.org/10.21105/JOSS.03021.</w:t>
          </w:r>
        </w:p>
        <w:p w14:paraId="640D9F83" w14:textId="77777777" w:rsidR="007B7AD9" w:rsidRPr="007B7AD9" w:rsidRDefault="007B7AD9">
          <w:pPr>
            <w:autoSpaceDE w:val="0"/>
            <w:autoSpaceDN w:val="0"/>
            <w:ind w:hanging="480"/>
            <w:divId w:val="1571621990"/>
            <w:rPr>
              <w:color w:val="000000"/>
            </w:rPr>
          </w:pPr>
          <w:r w:rsidRPr="007B7AD9">
            <w:rPr>
              <w:color w:val="000000"/>
            </w:rPr>
            <w:t xml:space="preserve">Yu T, Yoon J, Zhu Y </w:t>
          </w:r>
          <w:r w:rsidRPr="007B7AD9">
            <w:rPr>
              <w:i/>
              <w:iCs/>
              <w:color w:val="000000"/>
            </w:rPr>
            <w:t>et al.</w:t>
          </w:r>
          <w:r w:rsidRPr="007B7AD9">
            <w:rPr>
              <w:color w:val="000000"/>
            </w:rPr>
            <w:t xml:space="preserve"> Primate-specific adaptation of Ku protects transcriptomic integrity by suppressing Alu-mediated alternative splicing. </w:t>
          </w:r>
          <w:r w:rsidRPr="007B7AD9">
            <w:rPr>
              <w:i/>
              <w:iCs/>
              <w:color w:val="000000"/>
            </w:rPr>
            <w:t>BioRxiv</w:t>
          </w:r>
          <w:r w:rsidRPr="007B7AD9">
            <w:rPr>
              <w:color w:val="000000"/>
            </w:rPr>
            <w:t xml:space="preserve"> published online 18 Dec. 2025. https://doi.org/10.64898/2025.12.17.694518.</w:t>
          </w:r>
        </w:p>
        <w:p w14:paraId="79AD57E7" w14:textId="77777777" w:rsidR="007B7AD9" w:rsidRPr="007B7AD9" w:rsidRDefault="007B7AD9">
          <w:pPr>
            <w:autoSpaceDE w:val="0"/>
            <w:autoSpaceDN w:val="0"/>
            <w:ind w:hanging="480"/>
            <w:divId w:val="1731146049"/>
            <w:rPr>
              <w:color w:val="000000"/>
            </w:rPr>
          </w:pPr>
          <w:r w:rsidRPr="007B7AD9">
            <w:rPr>
              <w:color w:val="000000"/>
            </w:rPr>
            <w:t xml:space="preserve">Yudina A, </w:t>
          </w:r>
          <w:r w:rsidRPr="007B7AD9">
            <w:rPr>
              <w:color w:val="000000"/>
            </w:rPr>
            <w:t>Tazearslan</w:t>
          </w:r>
          <w:r w:rsidRPr="007B7AD9">
            <w:rPr>
              <w:color w:val="000000"/>
            </w:rPr>
            <w:t xml:space="preserve"> C, </w:t>
          </w:r>
          <w:r w:rsidRPr="007B7AD9">
            <w:rPr>
              <w:color w:val="000000"/>
            </w:rPr>
            <w:t>Baisangurov</w:t>
          </w:r>
          <w:r w:rsidRPr="007B7AD9">
            <w:rPr>
              <w:color w:val="000000"/>
            </w:rPr>
            <w:t xml:space="preserve"> A </w:t>
          </w:r>
          <w:r w:rsidRPr="007B7AD9">
            <w:rPr>
              <w:i/>
              <w:iCs/>
              <w:color w:val="000000"/>
            </w:rPr>
            <w:t>et al.</w:t>
          </w:r>
          <w:r w:rsidRPr="007B7AD9">
            <w:rPr>
              <w:color w:val="000000"/>
            </w:rPr>
            <w:t xml:space="preserve"> Clinical and analytical validation of a combined RNA and DNA exome assay across a large tumor cohort. </w:t>
          </w:r>
          <w:r w:rsidRPr="007B7AD9">
            <w:rPr>
              <w:i/>
              <w:iCs/>
              <w:color w:val="000000"/>
            </w:rPr>
            <w:t>Communications Medicine</w:t>
          </w:r>
          <w:r w:rsidRPr="007B7AD9">
            <w:rPr>
              <w:color w:val="000000"/>
            </w:rPr>
            <w:t xml:space="preserve"> 2025;</w:t>
          </w:r>
          <w:r w:rsidRPr="007B7AD9">
            <w:rPr>
              <w:b/>
              <w:bCs/>
              <w:color w:val="000000"/>
            </w:rPr>
            <w:t>5</w:t>
          </w:r>
          <w:r w:rsidRPr="007B7AD9">
            <w:rPr>
              <w:color w:val="000000"/>
            </w:rPr>
            <w:t>(1). https://doi.org/10.1038/S43856-025-00934-3.</w:t>
          </w:r>
        </w:p>
        <w:p w14:paraId="0A1227AA" w14:textId="77777777" w:rsidR="007B7AD9" w:rsidRPr="007B7AD9" w:rsidRDefault="007B7AD9">
          <w:pPr>
            <w:autoSpaceDE w:val="0"/>
            <w:autoSpaceDN w:val="0"/>
            <w:ind w:hanging="480"/>
            <w:divId w:val="1579754426"/>
            <w:rPr>
              <w:color w:val="000000"/>
            </w:rPr>
          </w:pPr>
          <w:r w:rsidRPr="007B7AD9">
            <w:rPr>
              <w:color w:val="000000"/>
            </w:rPr>
            <w:t>Zottel</w:t>
          </w:r>
          <w:r w:rsidRPr="007B7AD9">
            <w:rPr>
              <w:color w:val="000000"/>
            </w:rPr>
            <w:t xml:space="preserve"> A, </w:t>
          </w:r>
          <w:r w:rsidRPr="007B7AD9">
            <w:rPr>
              <w:color w:val="000000"/>
            </w:rPr>
            <w:t>Šamec</w:t>
          </w:r>
          <w:r w:rsidRPr="007B7AD9">
            <w:rPr>
              <w:color w:val="000000"/>
            </w:rPr>
            <w:t xml:space="preserve"> N, Kump A </w:t>
          </w:r>
          <w:r w:rsidRPr="007B7AD9">
            <w:rPr>
              <w:i/>
              <w:iCs/>
              <w:color w:val="000000"/>
            </w:rPr>
            <w:t>et al.</w:t>
          </w:r>
          <w:r w:rsidRPr="007B7AD9">
            <w:rPr>
              <w:color w:val="000000"/>
            </w:rPr>
            <w:t xml:space="preserve"> Analysis of miR-9-5p, miR-124-3p, miR-21-5p, miR-138-5p, and miR-1-3p in Glioblastoma Cell Lines and Extracellular Vesicles. </w:t>
          </w:r>
          <w:r w:rsidRPr="007B7AD9">
            <w:rPr>
              <w:i/>
              <w:iCs/>
              <w:color w:val="000000"/>
            </w:rPr>
            <w:t>International Journal of Molecular Sciences 2020, Vol 21, Page 8491</w:t>
          </w:r>
          <w:r w:rsidRPr="007B7AD9">
            <w:rPr>
              <w:color w:val="000000"/>
            </w:rPr>
            <w:t xml:space="preserve"> 2020;</w:t>
          </w:r>
          <w:r w:rsidRPr="007B7AD9">
            <w:rPr>
              <w:b/>
              <w:bCs/>
              <w:color w:val="000000"/>
            </w:rPr>
            <w:t>21</w:t>
          </w:r>
          <w:r w:rsidRPr="007B7AD9">
            <w:rPr>
              <w:color w:val="000000"/>
            </w:rPr>
            <w:t>(22):8491. https://doi.org/10.3390/IJMS21228491.</w:t>
          </w:r>
        </w:p>
        <w:p w14:paraId="330D496C" w14:textId="75886A10" w:rsidR="005E6566" w:rsidRPr="005E6566" w:rsidRDefault="007B7AD9" w:rsidP="00DE13E5">
          <w:r w:rsidRPr="007B7AD9">
            <w:rPr>
              <w:color w:val="000000"/>
            </w:rPr>
            <w:t> </w:t>
          </w:r>
        </w:p>
      </w:sdtContent>
    </w:sdt>
    <w:sectPr w:rsidR="005E6566" w:rsidRPr="005E6566" w:rsidSect="00731781">
      <w:footerReference w:type="default" r:id="rId19"/>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367"/>
    <w:multiLevelType w:val="multilevel"/>
    <w:tmpl w:val="F07447E2"/>
    <w:lvl w:ilvl="0">
      <w:start w:val="1"/>
      <w:numFmt w:val="decimal"/>
      <w:lvlText w:val="%1."/>
      <w:lvlJc w:val="left"/>
      <w:pPr>
        <w:ind w:left="360" w:hanging="360"/>
      </w:pPr>
      <w:rPr>
        <w:u w:val="none"/>
      </w:rPr>
    </w:lvl>
    <w:lvl w:ilvl="1">
      <w:start w:val="1"/>
      <w:numFmt w:val="decimal"/>
      <w:lvlText w:val="%1.%2."/>
      <w:lvlJc w:val="left"/>
      <w:pPr>
        <w:ind w:left="1141" w:hanging="432"/>
      </w:pPr>
      <w:rPr>
        <w:b/>
        <w:bCs/>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9215F26"/>
    <w:multiLevelType w:val="hybridMultilevel"/>
    <w:tmpl w:val="3BD6D08C"/>
    <w:lvl w:ilvl="0" w:tplc="B8203CEA">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3A64"/>
    <w:multiLevelType w:val="multilevel"/>
    <w:tmpl w:val="88906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57D20"/>
    <w:multiLevelType w:val="hybridMultilevel"/>
    <w:tmpl w:val="B35C5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77809"/>
    <w:multiLevelType w:val="multilevel"/>
    <w:tmpl w:val="AB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62F71"/>
    <w:multiLevelType w:val="multilevel"/>
    <w:tmpl w:val="7B481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631"/>
    <w:multiLevelType w:val="multilevel"/>
    <w:tmpl w:val="4FB6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C1ADF"/>
    <w:multiLevelType w:val="multilevel"/>
    <w:tmpl w:val="25BAC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768D4"/>
    <w:multiLevelType w:val="multilevel"/>
    <w:tmpl w:val="BF42E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F1A7A"/>
    <w:multiLevelType w:val="hybridMultilevel"/>
    <w:tmpl w:val="5A0CDDD8"/>
    <w:lvl w:ilvl="0" w:tplc="8B3AB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F46851"/>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1392900">
    <w:abstractNumId w:val="0"/>
  </w:num>
  <w:num w:numId="2" w16cid:durableId="480200233">
    <w:abstractNumId w:val="1"/>
  </w:num>
  <w:num w:numId="3" w16cid:durableId="1488398604">
    <w:abstractNumId w:val="3"/>
  </w:num>
  <w:num w:numId="4" w16cid:durableId="923225943">
    <w:abstractNumId w:val="6"/>
  </w:num>
  <w:num w:numId="5" w16cid:durableId="50932343">
    <w:abstractNumId w:val="4"/>
  </w:num>
  <w:num w:numId="6" w16cid:durableId="200367078">
    <w:abstractNumId w:val="9"/>
  </w:num>
  <w:num w:numId="7" w16cid:durableId="658770543">
    <w:abstractNumId w:val="10"/>
  </w:num>
  <w:num w:numId="8" w16cid:durableId="1990211721">
    <w:abstractNumId w:val="5"/>
  </w:num>
  <w:num w:numId="9" w16cid:durableId="974530964">
    <w:abstractNumId w:val="2"/>
  </w:num>
  <w:num w:numId="10" w16cid:durableId="1685477814">
    <w:abstractNumId w:val="7"/>
  </w:num>
  <w:num w:numId="11" w16cid:durableId="1706370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5"/>
    <w:rsid w:val="000071FE"/>
    <w:rsid w:val="0001028B"/>
    <w:rsid w:val="000123FE"/>
    <w:rsid w:val="00017AE4"/>
    <w:rsid w:val="00021C1F"/>
    <w:rsid w:val="0002379F"/>
    <w:rsid w:val="000242B1"/>
    <w:rsid w:val="00034854"/>
    <w:rsid w:val="000538DD"/>
    <w:rsid w:val="00056581"/>
    <w:rsid w:val="0006624F"/>
    <w:rsid w:val="00070D34"/>
    <w:rsid w:val="0007471F"/>
    <w:rsid w:val="0007479E"/>
    <w:rsid w:val="00075180"/>
    <w:rsid w:val="0007519D"/>
    <w:rsid w:val="0008496A"/>
    <w:rsid w:val="00086EF1"/>
    <w:rsid w:val="000876AA"/>
    <w:rsid w:val="000903B4"/>
    <w:rsid w:val="00090C04"/>
    <w:rsid w:val="0009221D"/>
    <w:rsid w:val="000929E1"/>
    <w:rsid w:val="00095C5A"/>
    <w:rsid w:val="00095E06"/>
    <w:rsid w:val="000964E3"/>
    <w:rsid w:val="000A16DA"/>
    <w:rsid w:val="000A7121"/>
    <w:rsid w:val="000B4091"/>
    <w:rsid w:val="000C3CFA"/>
    <w:rsid w:val="000C6652"/>
    <w:rsid w:val="000D212A"/>
    <w:rsid w:val="000D2D03"/>
    <w:rsid w:val="000D6C58"/>
    <w:rsid w:val="000E4545"/>
    <w:rsid w:val="000E6F3A"/>
    <w:rsid w:val="000F4432"/>
    <w:rsid w:val="000F46F7"/>
    <w:rsid w:val="000F47AF"/>
    <w:rsid w:val="000F5855"/>
    <w:rsid w:val="001018D1"/>
    <w:rsid w:val="00102F22"/>
    <w:rsid w:val="001032CB"/>
    <w:rsid w:val="00112893"/>
    <w:rsid w:val="001174D9"/>
    <w:rsid w:val="0012231A"/>
    <w:rsid w:val="001264EB"/>
    <w:rsid w:val="00127191"/>
    <w:rsid w:val="00127BD5"/>
    <w:rsid w:val="001332B0"/>
    <w:rsid w:val="001441B5"/>
    <w:rsid w:val="0015200B"/>
    <w:rsid w:val="00154ACA"/>
    <w:rsid w:val="0015602D"/>
    <w:rsid w:val="001561C1"/>
    <w:rsid w:val="00156310"/>
    <w:rsid w:val="00161F84"/>
    <w:rsid w:val="00162C37"/>
    <w:rsid w:val="001658A3"/>
    <w:rsid w:val="00170EDA"/>
    <w:rsid w:val="00172E5B"/>
    <w:rsid w:val="0017647F"/>
    <w:rsid w:val="00181332"/>
    <w:rsid w:val="00183C56"/>
    <w:rsid w:val="00190292"/>
    <w:rsid w:val="001924CE"/>
    <w:rsid w:val="00193F11"/>
    <w:rsid w:val="00195E8A"/>
    <w:rsid w:val="001A0310"/>
    <w:rsid w:val="001A0F99"/>
    <w:rsid w:val="001A14BD"/>
    <w:rsid w:val="001A2445"/>
    <w:rsid w:val="001A2A08"/>
    <w:rsid w:val="001A2A62"/>
    <w:rsid w:val="001A76CF"/>
    <w:rsid w:val="001B022A"/>
    <w:rsid w:val="001C19BB"/>
    <w:rsid w:val="001C43A9"/>
    <w:rsid w:val="001C6D75"/>
    <w:rsid w:val="001D716C"/>
    <w:rsid w:val="001E0A42"/>
    <w:rsid w:val="001E342C"/>
    <w:rsid w:val="001E5D80"/>
    <w:rsid w:val="001E6563"/>
    <w:rsid w:val="001E7705"/>
    <w:rsid w:val="001F0FB5"/>
    <w:rsid w:val="001F28E6"/>
    <w:rsid w:val="00201364"/>
    <w:rsid w:val="00202203"/>
    <w:rsid w:val="0021034F"/>
    <w:rsid w:val="0021605E"/>
    <w:rsid w:val="00226BF7"/>
    <w:rsid w:val="00226EBE"/>
    <w:rsid w:val="00230909"/>
    <w:rsid w:val="00234A53"/>
    <w:rsid w:val="00235F07"/>
    <w:rsid w:val="00236E4F"/>
    <w:rsid w:val="00245137"/>
    <w:rsid w:val="002472CF"/>
    <w:rsid w:val="00251930"/>
    <w:rsid w:val="00253CEC"/>
    <w:rsid w:val="00260951"/>
    <w:rsid w:val="00260B3E"/>
    <w:rsid w:val="0026372D"/>
    <w:rsid w:val="0026658E"/>
    <w:rsid w:val="0026661F"/>
    <w:rsid w:val="0027337A"/>
    <w:rsid w:val="00273413"/>
    <w:rsid w:val="00277E0E"/>
    <w:rsid w:val="002802C5"/>
    <w:rsid w:val="00280CCA"/>
    <w:rsid w:val="0028276A"/>
    <w:rsid w:val="00283162"/>
    <w:rsid w:val="0028422A"/>
    <w:rsid w:val="00284287"/>
    <w:rsid w:val="00286DA0"/>
    <w:rsid w:val="0029429A"/>
    <w:rsid w:val="00294666"/>
    <w:rsid w:val="00294CAA"/>
    <w:rsid w:val="002A532B"/>
    <w:rsid w:val="002A59AA"/>
    <w:rsid w:val="002A6ED4"/>
    <w:rsid w:val="002B3182"/>
    <w:rsid w:val="002B3AF4"/>
    <w:rsid w:val="002C6C8F"/>
    <w:rsid w:val="002D2BCA"/>
    <w:rsid w:val="002D6E00"/>
    <w:rsid w:val="002E3026"/>
    <w:rsid w:val="002E5516"/>
    <w:rsid w:val="002E5CDF"/>
    <w:rsid w:val="002E5DC7"/>
    <w:rsid w:val="002F400B"/>
    <w:rsid w:val="002F4F66"/>
    <w:rsid w:val="00302CD8"/>
    <w:rsid w:val="00305536"/>
    <w:rsid w:val="003058F4"/>
    <w:rsid w:val="003144D6"/>
    <w:rsid w:val="00321D73"/>
    <w:rsid w:val="00321EDB"/>
    <w:rsid w:val="003309ED"/>
    <w:rsid w:val="00332C19"/>
    <w:rsid w:val="00333A56"/>
    <w:rsid w:val="003400D4"/>
    <w:rsid w:val="003428AA"/>
    <w:rsid w:val="00353949"/>
    <w:rsid w:val="00354995"/>
    <w:rsid w:val="00360105"/>
    <w:rsid w:val="00366046"/>
    <w:rsid w:val="003706A0"/>
    <w:rsid w:val="003724AF"/>
    <w:rsid w:val="00373CCE"/>
    <w:rsid w:val="00380B8A"/>
    <w:rsid w:val="00381225"/>
    <w:rsid w:val="003837B6"/>
    <w:rsid w:val="00383DC0"/>
    <w:rsid w:val="00384939"/>
    <w:rsid w:val="00390042"/>
    <w:rsid w:val="00393138"/>
    <w:rsid w:val="003945CD"/>
    <w:rsid w:val="003A19ED"/>
    <w:rsid w:val="003A317D"/>
    <w:rsid w:val="003A3224"/>
    <w:rsid w:val="003A59E8"/>
    <w:rsid w:val="003A63D3"/>
    <w:rsid w:val="003B2A86"/>
    <w:rsid w:val="003B2F33"/>
    <w:rsid w:val="003B32A8"/>
    <w:rsid w:val="003C0FEF"/>
    <w:rsid w:val="003D661F"/>
    <w:rsid w:val="003F061F"/>
    <w:rsid w:val="003F1C40"/>
    <w:rsid w:val="003F2FB8"/>
    <w:rsid w:val="003F5888"/>
    <w:rsid w:val="003F5BDA"/>
    <w:rsid w:val="004049FA"/>
    <w:rsid w:val="0040670E"/>
    <w:rsid w:val="00410024"/>
    <w:rsid w:val="00412494"/>
    <w:rsid w:val="0041254E"/>
    <w:rsid w:val="00412A08"/>
    <w:rsid w:val="00412DFB"/>
    <w:rsid w:val="0041416E"/>
    <w:rsid w:val="00420ED7"/>
    <w:rsid w:val="00421D8E"/>
    <w:rsid w:val="00425232"/>
    <w:rsid w:val="00426A44"/>
    <w:rsid w:val="00436B99"/>
    <w:rsid w:val="004375A3"/>
    <w:rsid w:val="00443434"/>
    <w:rsid w:val="00444923"/>
    <w:rsid w:val="004521D2"/>
    <w:rsid w:val="00453D37"/>
    <w:rsid w:val="00453D8E"/>
    <w:rsid w:val="004578AD"/>
    <w:rsid w:val="00460AF9"/>
    <w:rsid w:val="00461FD6"/>
    <w:rsid w:val="00463D6B"/>
    <w:rsid w:val="004667D5"/>
    <w:rsid w:val="00467BFD"/>
    <w:rsid w:val="00470367"/>
    <w:rsid w:val="004758AB"/>
    <w:rsid w:val="00477FD4"/>
    <w:rsid w:val="00480E21"/>
    <w:rsid w:val="00483ECD"/>
    <w:rsid w:val="004859DE"/>
    <w:rsid w:val="00492010"/>
    <w:rsid w:val="00495CCC"/>
    <w:rsid w:val="00496A2E"/>
    <w:rsid w:val="00497B85"/>
    <w:rsid w:val="004A49FC"/>
    <w:rsid w:val="004A6790"/>
    <w:rsid w:val="004A745E"/>
    <w:rsid w:val="004B13A2"/>
    <w:rsid w:val="004B7063"/>
    <w:rsid w:val="004C507A"/>
    <w:rsid w:val="004D0D34"/>
    <w:rsid w:val="004D384D"/>
    <w:rsid w:val="004D742C"/>
    <w:rsid w:val="004E2356"/>
    <w:rsid w:val="004E3BAA"/>
    <w:rsid w:val="004E7F74"/>
    <w:rsid w:val="004F0194"/>
    <w:rsid w:val="004F2737"/>
    <w:rsid w:val="004F553C"/>
    <w:rsid w:val="0050273A"/>
    <w:rsid w:val="00506C30"/>
    <w:rsid w:val="005132F9"/>
    <w:rsid w:val="005139F8"/>
    <w:rsid w:val="00513CA6"/>
    <w:rsid w:val="00520AB6"/>
    <w:rsid w:val="005247F1"/>
    <w:rsid w:val="00525161"/>
    <w:rsid w:val="00530698"/>
    <w:rsid w:val="00530E09"/>
    <w:rsid w:val="005312EE"/>
    <w:rsid w:val="00531A3E"/>
    <w:rsid w:val="00532035"/>
    <w:rsid w:val="00536565"/>
    <w:rsid w:val="00540E30"/>
    <w:rsid w:val="00542191"/>
    <w:rsid w:val="00545F75"/>
    <w:rsid w:val="0055100B"/>
    <w:rsid w:val="00553444"/>
    <w:rsid w:val="00556E82"/>
    <w:rsid w:val="005629EA"/>
    <w:rsid w:val="00562A5A"/>
    <w:rsid w:val="005643CD"/>
    <w:rsid w:val="0056628E"/>
    <w:rsid w:val="00570631"/>
    <w:rsid w:val="00573310"/>
    <w:rsid w:val="00575291"/>
    <w:rsid w:val="00580471"/>
    <w:rsid w:val="00584A60"/>
    <w:rsid w:val="00594A12"/>
    <w:rsid w:val="0059619E"/>
    <w:rsid w:val="005A00F8"/>
    <w:rsid w:val="005A46D7"/>
    <w:rsid w:val="005A4C1C"/>
    <w:rsid w:val="005A777D"/>
    <w:rsid w:val="005B13E4"/>
    <w:rsid w:val="005B1C59"/>
    <w:rsid w:val="005B2EDD"/>
    <w:rsid w:val="005B2FEE"/>
    <w:rsid w:val="005C0897"/>
    <w:rsid w:val="005C3B60"/>
    <w:rsid w:val="005C4713"/>
    <w:rsid w:val="005C485B"/>
    <w:rsid w:val="005C6A2B"/>
    <w:rsid w:val="005D0225"/>
    <w:rsid w:val="005D3A00"/>
    <w:rsid w:val="005D53F0"/>
    <w:rsid w:val="005E6566"/>
    <w:rsid w:val="005F0430"/>
    <w:rsid w:val="005F06DE"/>
    <w:rsid w:val="005F4294"/>
    <w:rsid w:val="005F4FE5"/>
    <w:rsid w:val="005F57F8"/>
    <w:rsid w:val="005F7715"/>
    <w:rsid w:val="00600587"/>
    <w:rsid w:val="006027D8"/>
    <w:rsid w:val="006072A4"/>
    <w:rsid w:val="00610A37"/>
    <w:rsid w:val="006114D0"/>
    <w:rsid w:val="00612133"/>
    <w:rsid w:val="00620260"/>
    <w:rsid w:val="00621BC2"/>
    <w:rsid w:val="00622671"/>
    <w:rsid w:val="00625976"/>
    <w:rsid w:val="00630B9B"/>
    <w:rsid w:val="00634CF2"/>
    <w:rsid w:val="00637F74"/>
    <w:rsid w:val="00645863"/>
    <w:rsid w:val="0065049D"/>
    <w:rsid w:val="00650B55"/>
    <w:rsid w:val="006620F5"/>
    <w:rsid w:val="00664944"/>
    <w:rsid w:val="00664F6D"/>
    <w:rsid w:val="00666F8F"/>
    <w:rsid w:val="0067212D"/>
    <w:rsid w:val="0067316E"/>
    <w:rsid w:val="006816F6"/>
    <w:rsid w:val="00682839"/>
    <w:rsid w:val="0068441B"/>
    <w:rsid w:val="006850EA"/>
    <w:rsid w:val="00685928"/>
    <w:rsid w:val="00687D88"/>
    <w:rsid w:val="00690B70"/>
    <w:rsid w:val="00691D69"/>
    <w:rsid w:val="00691F81"/>
    <w:rsid w:val="00692428"/>
    <w:rsid w:val="00692D68"/>
    <w:rsid w:val="00696A02"/>
    <w:rsid w:val="0069725F"/>
    <w:rsid w:val="006A0721"/>
    <w:rsid w:val="006A2DDC"/>
    <w:rsid w:val="006A5748"/>
    <w:rsid w:val="006A60F2"/>
    <w:rsid w:val="006B508E"/>
    <w:rsid w:val="006C0201"/>
    <w:rsid w:val="006C48A5"/>
    <w:rsid w:val="006E1298"/>
    <w:rsid w:val="006F2B63"/>
    <w:rsid w:val="006F3ECB"/>
    <w:rsid w:val="006F52B6"/>
    <w:rsid w:val="006F7288"/>
    <w:rsid w:val="0070228E"/>
    <w:rsid w:val="0070667C"/>
    <w:rsid w:val="00710FA3"/>
    <w:rsid w:val="007115DA"/>
    <w:rsid w:val="0071713F"/>
    <w:rsid w:val="007229B0"/>
    <w:rsid w:val="007250D1"/>
    <w:rsid w:val="00725ADC"/>
    <w:rsid w:val="007264A0"/>
    <w:rsid w:val="00727628"/>
    <w:rsid w:val="0073145E"/>
    <w:rsid w:val="00731781"/>
    <w:rsid w:val="00732513"/>
    <w:rsid w:val="00735444"/>
    <w:rsid w:val="00755618"/>
    <w:rsid w:val="00756C7D"/>
    <w:rsid w:val="00772DD7"/>
    <w:rsid w:val="007730FB"/>
    <w:rsid w:val="00780EBF"/>
    <w:rsid w:val="00781473"/>
    <w:rsid w:val="007837D6"/>
    <w:rsid w:val="00786176"/>
    <w:rsid w:val="007868C4"/>
    <w:rsid w:val="007963E2"/>
    <w:rsid w:val="00797550"/>
    <w:rsid w:val="007A1FDA"/>
    <w:rsid w:val="007A4135"/>
    <w:rsid w:val="007A74EE"/>
    <w:rsid w:val="007B4AC6"/>
    <w:rsid w:val="007B7AD9"/>
    <w:rsid w:val="007C1DAD"/>
    <w:rsid w:val="007C3F62"/>
    <w:rsid w:val="007D0607"/>
    <w:rsid w:val="007D28B5"/>
    <w:rsid w:val="007D2C9C"/>
    <w:rsid w:val="007D540E"/>
    <w:rsid w:val="007E303A"/>
    <w:rsid w:val="007F1035"/>
    <w:rsid w:val="007F3380"/>
    <w:rsid w:val="007F433F"/>
    <w:rsid w:val="007F6067"/>
    <w:rsid w:val="0080288F"/>
    <w:rsid w:val="008055A1"/>
    <w:rsid w:val="00807305"/>
    <w:rsid w:val="00811E1C"/>
    <w:rsid w:val="00812D26"/>
    <w:rsid w:val="0081495D"/>
    <w:rsid w:val="00822366"/>
    <w:rsid w:val="008249B5"/>
    <w:rsid w:val="00825961"/>
    <w:rsid w:val="00830D3D"/>
    <w:rsid w:val="00845352"/>
    <w:rsid w:val="008478F3"/>
    <w:rsid w:val="008537AD"/>
    <w:rsid w:val="00854A70"/>
    <w:rsid w:val="008554F8"/>
    <w:rsid w:val="008579C4"/>
    <w:rsid w:val="008605A8"/>
    <w:rsid w:val="00860E98"/>
    <w:rsid w:val="008631B4"/>
    <w:rsid w:val="008677E0"/>
    <w:rsid w:val="00871222"/>
    <w:rsid w:val="008725BA"/>
    <w:rsid w:val="00874FF8"/>
    <w:rsid w:val="00881395"/>
    <w:rsid w:val="00891970"/>
    <w:rsid w:val="008939F4"/>
    <w:rsid w:val="008A4939"/>
    <w:rsid w:val="008B35E4"/>
    <w:rsid w:val="008B372C"/>
    <w:rsid w:val="008B4E4C"/>
    <w:rsid w:val="008C36FA"/>
    <w:rsid w:val="008D0F77"/>
    <w:rsid w:val="008D3234"/>
    <w:rsid w:val="008D684D"/>
    <w:rsid w:val="008E3AE8"/>
    <w:rsid w:val="008E4E37"/>
    <w:rsid w:val="008E6811"/>
    <w:rsid w:val="008F2012"/>
    <w:rsid w:val="008F3313"/>
    <w:rsid w:val="009018A7"/>
    <w:rsid w:val="00904FDA"/>
    <w:rsid w:val="00907528"/>
    <w:rsid w:val="0091185E"/>
    <w:rsid w:val="009119B5"/>
    <w:rsid w:val="00915F36"/>
    <w:rsid w:val="00916F87"/>
    <w:rsid w:val="00923031"/>
    <w:rsid w:val="00930497"/>
    <w:rsid w:val="009312DD"/>
    <w:rsid w:val="00944C25"/>
    <w:rsid w:val="00944F50"/>
    <w:rsid w:val="00951BA6"/>
    <w:rsid w:val="009572E4"/>
    <w:rsid w:val="00957A4F"/>
    <w:rsid w:val="009646B7"/>
    <w:rsid w:val="00970250"/>
    <w:rsid w:val="00971918"/>
    <w:rsid w:val="00980F54"/>
    <w:rsid w:val="00981F62"/>
    <w:rsid w:val="00982B53"/>
    <w:rsid w:val="00983A1A"/>
    <w:rsid w:val="0098425D"/>
    <w:rsid w:val="00985C74"/>
    <w:rsid w:val="00986D13"/>
    <w:rsid w:val="00991E71"/>
    <w:rsid w:val="00992BC1"/>
    <w:rsid w:val="00993815"/>
    <w:rsid w:val="00993F36"/>
    <w:rsid w:val="0099402B"/>
    <w:rsid w:val="009A0C4C"/>
    <w:rsid w:val="009A2CEF"/>
    <w:rsid w:val="009A54E2"/>
    <w:rsid w:val="009B22F0"/>
    <w:rsid w:val="009B2511"/>
    <w:rsid w:val="009B3486"/>
    <w:rsid w:val="009B372C"/>
    <w:rsid w:val="009B458D"/>
    <w:rsid w:val="009B49DD"/>
    <w:rsid w:val="009C13C6"/>
    <w:rsid w:val="009C456A"/>
    <w:rsid w:val="009C502A"/>
    <w:rsid w:val="009C771F"/>
    <w:rsid w:val="009D45A1"/>
    <w:rsid w:val="009D6919"/>
    <w:rsid w:val="009D76B4"/>
    <w:rsid w:val="009E0429"/>
    <w:rsid w:val="009E0E94"/>
    <w:rsid w:val="009F428A"/>
    <w:rsid w:val="00A01223"/>
    <w:rsid w:val="00A031B9"/>
    <w:rsid w:val="00A048A7"/>
    <w:rsid w:val="00A0528B"/>
    <w:rsid w:val="00A10FE8"/>
    <w:rsid w:val="00A142E2"/>
    <w:rsid w:val="00A14483"/>
    <w:rsid w:val="00A178F5"/>
    <w:rsid w:val="00A2224D"/>
    <w:rsid w:val="00A27A4D"/>
    <w:rsid w:val="00A3036C"/>
    <w:rsid w:val="00A30587"/>
    <w:rsid w:val="00A32738"/>
    <w:rsid w:val="00A34B95"/>
    <w:rsid w:val="00A359E9"/>
    <w:rsid w:val="00A370D4"/>
    <w:rsid w:val="00A37462"/>
    <w:rsid w:val="00A43380"/>
    <w:rsid w:val="00A510DA"/>
    <w:rsid w:val="00A541F2"/>
    <w:rsid w:val="00A5487D"/>
    <w:rsid w:val="00A54B31"/>
    <w:rsid w:val="00A561D5"/>
    <w:rsid w:val="00A6013E"/>
    <w:rsid w:val="00A609FD"/>
    <w:rsid w:val="00A617AF"/>
    <w:rsid w:val="00A63A91"/>
    <w:rsid w:val="00A64CAD"/>
    <w:rsid w:val="00A66EBA"/>
    <w:rsid w:val="00A72B3D"/>
    <w:rsid w:val="00A807AC"/>
    <w:rsid w:val="00A821EB"/>
    <w:rsid w:val="00A8253E"/>
    <w:rsid w:val="00A82A06"/>
    <w:rsid w:val="00A82EC1"/>
    <w:rsid w:val="00A834AF"/>
    <w:rsid w:val="00A95990"/>
    <w:rsid w:val="00AA39D1"/>
    <w:rsid w:val="00AA72B8"/>
    <w:rsid w:val="00AB0104"/>
    <w:rsid w:val="00AB7379"/>
    <w:rsid w:val="00AC47DB"/>
    <w:rsid w:val="00AC6F9C"/>
    <w:rsid w:val="00AD0F0A"/>
    <w:rsid w:val="00AD13B6"/>
    <w:rsid w:val="00AE4996"/>
    <w:rsid w:val="00AF16BF"/>
    <w:rsid w:val="00AF413F"/>
    <w:rsid w:val="00AF4792"/>
    <w:rsid w:val="00B055F3"/>
    <w:rsid w:val="00B0719D"/>
    <w:rsid w:val="00B10846"/>
    <w:rsid w:val="00B128F5"/>
    <w:rsid w:val="00B203F9"/>
    <w:rsid w:val="00B207D7"/>
    <w:rsid w:val="00B23A08"/>
    <w:rsid w:val="00B42612"/>
    <w:rsid w:val="00B42641"/>
    <w:rsid w:val="00B47845"/>
    <w:rsid w:val="00B52349"/>
    <w:rsid w:val="00B632FF"/>
    <w:rsid w:val="00B656FB"/>
    <w:rsid w:val="00B67B9C"/>
    <w:rsid w:val="00B704FA"/>
    <w:rsid w:val="00B71816"/>
    <w:rsid w:val="00B74EE3"/>
    <w:rsid w:val="00B75842"/>
    <w:rsid w:val="00B75CD5"/>
    <w:rsid w:val="00B75D23"/>
    <w:rsid w:val="00B772EE"/>
    <w:rsid w:val="00B779F9"/>
    <w:rsid w:val="00B8114D"/>
    <w:rsid w:val="00B8136F"/>
    <w:rsid w:val="00B86A45"/>
    <w:rsid w:val="00B95F89"/>
    <w:rsid w:val="00B97EF6"/>
    <w:rsid w:val="00BA1E5B"/>
    <w:rsid w:val="00BA4EBC"/>
    <w:rsid w:val="00BA6F5E"/>
    <w:rsid w:val="00BB2F26"/>
    <w:rsid w:val="00BC00D2"/>
    <w:rsid w:val="00BC24F4"/>
    <w:rsid w:val="00BF10FC"/>
    <w:rsid w:val="00BF32BE"/>
    <w:rsid w:val="00BF5BCD"/>
    <w:rsid w:val="00BF5E54"/>
    <w:rsid w:val="00C02B77"/>
    <w:rsid w:val="00C1093E"/>
    <w:rsid w:val="00C10DAC"/>
    <w:rsid w:val="00C123C3"/>
    <w:rsid w:val="00C134B7"/>
    <w:rsid w:val="00C210B1"/>
    <w:rsid w:val="00C22643"/>
    <w:rsid w:val="00C230B1"/>
    <w:rsid w:val="00C32C85"/>
    <w:rsid w:val="00C33346"/>
    <w:rsid w:val="00C36A42"/>
    <w:rsid w:val="00C450C3"/>
    <w:rsid w:val="00C46870"/>
    <w:rsid w:val="00C51411"/>
    <w:rsid w:val="00C54882"/>
    <w:rsid w:val="00C56292"/>
    <w:rsid w:val="00C56E74"/>
    <w:rsid w:val="00C57456"/>
    <w:rsid w:val="00C61F71"/>
    <w:rsid w:val="00C64AD1"/>
    <w:rsid w:val="00C702EB"/>
    <w:rsid w:val="00C70EB1"/>
    <w:rsid w:val="00C716AA"/>
    <w:rsid w:val="00C75629"/>
    <w:rsid w:val="00C80456"/>
    <w:rsid w:val="00C82005"/>
    <w:rsid w:val="00C84064"/>
    <w:rsid w:val="00C84D6F"/>
    <w:rsid w:val="00C90297"/>
    <w:rsid w:val="00CA0AFB"/>
    <w:rsid w:val="00CA3330"/>
    <w:rsid w:val="00CA48CC"/>
    <w:rsid w:val="00CA4954"/>
    <w:rsid w:val="00CA54FA"/>
    <w:rsid w:val="00CA5B2B"/>
    <w:rsid w:val="00CB4291"/>
    <w:rsid w:val="00CB6179"/>
    <w:rsid w:val="00CB788E"/>
    <w:rsid w:val="00CB7BF5"/>
    <w:rsid w:val="00CB7DA5"/>
    <w:rsid w:val="00CC4695"/>
    <w:rsid w:val="00CD36FC"/>
    <w:rsid w:val="00CD4187"/>
    <w:rsid w:val="00CE2CB8"/>
    <w:rsid w:val="00CE7E73"/>
    <w:rsid w:val="00CF0B45"/>
    <w:rsid w:val="00CF7D59"/>
    <w:rsid w:val="00D018E3"/>
    <w:rsid w:val="00D02DDF"/>
    <w:rsid w:val="00D132E4"/>
    <w:rsid w:val="00D14107"/>
    <w:rsid w:val="00D15A61"/>
    <w:rsid w:val="00D20D39"/>
    <w:rsid w:val="00D24A25"/>
    <w:rsid w:val="00D24C59"/>
    <w:rsid w:val="00D25DB5"/>
    <w:rsid w:val="00D4124C"/>
    <w:rsid w:val="00D4636C"/>
    <w:rsid w:val="00D547F8"/>
    <w:rsid w:val="00D568C9"/>
    <w:rsid w:val="00D61A85"/>
    <w:rsid w:val="00D61C87"/>
    <w:rsid w:val="00D638FB"/>
    <w:rsid w:val="00D65CA1"/>
    <w:rsid w:val="00D70C99"/>
    <w:rsid w:val="00D72488"/>
    <w:rsid w:val="00D72AE5"/>
    <w:rsid w:val="00D825AB"/>
    <w:rsid w:val="00D84209"/>
    <w:rsid w:val="00D84E1B"/>
    <w:rsid w:val="00D8505C"/>
    <w:rsid w:val="00D90057"/>
    <w:rsid w:val="00D93621"/>
    <w:rsid w:val="00D958E9"/>
    <w:rsid w:val="00D96CAF"/>
    <w:rsid w:val="00D96DAA"/>
    <w:rsid w:val="00D972F9"/>
    <w:rsid w:val="00DA085E"/>
    <w:rsid w:val="00DA4106"/>
    <w:rsid w:val="00DA5A0E"/>
    <w:rsid w:val="00DA67AC"/>
    <w:rsid w:val="00DA7017"/>
    <w:rsid w:val="00DB3739"/>
    <w:rsid w:val="00DB591D"/>
    <w:rsid w:val="00DC2DDB"/>
    <w:rsid w:val="00DD07C4"/>
    <w:rsid w:val="00DD1711"/>
    <w:rsid w:val="00DD33CC"/>
    <w:rsid w:val="00DD5210"/>
    <w:rsid w:val="00DE13E5"/>
    <w:rsid w:val="00DE31DE"/>
    <w:rsid w:val="00DE3A40"/>
    <w:rsid w:val="00DE3AA1"/>
    <w:rsid w:val="00DF2CEB"/>
    <w:rsid w:val="00DF636F"/>
    <w:rsid w:val="00DF73D5"/>
    <w:rsid w:val="00DF7747"/>
    <w:rsid w:val="00DF775E"/>
    <w:rsid w:val="00E006FD"/>
    <w:rsid w:val="00E02808"/>
    <w:rsid w:val="00E03145"/>
    <w:rsid w:val="00E04452"/>
    <w:rsid w:val="00E07337"/>
    <w:rsid w:val="00E11CE2"/>
    <w:rsid w:val="00E1741F"/>
    <w:rsid w:val="00E20257"/>
    <w:rsid w:val="00E2194F"/>
    <w:rsid w:val="00E23FC7"/>
    <w:rsid w:val="00E258D1"/>
    <w:rsid w:val="00E33F43"/>
    <w:rsid w:val="00E41BB4"/>
    <w:rsid w:val="00E43778"/>
    <w:rsid w:val="00E45D2F"/>
    <w:rsid w:val="00E47444"/>
    <w:rsid w:val="00E5163D"/>
    <w:rsid w:val="00E54D82"/>
    <w:rsid w:val="00E5552F"/>
    <w:rsid w:val="00E60441"/>
    <w:rsid w:val="00E60A4C"/>
    <w:rsid w:val="00E62D5A"/>
    <w:rsid w:val="00E62D6C"/>
    <w:rsid w:val="00E65AE1"/>
    <w:rsid w:val="00E67F70"/>
    <w:rsid w:val="00E716AE"/>
    <w:rsid w:val="00E731B0"/>
    <w:rsid w:val="00E8288A"/>
    <w:rsid w:val="00E84247"/>
    <w:rsid w:val="00E87D67"/>
    <w:rsid w:val="00E942A6"/>
    <w:rsid w:val="00E94375"/>
    <w:rsid w:val="00E94E79"/>
    <w:rsid w:val="00E9726D"/>
    <w:rsid w:val="00E975AC"/>
    <w:rsid w:val="00EA6959"/>
    <w:rsid w:val="00EB1105"/>
    <w:rsid w:val="00EB3868"/>
    <w:rsid w:val="00EB69B8"/>
    <w:rsid w:val="00EC5028"/>
    <w:rsid w:val="00EC6C7B"/>
    <w:rsid w:val="00ED0A2F"/>
    <w:rsid w:val="00ED3AB3"/>
    <w:rsid w:val="00ED43A5"/>
    <w:rsid w:val="00ED7D37"/>
    <w:rsid w:val="00EE1FB0"/>
    <w:rsid w:val="00EF04DF"/>
    <w:rsid w:val="00EF596B"/>
    <w:rsid w:val="00EF5F2D"/>
    <w:rsid w:val="00F02910"/>
    <w:rsid w:val="00F037D3"/>
    <w:rsid w:val="00F07FDB"/>
    <w:rsid w:val="00F10DFC"/>
    <w:rsid w:val="00F130F5"/>
    <w:rsid w:val="00F233EB"/>
    <w:rsid w:val="00F23A1F"/>
    <w:rsid w:val="00F26249"/>
    <w:rsid w:val="00F33577"/>
    <w:rsid w:val="00F3358D"/>
    <w:rsid w:val="00F40FFD"/>
    <w:rsid w:val="00F4332F"/>
    <w:rsid w:val="00F46049"/>
    <w:rsid w:val="00F52175"/>
    <w:rsid w:val="00F526BE"/>
    <w:rsid w:val="00F56158"/>
    <w:rsid w:val="00F56D5F"/>
    <w:rsid w:val="00F612BD"/>
    <w:rsid w:val="00F65C74"/>
    <w:rsid w:val="00F70B55"/>
    <w:rsid w:val="00F8093C"/>
    <w:rsid w:val="00F83059"/>
    <w:rsid w:val="00F879C1"/>
    <w:rsid w:val="00F94BA9"/>
    <w:rsid w:val="00F9560E"/>
    <w:rsid w:val="00F959FE"/>
    <w:rsid w:val="00F970E2"/>
    <w:rsid w:val="00FA2584"/>
    <w:rsid w:val="00FA355E"/>
    <w:rsid w:val="00FB08B4"/>
    <w:rsid w:val="00FB27EE"/>
    <w:rsid w:val="00FB7003"/>
    <w:rsid w:val="00FC1BF4"/>
    <w:rsid w:val="00FC2EB5"/>
    <w:rsid w:val="00FC4B10"/>
    <w:rsid w:val="00FD392C"/>
    <w:rsid w:val="00FD5556"/>
    <w:rsid w:val="00FD564A"/>
    <w:rsid w:val="00FD5DE9"/>
    <w:rsid w:val="00FE54E3"/>
    <w:rsid w:val="00FF24B4"/>
    <w:rsid w:val="00FF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4564"/>
  <w15:chartTrackingRefBased/>
  <w15:docId w15:val="{CC3D1FCA-82EC-0E42-AC7E-B1E20BAD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40"/>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F5"/>
    <w:rPr>
      <w:rFonts w:eastAsiaTheme="majorEastAsia" w:cstheme="majorBidi"/>
      <w:color w:val="272727" w:themeColor="text1" w:themeTint="D8"/>
    </w:rPr>
  </w:style>
  <w:style w:type="paragraph" w:styleId="Title">
    <w:name w:val="Title"/>
    <w:basedOn w:val="Normal"/>
    <w:next w:val="Normal"/>
    <w:link w:val="TitleChar"/>
    <w:uiPriority w:val="10"/>
    <w:qFormat/>
    <w:rsid w:val="00F130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F5"/>
    <w:pPr>
      <w:spacing w:before="160"/>
      <w:jc w:val="center"/>
    </w:pPr>
    <w:rPr>
      <w:i/>
      <w:iCs/>
      <w:color w:val="404040" w:themeColor="text1" w:themeTint="BF"/>
    </w:rPr>
  </w:style>
  <w:style w:type="character" w:customStyle="1" w:styleId="QuoteChar">
    <w:name w:val="Quote Char"/>
    <w:basedOn w:val="DefaultParagraphFont"/>
    <w:link w:val="Quote"/>
    <w:uiPriority w:val="29"/>
    <w:rsid w:val="00F130F5"/>
    <w:rPr>
      <w:i/>
      <w:iCs/>
      <w:color w:val="404040" w:themeColor="text1" w:themeTint="BF"/>
    </w:rPr>
  </w:style>
  <w:style w:type="paragraph" w:styleId="ListParagraph">
    <w:name w:val="List Paragraph"/>
    <w:basedOn w:val="Normal"/>
    <w:uiPriority w:val="34"/>
    <w:qFormat/>
    <w:rsid w:val="00F130F5"/>
    <w:pPr>
      <w:ind w:left="720"/>
      <w:contextualSpacing/>
    </w:pPr>
  </w:style>
  <w:style w:type="character" w:styleId="IntenseEmphasis">
    <w:name w:val="Intense Emphasis"/>
    <w:basedOn w:val="DefaultParagraphFont"/>
    <w:uiPriority w:val="21"/>
    <w:qFormat/>
    <w:rsid w:val="00F130F5"/>
    <w:rPr>
      <w:i/>
      <w:iCs/>
      <w:color w:val="0F4761" w:themeColor="accent1" w:themeShade="BF"/>
    </w:rPr>
  </w:style>
  <w:style w:type="paragraph" w:styleId="IntenseQuote">
    <w:name w:val="Intense Quote"/>
    <w:basedOn w:val="Normal"/>
    <w:next w:val="Normal"/>
    <w:link w:val="IntenseQuoteChar"/>
    <w:uiPriority w:val="30"/>
    <w:qFormat/>
    <w:rsid w:val="00F1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F5"/>
    <w:rPr>
      <w:i/>
      <w:iCs/>
      <w:color w:val="0F4761" w:themeColor="accent1" w:themeShade="BF"/>
    </w:rPr>
  </w:style>
  <w:style w:type="character" w:styleId="IntenseReference">
    <w:name w:val="Intense Reference"/>
    <w:basedOn w:val="DefaultParagraphFont"/>
    <w:uiPriority w:val="32"/>
    <w:qFormat/>
    <w:rsid w:val="00F130F5"/>
    <w:rPr>
      <w:b/>
      <w:bCs/>
      <w:smallCaps/>
      <w:color w:val="0F4761" w:themeColor="accent1" w:themeShade="BF"/>
      <w:spacing w:val="5"/>
    </w:rPr>
  </w:style>
  <w:style w:type="character" w:styleId="Hyperlink">
    <w:name w:val="Hyperlink"/>
    <w:basedOn w:val="DefaultParagraphFont"/>
    <w:uiPriority w:val="99"/>
    <w:unhideWhenUsed/>
    <w:rsid w:val="00DB591D"/>
    <w:rPr>
      <w:color w:val="467886" w:themeColor="hyperlink"/>
      <w:u w:val="single"/>
    </w:rPr>
  </w:style>
  <w:style w:type="character" w:styleId="UnresolvedMention">
    <w:name w:val="Unresolved Mention"/>
    <w:basedOn w:val="DefaultParagraphFont"/>
    <w:uiPriority w:val="99"/>
    <w:semiHidden/>
    <w:unhideWhenUsed/>
    <w:rsid w:val="00DB591D"/>
    <w:rPr>
      <w:color w:val="605E5C"/>
      <w:shd w:val="clear" w:color="auto" w:fill="E1DFDD"/>
    </w:rPr>
  </w:style>
  <w:style w:type="character" w:styleId="FollowedHyperlink">
    <w:name w:val="FollowedHyperlink"/>
    <w:basedOn w:val="DefaultParagraphFont"/>
    <w:uiPriority w:val="99"/>
    <w:semiHidden/>
    <w:unhideWhenUsed/>
    <w:rsid w:val="005E6566"/>
    <w:rPr>
      <w:color w:val="96607D" w:themeColor="followedHyperlink"/>
      <w:u w:val="single"/>
    </w:rPr>
  </w:style>
  <w:style w:type="character" w:styleId="PlaceholderText">
    <w:name w:val="Placeholder Text"/>
    <w:basedOn w:val="DefaultParagraphFont"/>
    <w:uiPriority w:val="99"/>
    <w:semiHidden/>
    <w:rsid w:val="005E6566"/>
    <w:rPr>
      <w:color w:val="666666"/>
    </w:rPr>
  </w:style>
  <w:style w:type="paragraph" w:styleId="HTMLPreformatted">
    <w:name w:val="HTML Preformatted"/>
    <w:basedOn w:val="Normal"/>
    <w:link w:val="HTMLPreformattedChar"/>
    <w:uiPriority w:val="99"/>
    <w:semiHidden/>
    <w:unhideWhenUsed/>
    <w:rsid w:val="000538D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38DD"/>
    <w:rPr>
      <w:rFonts w:ascii="Consolas" w:hAnsi="Consolas"/>
      <w:sz w:val="20"/>
      <w:szCs w:val="20"/>
    </w:rPr>
  </w:style>
  <w:style w:type="paragraph" w:styleId="NormalWeb">
    <w:name w:val="Normal (Web)"/>
    <w:basedOn w:val="Normal"/>
    <w:uiPriority w:val="99"/>
    <w:unhideWhenUsed/>
    <w:rsid w:val="00D958E9"/>
  </w:style>
  <w:style w:type="character" w:styleId="Strong">
    <w:name w:val="Strong"/>
    <w:basedOn w:val="DefaultParagraphFont"/>
    <w:uiPriority w:val="22"/>
    <w:qFormat/>
    <w:rsid w:val="00916F87"/>
    <w:rPr>
      <w:b/>
      <w:bCs/>
    </w:rPr>
  </w:style>
  <w:style w:type="character" w:customStyle="1" w:styleId="citation-391">
    <w:name w:val="citation-391"/>
    <w:basedOn w:val="DefaultParagraphFont"/>
    <w:rsid w:val="005A4C1C"/>
  </w:style>
  <w:style w:type="character" w:customStyle="1" w:styleId="citation-390">
    <w:name w:val="citation-390"/>
    <w:basedOn w:val="DefaultParagraphFont"/>
    <w:rsid w:val="005A4C1C"/>
  </w:style>
  <w:style w:type="character" w:customStyle="1" w:styleId="citation-389">
    <w:name w:val="citation-389"/>
    <w:basedOn w:val="DefaultParagraphFont"/>
    <w:rsid w:val="005A4C1C"/>
  </w:style>
  <w:style w:type="character" w:customStyle="1" w:styleId="citation-388">
    <w:name w:val="citation-388"/>
    <w:basedOn w:val="DefaultParagraphFont"/>
    <w:rsid w:val="005A4C1C"/>
  </w:style>
  <w:style w:type="character" w:customStyle="1" w:styleId="math-inline">
    <w:name w:val="math-inline"/>
    <w:basedOn w:val="DefaultParagraphFont"/>
    <w:rsid w:val="00C56E74"/>
  </w:style>
  <w:style w:type="paragraph" w:customStyle="1" w:styleId="paragraph">
    <w:name w:val="paragraph"/>
    <w:basedOn w:val="Normal"/>
    <w:rsid w:val="008554F8"/>
    <w:pPr>
      <w:spacing w:before="100" w:beforeAutospacing="1" w:after="100" w:afterAutospacing="1"/>
    </w:pPr>
  </w:style>
  <w:style w:type="character" w:customStyle="1" w:styleId="normaltextrun">
    <w:name w:val="normaltextrun"/>
    <w:basedOn w:val="DefaultParagraphFont"/>
    <w:rsid w:val="008554F8"/>
  </w:style>
  <w:style w:type="character" w:customStyle="1" w:styleId="contentcontrolboundarysink">
    <w:name w:val="contentcontrolboundarysink"/>
    <w:basedOn w:val="DefaultParagraphFont"/>
    <w:rsid w:val="008554F8"/>
  </w:style>
  <w:style w:type="character" w:customStyle="1" w:styleId="eop">
    <w:name w:val="eop"/>
    <w:basedOn w:val="DefaultParagraphFont"/>
    <w:rsid w:val="008554F8"/>
  </w:style>
  <w:style w:type="character" w:customStyle="1" w:styleId="citation-668">
    <w:name w:val="citation-668"/>
    <w:basedOn w:val="DefaultParagraphFont"/>
    <w:rsid w:val="008055A1"/>
  </w:style>
  <w:style w:type="character" w:customStyle="1" w:styleId="citation-666">
    <w:name w:val="citation-666"/>
    <w:basedOn w:val="DefaultParagraphFont"/>
    <w:rsid w:val="00E94375"/>
  </w:style>
  <w:style w:type="character" w:styleId="LineNumber">
    <w:name w:val="line number"/>
    <w:basedOn w:val="DefaultParagraphFont"/>
    <w:uiPriority w:val="99"/>
    <w:semiHidden/>
    <w:unhideWhenUsed/>
    <w:rsid w:val="00731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28">
      <w:bodyDiv w:val="1"/>
      <w:marLeft w:val="0"/>
      <w:marRight w:val="0"/>
      <w:marTop w:val="0"/>
      <w:marBottom w:val="0"/>
      <w:divBdr>
        <w:top w:val="none" w:sz="0" w:space="0" w:color="auto"/>
        <w:left w:val="none" w:sz="0" w:space="0" w:color="auto"/>
        <w:bottom w:val="none" w:sz="0" w:space="0" w:color="auto"/>
        <w:right w:val="none" w:sz="0" w:space="0" w:color="auto"/>
      </w:divBdr>
    </w:div>
    <w:div w:id="469615">
      <w:bodyDiv w:val="1"/>
      <w:marLeft w:val="0"/>
      <w:marRight w:val="0"/>
      <w:marTop w:val="0"/>
      <w:marBottom w:val="0"/>
      <w:divBdr>
        <w:top w:val="none" w:sz="0" w:space="0" w:color="auto"/>
        <w:left w:val="none" w:sz="0" w:space="0" w:color="auto"/>
        <w:bottom w:val="none" w:sz="0" w:space="0" w:color="auto"/>
        <w:right w:val="none" w:sz="0" w:space="0" w:color="auto"/>
      </w:divBdr>
    </w:div>
    <w:div w:id="552888">
      <w:marLeft w:val="0"/>
      <w:marRight w:val="0"/>
      <w:marTop w:val="0"/>
      <w:marBottom w:val="0"/>
      <w:divBdr>
        <w:top w:val="none" w:sz="0" w:space="0" w:color="auto"/>
        <w:left w:val="none" w:sz="0" w:space="0" w:color="auto"/>
        <w:bottom w:val="none" w:sz="0" w:space="0" w:color="auto"/>
        <w:right w:val="none" w:sz="0" w:space="0" w:color="auto"/>
      </w:divBdr>
    </w:div>
    <w:div w:id="2438108">
      <w:bodyDiv w:val="1"/>
      <w:marLeft w:val="0"/>
      <w:marRight w:val="0"/>
      <w:marTop w:val="0"/>
      <w:marBottom w:val="0"/>
      <w:divBdr>
        <w:top w:val="none" w:sz="0" w:space="0" w:color="auto"/>
        <w:left w:val="none" w:sz="0" w:space="0" w:color="auto"/>
        <w:bottom w:val="none" w:sz="0" w:space="0" w:color="auto"/>
        <w:right w:val="none" w:sz="0" w:space="0" w:color="auto"/>
      </w:divBdr>
    </w:div>
    <w:div w:id="2709149">
      <w:bodyDiv w:val="1"/>
      <w:marLeft w:val="0"/>
      <w:marRight w:val="0"/>
      <w:marTop w:val="0"/>
      <w:marBottom w:val="0"/>
      <w:divBdr>
        <w:top w:val="none" w:sz="0" w:space="0" w:color="auto"/>
        <w:left w:val="none" w:sz="0" w:space="0" w:color="auto"/>
        <w:bottom w:val="none" w:sz="0" w:space="0" w:color="auto"/>
        <w:right w:val="none" w:sz="0" w:space="0" w:color="auto"/>
      </w:divBdr>
    </w:div>
    <w:div w:id="2904100">
      <w:marLeft w:val="480"/>
      <w:marRight w:val="0"/>
      <w:marTop w:val="0"/>
      <w:marBottom w:val="0"/>
      <w:divBdr>
        <w:top w:val="none" w:sz="0" w:space="0" w:color="auto"/>
        <w:left w:val="none" w:sz="0" w:space="0" w:color="auto"/>
        <w:bottom w:val="none" w:sz="0" w:space="0" w:color="auto"/>
        <w:right w:val="none" w:sz="0" w:space="0" w:color="auto"/>
      </w:divBdr>
    </w:div>
    <w:div w:id="3553037">
      <w:bodyDiv w:val="1"/>
      <w:marLeft w:val="0"/>
      <w:marRight w:val="0"/>
      <w:marTop w:val="0"/>
      <w:marBottom w:val="0"/>
      <w:divBdr>
        <w:top w:val="none" w:sz="0" w:space="0" w:color="auto"/>
        <w:left w:val="none" w:sz="0" w:space="0" w:color="auto"/>
        <w:bottom w:val="none" w:sz="0" w:space="0" w:color="auto"/>
        <w:right w:val="none" w:sz="0" w:space="0" w:color="auto"/>
      </w:divBdr>
    </w:div>
    <w:div w:id="4285721">
      <w:bodyDiv w:val="1"/>
      <w:marLeft w:val="0"/>
      <w:marRight w:val="0"/>
      <w:marTop w:val="0"/>
      <w:marBottom w:val="0"/>
      <w:divBdr>
        <w:top w:val="none" w:sz="0" w:space="0" w:color="auto"/>
        <w:left w:val="none" w:sz="0" w:space="0" w:color="auto"/>
        <w:bottom w:val="none" w:sz="0" w:space="0" w:color="auto"/>
        <w:right w:val="none" w:sz="0" w:space="0" w:color="auto"/>
      </w:divBdr>
    </w:div>
    <w:div w:id="4600844">
      <w:bodyDiv w:val="1"/>
      <w:marLeft w:val="0"/>
      <w:marRight w:val="0"/>
      <w:marTop w:val="0"/>
      <w:marBottom w:val="0"/>
      <w:divBdr>
        <w:top w:val="none" w:sz="0" w:space="0" w:color="auto"/>
        <w:left w:val="none" w:sz="0" w:space="0" w:color="auto"/>
        <w:bottom w:val="none" w:sz="0" w:space="0" w:color="auto"/>
        <w:right w:val="none" w:sz="0" w:space="0" w:color="auto"/>
      </w:divBdr>
    </w:div>
    <w:div w:id="5063871">
      <w:bodyDiv w:val="1"/>
      <w:marLeft w:val="0"/>
      <w:marRight w:val="0"/>
      <w:marTop w:val="0"/>
      <w:marBottom w:val="0"/>
      <w:divBdr>
        <w:top w:val="none" w:sz="0" w:space="0" w:color="auto"/>
        <w:left w:val="none" w:sz="0" w:space="0" w:color="auto"/>
        <w:bottom w:val="none" w:sz="0" w:space="0" w:color="auto"/>
        <w:right w:val="none" w:sz="0" w:space="0" w:color="auto"/>
      </w:divBdr>
    </w:div>
    <w:div w:id="5177642">
      <w:bodyDiv w:val="1"/>
      <w:marLeft w:val="0"/>
      <w:marRight w:val="0"/>
      <w:marTop w:val="0"/>
      <w:marBottom w:val="0"/>
      <w:divBdr>
        <w:top w:val="none" w:sz="0" w:space="0" w:color="auto"/>
        <w:left w:val="none" w:sz="0" w:space="0" w:color="auto"/>
        <w:bottom w:val="none" w:sz="0" w:space="0" w:color="auto"/>
        <w:right w:val="none" w:sz="0" w:space="0" w:color="auto"/>
      </w:divBdr>
    </w:div>
    <w:div w:id="5327469">
      <w:bodyDiv w:val="1"/>
      <w:marLeft w:val="0"/>
      <w:marRight w:val="0"/>
      <w:marTop w:val="0"/>
      <w:marBottom w:val="0"/>
      <w:divBdr>
        <w:top w:val="none" w:sz="0" w:space="0" w:color="auto"/>
        <w:left w:val="none" w:sz="0" w:space="0" w:color="auto"/>
        <w:bottom w:val="none" w:sz="0" w:space="0" w:color="auto"/>
        <w:right w:val="none" w:sz="0" w:space="0" w:color="auto"/>
      </w:divBdr>
    </w:div>
    <w:div w:id="5638256">
      <w:bodyDiv w:val="1"/>
      <w:marLeft w:val="0"/>
      <w:marRight w:val="0"/>
      <w:marTop w:val="0"/>
      <w:marBottom w:val="0"/>
      <w:divBdr>
        <w:top w:val="none" w:sz="0" w:space="0" w:color="auto"/>
        <w:left w:val="none" w:sz="0" w:space="0" w:color="auto"/>
        <w:bottom w:val="none" w:sz="0" w:space="0" w:color="auto"/>
        <w:right w:val="none" w:sz="0" w:space="0" w:color="auto"/>
      </w:divBdr>
    </w:div>
    <w:div w:id="5908153">
      <w:bodyDiv w:val="1"/>
      <w:marLeft w:val="0"/>
      <w:marRight w:val="0"/>
      <w:marTop w:val="0"/>
      <w:marBottom w:val="0"/>
      <w:divBdr>
        <w:top w:val="none" w:sz="0" w:space="0" w:color="auto"/>
        <w:left w:val="none" w:sz="0" w:space="0" w:color="auto"/>
        <w:bottom w:val="none" w:sz="0" w:space="0" w:color="auto"/>
        <w:right w:val="none" w:sz="0" w:space="0" w:color="auto"/>
      </w:divBdr>
    </w:div>
    <w:div w:id="6098471">
      <w:bodyDiv w:val="1"/>
      <w:marLeft w:val="0"/>
      <w:marRight w:val="0"/>
      <w:marTop w:val="0"/>
      <w:marBottom w:val="0"/>
      <w:divBdr>
        <w:top w:val="none" w:sz="0" w:space="0" w:color="auto"/>
        <w:left w:val="none" w:sz="0" w:space="0" w:color="auto"/>
        <w:bottom w:val="none" w:sz="0" w:space="0" w:color="auto"/>
        <w:right w:val="none" w:sz="0" w:space="0" w:color="auto"/>
      </w:divBdr>
    </w:div>
    <w:div w:id="7411642">
      <w:bodyDiv w:val="1"/>
      <w:marLeft w:val="0"/>
      <w:marRight w:val="0"/>
      <w:marTop w:val="0"/>
      <w:marBottom w:val="0"/>
      <w:divBdr>
        <w:top w:val="none" w:sz="0" w:space="0" w:color="auto"/>
        <w:left w:val="none" w:sz="0" w:space="0" w:color="auto"/>
        <w:bottom w:val="none" w:sz="0" w:space="0" w:color="auto"/>
        <w:right w:val="none" w:sz="0" w:space="0" w:color="auto"/>
      </w:divBdr>
    </w:div>
    <w:div w:id="7412413">
      <w:bodyDiv w:val="1"/>
      <w:marLeft w:val="0"/>
      <w:marRight w:val="0"/>
      <w:marTop w:val="0"/>
      <w:marBottom w:val="0"/>
      <w:divBdr>
        <w:top w:val="none" w:sz="0" w:space="0" w:color="auto"/>
        <w:left w:val="none" w:sz="0" w:space="0" w:color="auto"/>
        <w:bottom w:val="none" w:sz="0" w:space="0" w:color="auto"/>
        <w:right w:val="none" w:sz="0" w:space="0" w:color="auto"/>
      </w:divBdr>
    </w:div>
    <w:div w:id="7684026">
      <w:bodyDiv w:val="1"/>
      <w:marLeft w:val="0"/>
      <w:marRight w:val="0"/>
      <w:marTop w:val="0"/>
      <w:marBottom w:val="0"/>
      <w:divBdr>
        <w:top w:val="none" w:sz="0" w:space="0" w:color="auto"/>
        <w:left w:val="none" w:sz="0" w:space="0" w:color="auto"/>
        <w:bottom w:val="none" w:sz="0" w:space="0" w:color="auto"/>
        <w:right w:val="none" w:sz="0" w:space="0" w:color="auto"/>
      </w:divBdr>
    </w:div>
    <w:div w:id="7803315">
      <w:bodyDiv w:val="1"/>
      <w:marLeft w:val="0"/>
      <w:marRight w:val="0"/>
      <w:marTop w:val="0"/>
      <w:marBottom w:val="0"/>
      <w:divBdr>
        <w:top w:val="none" w:sz="0" w:space="0" w:color="auto"/>
        <w:left w:val="none" w:sz="0" w:space="0" w:color="auto"/>
        <w:bottom w:val="none" w:sz="0" w:space="0" w:color="auto"/>
        <w:right w:val="none" w:sz="0" w:space="0" w:color="auto"/>
      </w:divBdr>
    </w:div>
    <w:div w:id="7949590">
      <w:marLeft w:val="480"/>
      <w:marRight w:val="0"/>
      <w:marTop w:val="0"/>
      <w:marBottom w:val="0"/>
      <w:divBdr>
        <w:top w:val="none" w:sz="0" w:space="0" w:color="auto"/>
        <w:left w:val="none" w:sz="0" w:space="0" w:color="auto"/>
        <w:bottom w:val="none" w:sz="0" w:space="0" w:color="auto"/>
        <w:right w:val="none" w:sz="0" w:space="0" w:color="auto"/>
      </w:divBdr>
    </w:div>
    <w:div w:id="8140935">
      <w:bodyDiv w:val="1"/>
      <w:marLeft w:val="0"/>
      <w:marRight w:val="0"/>
      <w:marTop w:val="0"/>
      <w:marBottom w:val="0"/>
      <w:divBdr>
        <w:top w:val="none" w:sz="0" w:space="0" w:color="auto"/>
        <w:left w:val="none" w:sz="0" w:space="0" w:color="auto"/>
        <w:bottom w:val="none" w:sz="0" w:space="0" w:color="auto"/>
        <w:right w:val="none" w:sz="0" w:space="0" w:color="auto"/>
      </w:divBdr>
    </w:div>
    <w:div w:id="8337568">
      <w:bodyDiv w:val="1"/>
      <w:marLeft w:val="0"/>
      <w:marRight w:val="0"/>
      <w:marTop w:val="0"/>
      <w:marBottom w:val="0"/>
      <w:divBdr>
        <w:top w:val="none" w:sz="0" w:space="0" w:color="auto"/>
        <w:left w:val="none" w:sz="0" w:space="0" w:color="auto"/>
        <w:bottom w:val="none" w:sz="0" w:space="0" w:color="auto"/>
        <w:right w:val="none" w:sz="0" w:space="0" w:color="auto"/>
      </w:divBdr>
    </w:div>
    <w:div w:id="8914046">
      <w:bodyDiv w:val="1"/>
      <w:marLeft w:val="0"/>
      <w:marRight w:val="0"/>
      <w:marTop w:val="0"/>
      <w:marBottom w:val="0"/>
      <w:divBdr>
        <w:top w:val="none" w:sz="0" w:space="0" w:color="auto"/>
        <w:left w:val="none" w:sz="0" w:space="0" w:color="auto"/>
        <w:bottom w:val="none" w:sz="0" w:space="0" w:color="auto"/>
        <w:right w:val="none" w:sz="0" w:space="0" w:color="auto"/>
      </w:divBdr>
    </w:div>
    <w:div w:id="9258537">
      <w:bodyDiv w:val="1"/>
      <w:marLeft w:val="0"/>
      <w:marRight w:val="0"/>
      <w:marTop w:val="0"/>
      <w:marBottom w:val="0"/>
      <w:divBdr>
        <w:top w:val="none" w:sz="0" w:space="0" w:color="auto"/>
        <w:left w:val="none" w:sz="0" w:space="0" w:color="auto"/>
        <w:bottom w:val="none" w:sz="0" w:space="0" w:color="auto"/>
        <w:right w:val="none" w:sz="0" w:space="0" w:color="auto"/>
      </w:divBdr>
    </w:div>
    <w:div w:id="9331859">
      <w:bodyDiv w:val="1"/>
      <w:marLeft w:val="0"/>
      <w:marRight w:val="0"/>
      <w:marTop w:val="0"/>
      <w:marBottom w:val="0"/>
      <w:divBdr>
        <w:top w:val="none" w:sz="0" w:space="0" w:color="auto"/>
        <w:left w:val="none" w:sz="0" w:space="0" w:color="auto"/>
        <w:bottom w:val="none" w:sz="0" w:space="0" w:color="auto"/>
        <w:right w:val="none" w:sz="0" w:space="0" w:color="auto"/>
      </w:divBdr>
    </w:div>
    <w:div w:id="10106536">
      <w:bodyDiv w:val="1"/>
      <w:marLeft w:val="0"/>
      <w:marRight w:val="0"/>
      <w:marTop w:val="0"/>
      <w:marBottom w:val="0"/>
      <w:divBdr>
        <w:top w:val="none" w:sz="0" w:space="0" w:color="auto"/>
        <w:left w:val="none" w:sz="0" w:space="0" w:color="auto"/>
        <w:bottom w:val="none" w:sz="0" w:space="0" w:color="auto"/>
        <w:right w:val="none" w:sz="0" w:space="0" w:color="auto"/>
      </w:divBdr>
    </w:div>
    <w:div w:id="10300784">
      <w:bodyDiv w:val="1"/>
      <w:marLeft w:val="0"/>
      <w:marRight w:val="0"/>
      <w:marTop w:val="0"/>
      <w:marBottom w:val="0"/>
      <w:divBdr>
        <w:top w:val="none" w:sz="0" w:space="0" w:color="auto"/>
        <w:left w:val="none" w:sz="0" w:space="0" w:color="auto"/>
        <w:bottom w:val="none" w:sz="0" w:space="0" w:color="auto"/>
        <w:right w:val="none" w:sz="0" w:space="0" w:color="auto"/>
      </w:divBdr>
    </w:div>
    <w:div w:id="10449897">
      <w:bodyDiv w:val="1"/>
      <w:marLeft w:val="0"/>
      <w:marRight w:val="0"/>
      <w:marTop w:val="0"/>
      <w:marBottom w:val="0"/>
      <w:divBdr>
        <w:top w:val="none" w:sz="0" w:space="0" w:color="auto"/>
        <w:left w:val="none" w:sz="0" w:space="0" w:color="auto"/>
        <w:bottom w:val="none" w:sz="0" w:space="0" w:color="auto"/>
        <w:right w:val="none" w:sz="0" w:space="0" w:color="auto"/>
      </w:divBdr>
    </w:div>
    <w:div w:id="10451044">
      <w:bodyDiv w:val="1"/>
      <w:marLeft w:val="0"/>
      <w:marRight w:val="0"/>
      <w:marTop w:val="0"/>
      <w:marBottom w:val="0"/>
      <w:divBdr>
        <w:top w:val="none" w:sz="0" w:space="0" w:color="auto"/>
        <w:left w:val="none" w:sz="0" w:space="0" w:color="auto"/>
        <w:bottom w:val="none" w:sz="0" w:space="0" w:color="auto"/>
        <w:right w:val="none" w:sz="0" w:space="0" w:color="auto"/>
      </w:divBdr>
    </w:div>
    <w:div w:id="10954486">
      <w:marLeft w:val="480"/>
      <w:marRight w:val="0"/>
      <w:marTop w:val="0"/>
      <w:marBottom w:val="0"/>
      <w:divBdr>
        <w:top w:val="none" w:sz="0" w:space="0" w:color="auto"/>
        <w:left w:val="none" w:sz="0" w:space="0" w:color="auto"/>
        <w:bottom w:val="none" w:sz="0" w:space="0" w:color="auto"/>
        <w:right w:val="none" w:sz="0" w:space="0" w:color="auto"/>
      </w:divBdr>
    </w:div>
    <w:div w:id="12731889">
      <w:bodyDiv w:val="1"/>
      <w:marLeft w:val="0"/>
      <w:marRight w:val="0"/>
      <w:marTop w:val="0"/>
      <w:marBottom w:val="0"/>
      <w:divBdr>
        <w:top w:val="none" w:sz="0" w:space="0" w:color="auto"/>
        <w:left w:val="none" w:sz="0" w:space="0" w:color="auto"/>
        <w:bottom w:val="none" w:sz="0" w:space="0" w:color="auto"/>
        <w:right w:val="none" w:sz="0" w:space="0" w:color="auto"/>
      </w:divBdr>
    </w:div>
    <w:div w:id="12810356">
      <w:bodyDiv w:val="1"/>
      <w:marLeft w:val="0"/>
      <w:marRight w:val="0"/>
      <w:marTop w:val="0"/>
      <w:marBottom w:val="0"/>
      <w:divBdr>
        <w:top w:val="none" w:sz="0" w:space="0" w:color="auto"/>
        <w:left w:val="none" w:sz="0" w:space="0" w:color="auto"/>
        <w:bottom w:val="none" w:sz="0" w:space="0" w:color="auto"/>
        <w:right w:val="none" w:sz="0" w:space="0" w:color="auto"/>
      </w:divBdr>
    </w:div>
    <w:div w:id="12922463">
      <w:bodyDiv w:val="1"/>
      <w:marLeft w:val="0"/>
      <w:marRight w:val="0"/>
      <w:marTop w:val="0"/>
      <w:marBottom w:val="0"/>
      <w:divBdr>
        <w:top w:val="none" w:sz="0" w:space="0" w:color="auto"/>
        <w:left w:val="none" w:sz="0" w:space="0" w:color="auto"/>
        <w:bottom w:val="none" w:sz="0" w:space="0" w:color="auto"/>
        <w:right w:val="none" w:sz="0" w:space="0" w:color="auto"/>
      </w:divBdr>
    </w:div>
    <w:div w:id="12926590">
      <w:bodyDiv w:val="1"/>
      <w:marLeft w:val="0"/>
      <w:marRight w:val="0"/>
      <w:marTop w:val="0"/>
      <w:marBottom w:val="0"/>
      <w:divBdr>
        <w:top w:val="none" w:sz="0" w:space="0" w:color="auto"/>
        <w:left w:val="none" w:sz="0" w:space="0" w:color="auto"/>
        <w:bottom w:val="none" w:sz="0" w:space="0" w:color="auto"/>
        <w:right w:val="none" w:sz="0" w:space="0" w:color="auto"/>
      </w:divBdr>
    </w:div>
    <w:div w:id="13656827">
      <w:bodyDiv w:val="1"/>
      <w:marLeft w:val="0"/>
      <w:marRight w:val="0"/>
      <w:marTop w:val="0"/>
      <w:marBottom w:val="0"/>
      <w:divBdr>
        <w:top w:val="none" w:sz="0" w:space="0" w:color="auto"/>
        <w:left w:val="none" w:sz="0" w:space="0" w:color="auto"/>
        <w:bottom w:val="none" w:sz="0" w:space="0" w:color="auto"/>
        <w:right w:val="none" w:sz="0" w:space="0" w:color="auto"/>
      </w:divBdr>
    </w:div>
    <w:div w:id="13852740">
      <w:bodyDiv w:val="1"/>
      <w:marLeft w:val="0"/>
      <w:marRight w:val="0"/>
      <w:marTop w:val="0"/>
      <w:marBottom w:val="0"/>
      <w:divBdr>
        <w:top w:val="none" w:sz="0" w:space="0" w:color="auto"/>
        <w:left w:val="none" w:sz="0" w:space="0" w:color="auto"/>
        <w:bottom w:val="none" w:sz="0" w:space="0" w:color="auto"/>
        <w:right w:val="none" w:sz="0" w:space="0" w:color="auto"/>
      </w:divBdr>
    </w:div>
    <w:div w:id="14355147">
      <w:bodyDiv w:val="1"/>
      <w:marLeft w:val="0"/>
      <w:marRight w:val="0"/>
      <w:marTop w:val="0"/>
      <w:marBottom w:val="0"/>
      <w:divBdr>
        <w:top w:val="none" w:sz="0" w:space="0" w:color="auto"/>
        <w:left w:val="none" w:sz="0" w:space="0" w:color="auto"/>
        <w:bottom w:val="none" w:sz="0" w:space="0" w:color="auto"/>
        <w:right w:val="none" w:sz="0" w:space="0" w:color="auto"/>
      </w:divBdr>
    </w:div>
    <w:div w:id="14499683">
      <w:bodyDiv w:val="1"/>
      <w:marLeft w:val="0"/>
      <w:marRight w:val="0"/>
      <w:marTop w:val="0"/>
      <w:marBottom w:val="0"/>
      <w:divBdr>
        <w:top w:val="none" w:sz="0" w:space="0" w:color="auto"/>
        <w:left w:val="none" w:sz="0" w:space="0" w:color="auto"/>
        <w:bottom w:val="none" w:sz="0" w:space="0" w:color="auto"/>
        <w:right w:val="none" w:sz="0" w:space="0" w:color="auto"/>
      </w:divBdr>
    </w:div>
    <w:div w:id="15353069">
      <w:bodyDiv w:val="1"/>
      <w:marLeft w:val="0"/>
      <w:marRight w:val="0"/>
      <w:marTop w:val="0"/>
      <w:marBottom w:val="0"/>
      <w:divBdr>
        <w:top w:val="none" w:sz="0" w:space="0" w:color="auto"/>
        <w:left w:val="none" w:sz="0" w:space="0" w:color="auto"/>
        <w:bottom w:val="none" w:sz="0" w:space="0" w:color="auto"/>
        <w:right w:val="none" w:sz="0" w:space="0" w:color="auto"/>
      </w:divBdr>
    </w:div>
    <w:div w:id="16662833">
      <w:bodyDiv w:val="1"/>
      <w:marLeft w:val="0"/>
      <w:marRight w:val="0"/>
      <w:marTop w:val="0"/>
      <w:marBottom w:val="0"/>
      <w:divBdr>
        <w:top w:val="none" w:sz="0" w:space="0" w:color="auto"/>
        <w:left w:val="none" w:sz="0" w:space="0" w:color="auto"/>
        <w:bottom w:val="none" w:sz="0" w:space="0" w:color="auto"/>
        <w:right w:val="none" w:sz="0" w:space="0" w:color="auto"/>
      </w:divBdr>
    </w:div>
    <w:div w:id="17629691">
      <w:bodyDiv w:val="1"/>
      <w:marLeft w:val="0"/>
      <w:marRight w:val="0"/>
      <w:marTop w:val="0"/>
      <w:marBottom w:val="0"/>
      <w:divBdr>
        <w:top w:val="none" w:sz="0" w:space="0" w:color="auto"/>
        <w:left w:val="none" w:sz="0" w:space="0" w:color="auto"/>
        <w:bottom w:val="none" w:sz="0" w:space="0" w:color="auto"/>
        <w:right w:val="none" w:sz="0" w:space="0" w:color="auto"/>
      </w:divBdr>
    </w:div>
    <w:div w:id="17894862">
      <w:bodyDiv w:val="1"/>
      <w:marLeft w:val="0"/>
      <w:marRight w:val="0"/>
      <w:marTop w:val="0"/>
      <w:marBottom w:val="0"/>
      <w:divBdr>
        <w:top w:val="none" w:sz="0" w:space="0" w:color="auto"/>
        <w:left w:val="none" w:sz="0" w:space="0" w:color="auto"/>
        <w:bottom w:val="none" w:sz="0" w:space="0" w:color="auto"/>
        <w:right w:val="none" w:sz="0" w:space="0" w:color="auto"/>
      </w:divBdr>
    </w:div>
    <w:div w:id="19403405">
      <w:bodyDiv w:val="1"/>
      <w:marLeft w:val="0"/>
      <w:marRight w:val="0"/>
      <w:marTop w:val="0"/>
      <w:marBottom w:val="0"/>
      <w:divBdr>
        <w:top w:val="none" w:sz="0" w:space="0" w:color="auto"/>
        <w:left w:val="none" w:sz="0" w:space="0" w:color="auto"/>
        <w:bottom w:val="none" w:sz="0" w:space="0" w:color="auto"/>
        <w:right w:val="none" w:sz="0" w:space="0" w:color="auto"/>
      </w:divBdr>
    </w:div>
    <w:div w:id="20787152">
      <w:bodyDiv w:val="1"/>
      <w:marLeft w:val="0"/>
      <w:marRight w:val="0"/>
      <w:marTop w:val="0"/>
      <w:marBottom w:val="0"/>
      <w:divBdr>
        <w:top w:val="none" w:sz="0" w:space="0" w:color="auto"/>
        <w:left w:val="none" w:sz="0" w:space="0" w:color="auto"/>
        <w:bottom w:val="none" w:sz="0" w:space="0" w:color="auto"/>
        <w:right w:val="none" w:sz="0" w:space="0" w:color="auto"/>
      </w:divBdr>
    </w:div>
    <w:div w:id="21564948">
      <w:bodyDiv w:val="1"/>
      <w:marLeft w:val="0"/>
      <w:marRight w:val="0"/>
      <w:marTop w:val="0"/>
      <w:marBottom w:val="0"/>
      <w:divBdr>
        <w:top w:val="none" w:sz="0" w:space="0" w:color="auto"/>
        <w:left w:val="none" w:sz="0" w:space="0" w:color="auto"/>
        <w:bottom w:val="none" w:sz="0" w:space="0" w:color="auto"/>
        <w:right w:val="none" w:sz="0" w:space="0" w:color="auto"/>
      </w:divBdr>
    </w:div>
    <w:div w:id="21637824">
      <w:bodyDiv w:val="1"/>
      <w:marLeft w:val="0"/>
      <w:marRight w:val="0"/>
      <w:marTop w:val="0"/>
      <w:marBottom w:val="0"/>
      <w:divBdr>
        <w:top w:val="none" w:sz="0" w:space="0" w:color="auto"/>
        <w:left w:val="none" w:sz="0" w:space="0" w:color="auto"/>
        <w:bottom w:val="none" w:sz="0" w:space="0" w:color="auto"/>
        <w:right w:val="none" w:sz="0" w:space="0" w:color="auto"/>
      </w:divBdr>
    </w:div>
    <w:div w:id="21712382">
      <w:bodyDiv w:val="1"/>
      <w:marLeft w:val="0"/>
      <w:marRight w:val="0"/>
      <w:marTop w:val="0"/>
      <w:marBottom w:val="0"/>
      <w:divBdr>
        <w:top w:val="none" w:sz="0" w:space="0" w:color="auto"/>
        <w:left w:val="none" w:sz="0" w:space="0" w:color="auto"/>
        <w:bottom w:val="none" w:sz="0" w:space="0" w:color="auto"/>
        <w:right w:val="none" w:sz="0" w:space="0" w:color="auto"/>
      </w:divBdr>
    </w:div>
    <w:div w:id="21975479">
      <w:bodyDiv w:val="1"/>
      <w:marLeft w:val="0"/>
      <w:marRight w:val="0"/>
      <w:marTop w:val="0"/>
      <w:marBottom w:val="0"/>
      <w:divBdr>
        <w:top w:val="none" w:sz="0" w:space="0" w:color="auto"/>
        <w:left w:val="none" w:sz="0" w:space="0" w:color="auto"/>
        <w:bottom w:val="none" w:sz="0" w:space="0" w:color="auto"/>
        <w:right w:val="none" w:sz="0" w:space="0" w:color="auto"/>
      </w:divBdr>
    </w:div>
    <w:div w:id="23288579">
      <w:marLeft w:val="480"/>
      <w:marRight w:val="0"/>
      <w:marTop w:val="0"/>
      <w:marBottom w:val="0"/>
      <w:divBdr>
        <w:top w:val="none" w:sz="0" w:space="0" w:color="auto"/>
        <w:left w:val="none" w:sz="0" w:space="0" w:color="auto"/>
        <w:bottom w:val="none" w:sz="0" w:space="0" w:color="auto"/>
        <w:right w:val="none" w:sz="0" w:space="0" w:color="auto"/>
      </w:divBdr>
    </w:div>
    <w:div w:id="23333868">
      <w:bodyDiv w:val="1"/>
      <w:marLeft w:val="0"/>
      <w:marRight w:val="0"/>
      <w:marTop w:val="0"/>
      <w:marBottom w:val="0"/>
      <w:divBdr>
        <w:top w:val="none" w:sz="0" w:space="0" w:color="auto"/>
        <w:left w:val="none" w:sz="0" w:space="0" w:color="auto"/>
        <w:bottom w:val="none" w:sz="0" w:space="0" w:color="auto"/>
        <w:right w:val="none" w:sz="0" w:space="0" w:color="auto"/>
      </w:divBdr>
    </w:div>
    <w:div w:id="24714351">
      <w:bodyDiv w:val="1"/>
      <w:marLeft w:val="0"/>
      <w:marRight w:val="0"/>
      <w:marTop w:val="0"/>
      <w:marBottom w:val="0"/>
      <w:divBdr>
        <w:top w:val="none" w:sz="0" w:space="0" w:color="auto"/>
        <w:left w:val="none" w:sz="0" w:space="0" w:color="auto"/>
        <w:bottom w:val="none" w:sz="0" w:space="0" w:color="auto"/>
        <w:right w:val="none" w:sz="0" w:space="0" w:color="auto"/>
      </w:divBdr>
    </w:div>
    <w:div w:id="24721601">
      <w:bodyDiv w:val="1"/>
      <w:marLeft w:val="0"/>
      <w:marRight w:val="0"/>
      <w:marTop w:val="0"/>
      <w:marBottom w:val="0"/>
      <w:divBdr>
        <w:top w:val="none" w:sz="0" w:space="0" w:color="auto"/>
        <w:left w:val="none" w:sz="0" w:space="0" w:color="auto"/>
        <w:bottom w:val="none" w:sz="0" w:space="0" w:color="auto"/>
        <w:right w:val="none" w:sz="0" w:space="0" w:color="auto"/>
      </w:divBdr>
    </w:div>
    <w:div w:id="24990091">
      <w:bodyDiv w:val="1"/>
      <w:marLeft w:val="0"/>
      <w:marRight w:val="0"/>
      <w:marTop w:val="0"/>
      <w:marBottom w:val="0"/>
      <w:divBdr>
        <w:top w:val="none" w:sz="0" w:space="0" w:color="auto"/>
        <w:left w:val="none" w:sz="0" w:space="0" w:color="auto"/>
        <w:bottom w:val="none" w:sz="0" w:space="0" w:color="auto"/>
        <w:right w:val="none" w:sz="0" w:space="0" w:color="auto"/>
      </w:divBdr>
    </w:div>
    <w:div w:id="25104445">
      <w:bodyDiv w:val="1"/>
      <w:marLeft w:val="0"/>
      <w:marRight w:val="0"/>
      <w:marTop w:val="0"/>
      <w:marBottom w:val="0"/>
      <w:divBdr>
        <w:top w:val="none" w:sz="0" w:space="0" w:color="auto"/>
        <w:left w:val="none" w:sz="0" w:space="0" w:color="auto"/>
        <w:bottom w:val="none" w:sz="0" w:space="0" w:color="auto"/>
        <w:right w:val="none" w:sz="0" w:space="0" w:color="auto"/>
      </w:divBdr>
    </w:div>
    <w:div w:id="25259817">
      <w:bodyDiv w:val="1"/>
      <w:marLeft w:val="0"/>
      <w:marRight w:val="0"/>
      <w:marTop w:val="0"/>
      <w:marBottom w:val="0"/>
      <w:divBdr>
        <w:top w:val="none" w:sz="0" w:space="0" w:color="auto"/>
        <w:left w:val="none" w:sz="0" w:space="0" w:color="auto"/>
        <w:bottom w:val="none" w:sz="0" w:space="0" w:color="auto"/>
        <w:right w:val="none" w:sz="0" w:space="0" w:color="auto"/>
      </w:divBdr>
    </w:div>
    <w:div w:id="26028729">
      <w:bodyDiv w:val="1"/>
      <w:marLeft w:val="0"/>
      <w:marRight w:val="0"/>
      <w:marTop w:val="0"/>
      <w:marBottom w:val="0"/>
      <w:divBdr>
        <w:top w:val="none" w:sz="0" w:space="0" w:color="auto"/>
        <w:left w:val="none" w:sz="0" w:space="0" w:color="auto"/>
        <w:bottom w:val="none" w:sz="0" w:space="0" w:color="auto"/>
        <w:right w:val="none" w:sz="0" w:space="0" w:color="auto"/>
      </w:divBdr>
    </w:div>
    <w:div w:id="26220535">
      <w:bodyDiv w:val="1"/>
      <w:marLeft w:val="0"/>
      <w:marRight w:val="0"/>
      <w:marTop w:val="0"/>
      <w:marBottom w:val="0"/>
      <w:divBdr>
        <w:top w:val="none" w:sz="0" w:space="0" w:color="auto"/>
        <w:left w:val="none" w:sz="0" w:space="0" w:color="auto"/>
        <w:bottom w:val="none" w:sz="0" w:space="0" w:color="auto"/>
        <w:right w:val="none" w:sz="0" w:space="0" w:color="auto"/>
      </w:divBdr>
    </w:div>
    <w:div w:id="26420529">
      <w:bodyDiv w:val="1"/>
      <w:marLeft w:val="0"/>
      <w:marRight w:val="0"/>
      <w:marTop w:val="0"/>
      <w:marBottom w:val="0"/>
      <w:divBdr>
        <w:top w:val="none" w:sz="0" w:space="0" w:color="auto"/>
        <w:left w:val="none" w:sz="0" w:space="0" w:color="auto"/>
        <w:bottom w:val="none" w:sz="0" w:space="0" w:color="auto"/>
        <w:right w:val="none" w:sz="0" w:space="0" w:color="auto"/>
      </w:divBdr>
    </w:div>
    <w:div w:id="26614006">
      <w:bodyDiv w:val="1"/>
      <w:marLeft w:val="0"/>
      <w:marRight w:val="0"/>
      <w:marTop w:val="0"/>
      <w:marBottom w:val="0"/>
      <w:divBdr>
        <w:top w:val="none" w:sz="0" w:space="0" w:color="auto"/>
        <w:left w:val="none" w:sz="0" w:space="0" w:color="auto"/>
        <w:bottom w:val="none" w:sz="0" w:space="0" w:color="auto"/>
        <w:right w:val="none" w:sz="0" w:space="0" w:color="auto"/>
      </w:divBdr>
    </w:div>
    <w:div w:id="26954641">
      <w:bodyDiv w:val="1"/>
      <w:marLeft w:val="0"/>
      <w:marRight w:val="0"/>
      <w:marTop w:val="0"/>
      <w:marBottom w:val="0"/>
      <w:divBdr>
        <w:top w:val="none" w:sz="0" w:space="0" w:color="auto"/>
        <w:left w:val="none" w:sz="0" w:space="0" w:color="auto"/>
        <w:bottom w:val="none" w:sz="0" w:space="0" w:color="auto"/>
        <w:right w:val="none" w:sz="0" w:space="0" w:color="auto"/>
      </w:divBdr>
    </w:div>
    <w:div w:id="28185507">
      <w:bodyDiv w:val="1"/>
      <w:marLeft w:val="0"/>
      <w:marRight w:val="0"/>
      <w:marTop w:val="0"/>
      <w:marBottom w:val="0"/>
      <w:divBdr>
        <w:top w:val="none" w:sz="0" w:space="0" w:color="auto"/>
        <w:left w:val="none" w:sz="0" w:space="0" w:color="auto"/>
        <w:bottom w:val="none" w:sz="0" w:space="0" w:color="auto"/>
        <w:right w:val="none" w:sz="0" w:space="0" w:color="auto"/>
      </w:divBdr>
    </w:div>
    <w:div w:id="28577747">
      <w:bodyDiv w:val="1"/>
      <w:marLeft w:val="0"/>
      <w:marRight w:val="0"/>
      <w:marTop w:val="0"/>
      <w:marBottom w:val="0"/>
      <w:divBdr>
        <w:top w:val="none" w:sz="0" w:space="0" w:color="auto"/>
        <w:left w:val="none" w:sz="0" w:space="0" w:color="auto"/>
        <w:bottom w:val="none" w:sz="0" w:space="0" w:color="auto"/>
        <w:right w:val="none" w:sz="0" w:space="0" w:color="auto"/>
      </w:divBdr>
    </w:div>
    <w:div w:id="28649566">
      <w:bodyDiv w:val="1"/>
      <w:marLeft w:val="0"/>
      <w:marRight w:val="0"/>
      <w:marTop w:val="0"/>
      <w:marBottom w:val="0"/>
      <w:divBdr>
        <w:top w:val="none" w:sz="0" w:space="0" w:color="auto"/>
        <w:left w:val="none" w:sz="0" w:space="0" w:color="auto"/>
        <w:bottom w:val="none" w:sz="0" w:space="0" w:color="auto"/>
        <w:right w:val="none" w:sz="0" w:space="0" w:color="auto"/>
      </w:divBdr>
    </w:div>
    <w:div w:id="28724657">
      <w:bodyDiv w:val="1"/>
      <w:marLeft w:val="0"/>
      <w:marRight w:val="0"/>
      <w:marTop w:val="0"/>
      <w:marBottom w:val="0"/>
      <w:divBdr>
        <w:top w:val="none" w:sz="0" w:space="0" w:color="auto"/>
        <w:left w:val="none" w:sz="0" w:space="0" w:color="auto"/>
        <w:bottom w:val="none" w:sz="0" w:space="0" w:color="auto"/>
        <w:right w:val="none" w:sz="0" w:space="0" w:color="auto"/>
      </w:divBdr>
    </w:div>
    <w:div w:id="29380362">
      <w:bodyDiv w:val="1"/>
      <w:marLeft w:val="0"/>
      <w:marRight w:val="0"/>
      <w:marTop w:val="0"/>
      <w:marBottom w:val="0"/>
      <w:divBdr>
        <w:top w:val="none" w:sz="0" w:space="0" w:color="auto"/>
        <w:left w:val="none" w:sz="0" w:space="0" w:color="auto"/>
        <w:bottom w:val="none" w:sz="0" w:space="0" w:color="auto"/>
        <w:right w:val="none" w:sz="0" w:space="0" w:color="auto"/>
      </w:divBdr>
    </w:div>
    <w:div w:id="29574659">
      <w:bodyDiv w:val="1"/>
      <w:marLeft w:val="0"/>
      <w:marRight w:val="0"/>
      <w:marTop w:val="0"/>
      <w:marBottom w:val="0"/>
      <w:divBdr>
        <w:top w:val="none" w:sz="0" w:space="0" w:color="auto"/>
        <w:left w:val="none" w:sz="0" w:space="0" w:color="auto"/>
        <w:bottom w:val="none" w:sz="0" w:space="0" w:color="auto"/>
        <w:right w:val="none" w:sz="0" w:space="0" w:color="auto"/>
      </w:divBdr>
    </w:div>
    <w:div w:id="29957596">
      <w:bodyDiv w:val="1"/>
      <w:marLeft w:val="0"/>
      <w:marRight w:val="0"/>
      <w:marTop w:val="0"/>
      <w:marBottom w:val="0"/>
      <w:divBdr>
        <w:top w:val="none" w:sz="0" w:space="0" w:color="auto"/>
        <w:left w:val="none" w:sz="0" w:space="0" w:color="auto"/>
        <w:bottom w:val="none" w:sz="0" w:space="0" w:color="auto"/>
        <w:right w:val="none" w:sz="0" w:space="0" w:color="auto"/>
      </w:divBdr>
    </w:div>
    <w:div w:id="31152890">
      <w:bodyDiv w:val="1"/>
      <w:marLeft w:val="0"/>
      <w:marRight w:val="0"/>
      <w:marTop w:val="0"/>
      <w:marBottom w:val="0"/>
      <w:divBdr>
        <w:top w:val="none" w:sz="0" w:space="0" w:color="auto"/>
        <w:left w:val="none" w:sz="0" w:space="0" w:color="auto"/>
        <w:bottom w:val="none" w:sz="0" w:space="0" w:color="auto"/>
        <w:right w:val="none" w:sz="0" w:space="0" w:color="auto"/>
      </w:divBdr>
    </w:div>
    <w:div w:id="31268636">
      <w:marLeft w:val="480"/>
      <w:marRight w:val="0"/>
      <w:marTop w:val="0"/>
      <w:marBottom w:val="0"/>
      <w:divBdr>
        <w:top w:val="none" w:sz="0" w:space="0" w:color="auto"/>
        <w:left w:val="none" w:sz="0" w:space="0" w:color="auto"/>
        <w:bottom w:val="none" w:sz="0" w:space="0" w:color="auto"/>
        <w:right w:val="none" w:sz="0" w:space="0" w:color="auto"/>
      </w:divBdr>
    </w:div>
    <w:div w:id="31542279">
      <w:bodyDiv w:val="1"/>
      <w:marLeft w:val="0"/>
      <w:marRight w:val="0"/>
      <w:marTop w:val="0"/>
      <w:marBottom w:val="0"/>
      <w:divBdr>
        <w:top w:val="none" w:sz="0" w:space="0" w:color="auto"/>
        <w:left w:val="none" w:sz="0" w:space="0" w:color="auto"/>
        <w:bottom w:val="none" w:sz="0" w:space="0" w:color="auto"/>
        <w:right w:val="none" w:sz="0" w:space="0" w:color="auto"/>
      </w:divBdr>
    </w:div>
    <w:div w:id="31923153">
      <w:bodyDiv w:val="1"/>
      <w:marLeft w:val="0"/>
      <w:marRight w:val="0"/>
      <w:marTop w:val="0"/>
      <w:marBottom w:val="0"/>
      <w:divBdr>
        <w:top w:val="none" w:sz="0" w:space="0" w:color="auto"/>
        <w:left w:val="none" w:sz="0" w:space="0" w:color="auto"/>
        <w:bottom w:val="none" w:sz="0" w:space="0" w:color="auto"/>
        <w:right w:val="none" w:sz="0" w:space="0" w:color="auto"/>
      </w:divBdr>
    </w:div>
    <w:div w:id="32116543">
      <w:bodyDiv w:val="1"/>
      <w:marLeft w:val="0"/>
      <w:marRight w:val="0"/>
      <w:marTop w:val="0"/>
      <w:marBottom w:val="0"/>
      <w:divBdr>
        <w:top w:val="none" w:sz="0" w:space="0" w:color="auto"/>
        <w:left w:val="none" w:sz="0" w:space="0" w:color="auto"/>
        <w:bottom w:val="none" w:sz="0" w:space="0" w:color="auto"/>
        <w:right w:val="none" w:sz="0" w:space="0" w:color="auto"/>
      </w:divBdr>
    </w:div>
    <w:div w:id="32966776">
      <w:bodyDiv w:val="1"/>
      <w:marLeft w:val="0"/>
      <w:marRight w:val="0"/>
      <w:marTop w:val="0"/>
      <w:marBottom w:val="0"/>
      <w:divBdr>
        <w:top w:val="none" w:sz="0" w:space="0" w:color="auto"/>
        <w:left w:val="none" w:sz="0" w:space="0" w:color="auto"/>
        <w:bottom w:val="none" w:sz="0" w:space="0" w:color="auto"/>
        <w:right w:val="none" w:sz="0" w:space="0" w:color="auto"/>
      </w:divBdr>
    </w:div>
    <w:div w:id="32971996">
      <w:bodyDiv w:val="1"/>
      <w:marLeft w:val="0"/>
      <w:marRight w:val="0"/>
      <w:marTop w:val="0"/>
      <w:marBottom w:val="0"/>
      <w:divBdr>
        <w:top w:val="none" w:sz="0" w:space="0" w:color="auto"/>
        <w:left w:val="none" w:sz="0" w:space="0" w:color="auto"/>
        <w:bottom w:val="none" w:sz="0" w:space="0" w:color="auto"/>
        <w:right w:val="none" w:sz="0" w:space="0" w:color="auto"/>
      </w:divBdr>
    </w:div>
    <w:div w:id="35473387">
      <w:bodyDiv w:val="1"/>
      <w:marLeft w:val="0"/>
      <w:marRight w:val="0"/>
      <w:marTop w:val="0"/>
      <w:marBottom w:val="0"/>
      <w:divBdr>
        <w:top w:val="none" w:sz="0" w:space="0" w:color="auto"/>
        <w:left w:val="none" w:sz="0" w:space="0" w:color="auto"/>
        <w:bottom w:val="none" w:sz="0" w:space="0" w:color="auto"/>
        <w:right w:val="none" w:sz="0" w:space="0" w:color="auto"/>
      </w:divBdr>
    </w:div>
    <w:div w:id="35591323">
      <w:bodyDiv w:val="1"/>
      <w:marLeft w:val="0"/>
      <w:marRight w:val="0"/>
      <w:marTop w:val="0"/>
      <w:marBottom w:val="0"/>
      <w:divBdr>
        <w:top w:val="none" w:sz="0" w:space="0" w:color="auto"/>
        <w:left w:val="none" w:sz="0" w:space="0" w:color="auto"/>
        <w:bottom w:val="none" w:sz="0" w:space="0" w:color="auto"/>
        <w:right w:val="none" w:sz="0" w:space="0" w:color="auto"/>
      </w:divBdr>
    </w:div>
    <w:div w:id="36197554">
      <w:bodyDiv w:val="1"/>
      <w:marLeft w:val="0"/>
      <w:marRight w:val="0"/>
      <w:marTop w:val="0"/>
      <w:marBottom w:val="0"/>
      <w:divBdr>
        <w:top w:val="none" w:sz="0" w:space="0" w:color="auto"/>
        <w:left w:val="none" w:sz="0" w:space="0" w:color="auto"/>
        <w:bottom w:val="none" w:sz="0" w:space="0" w:color="auto"/>
        <w:right w:val="none" w:sz="0" w:space="0" w:color="auto"/>
      </w:divBdr>
    </w:div>
    <w:div w:id="36316088">
      <w:bodyDiv w:val="1"/>
      <w:marLeft w:val="0"/>
      <w:marRight w:val="0"/>
      <w:marTop w:val="0"/>
      <w:marBottom w:val="0"/>
      <w:divBdr>
        <w:top w:val="none" w:sz="0" w:space="0" w:color="auto"/>
        <w:left w:val="none" w:sz="0" w:space="0" w:color="auto"/>
        <w:bottom w:val="none" w:sz="0" w:space="0" w:color="auto"/>
        <w:right w:val="none" w:sz="0" w:space="0" w:color="auto"/>
      </w:divBdr>
    </w:div>
    <w:div w:id="37048260">
      <w:bodyDiv w:val="1"/>
      <w:marLeft w:val="0"/>
      <w:marRight w:val="0"/>
      <w:marTop w:val="0"/>
      <w:marBottom w:val="0"/>
      <w:divBdr>
        <w:top w:val="none" w:sz="0" w:space="0" w:color="auto"/>
        <w:left w:val="none" w:sz="0" w:space="0" w:color="auto"/>
        <w:bottom w:val="none" w:sz="0" w:space="0" w:color="auto"/>
        <w:right w:val="none" w:sz="0" w:space="0" w:color="auto"/>
      </w:divBdr>
    </w:div>
    <w:div w:id="39522159">
      <w:bodyDiv w:val="1"/>
      <w:marLeft w:val="0"/>
      <w:marRight w:val="0"/>
      <w:marTop w:val="0"/>
      <w:marBottom w:val="0"/>
      <w:divBdr>
        <w:top w:val="none" w:sz="0" w:space="0" w:color="auto"/>
        <w:left w:val="none" w:sz="0" w:space="0" w:color="auto"/>
        <w:bottom w:val="none" w:sz="0" w:space="0" w:color="auto"/>
        <w:right w:val="none" w:sz="0" w:space="0" w:color="auto"/>
      </w:divBdr>
    </w:div>
    <w:div w:id="39792549">
      <w:bodyDiv w:val="1"/>
      <w:marLeft w:val="0"/>
      <w:marRight w:val="0"/>
      <w:marTop w:val="0"/>
      <w:marBottom w:val="0"/>
      <w:divBdr>
        <w:top w:val="none" w:sz="0" w:space="0" w:color="auto"/>
        <w:left w:val="none" w:sz="0" w:space="0" w:color="auto"/>
        <w:bottom w:val="none" w:sz="0" w:space="0" w:color="auto"/>
        <w:right w:val="none" w:sz="0" w:space="0" w:color="auto"/>
      </w:divBdr>
    </w:div>
    <w:div w:id="39983939">
      <w:bodyDiv w:val="1"/>
      <w:marLeft w:val="0"/>
      <w:marRight w:val="0"/>
      <w:marTop w:val="0"/>
      <w:marBottom w:val="0"/>
      <w:divBdr>
        <w:top w:val="none" w:sz="0" w:space="0" w:color="auto"/>
        <w:left w:val="none" w:sz="0" w:space="0" w:color="auto"/>
        <w:bottom w:val="none" w:sz="0" w:space="0" w:color="auto"/>
        <w:right w:val="none" w:sz="0" w:space="0" w:color="auto"/>
      </w:divBdr>
    </w:div>
    <w:div w:id="40441450">
      <w:bodyDiv w:val="1"/>
      <w:marLeft w:val="0"/>
      <w:marRight w:val="0"/>
      <w:marTop w:val="0"/>
      <w:marBottom w:val="0"/>
      <w:divBdr>
        <w:top w:val="none" w:sz="0" w:space="0" w:color="auto"/>
        <w:left w:val="none" w:sz="0" w:space="0" w:color="auto"/>
        <w:bottom w:val="none" w:sz="0" w:space="0" w:color="auto"/>
        <w:right w:val="none" w:sz="0" w:space="0" w:color="auto"/>
      </w:divBdr>
    </w:div>
    <w:div w:id="40788085">
      <w:bodyDiv w:val="1"/>
      <w:marLeft w:val="0"/>
      <w:marRight w:val="0"/>
      <w:marTop w:val="0"/>
      <w:marBottom w:val="0"/>
      <w:divBdr>
        <w:top w:val="none" w:sz="0" w:space="0" w:color="auto"/>
        <w:left w:val="none" w:sz="0" w:space="0" w:color="auto"/>
        <w:bottom w:val="none" w:sz="0" w:space="0" w:color="auto"/>
        <w:right w:val="none" w:sz="0" w:space="0" w:color="auto"/>
      </w:divBdr>
    </w:div>
    <w:div w:id="40908208">
      <w:marLeft w:val="0"/>
      <w:marRight w:val="0"/>
      <w:marTop w:val="0"/>
      <w:marBottom w:val="0"/>
      <w:divBdr>
        <w:top w:val="none" w:sz="0" w:space="0" w:color="auto"/>
        <w:left w:val="none" w:sz="0" w:space="0" w:color="auto"/>
        <w:bottom w:val="none" w:sz="0" w:space="0" w:color="auto"/>
        <w:right w:val="none" w:sz="0" w:space="0" w:color="auto"/>
      </w:divBdr>
    </w:div>
    <w:div w:id="40908686">
      <w:bodyDiv w:val="1"/>
      <w:marLeft w:val="0"/>
      <w:marRight w:val="0"/>
      <w:marTop w:val="0"/>
      <w:marBottom w:val="0"/>
      <w:divBdr>
        <w:top w:val="none" w:sz="0" w:space="0" w:color="auto"/>
        <w:left w:val="none" w:sz="0" w:space="0" w:color="auto"/>
        <w:bottom w:val="none" w:sz="0" w:space="0" w:color="auto"/>
        <w:right w:val="none" w:sz="0" w:space="0" w:color="auto"/>
      </w:divBdr>
    </w:div>
    <w:div w:id="40911073">
      <w:bodyDiv w:val="1"/>
      <w:marLeft w:val="0"/>
      <w:marRight w:val="0"/>
      <w:marTop w:val="0"/>
      <w:marBottom w:val="0"/>
      <w:divBdr>
        <w:top w:val="none" w:sz="0" w:space="0" w:color="auto"/>
        <w:left w:val="none" w:sz="0" w:space="0" w:color="auto"/>
        <w:bottom w:val="none" w:sz="0" w:space="0" w:color="auto"/>
        <w:right w:val="none" w:sz="0" w:space="0" w:color="auto"/>
      </w:divBdr>
    </w:div>
    <w:div w:id="41559645">
      <w:bodyDiv w:val="1"/>
      <w:marLeft w:val="0"/>
      <w:marRight w:val="0"/>
      <w:marTop w:val="0"/>
      <w:marBottom w:val="0"/>
      <w:divBdr>
        <w:top w:val="none" w:sz="0" w:space="0" w:color="auto"/>
        <w:left w:val="none" w:sz="0" w:space="0" w:color="auto"/>
        <w:bottom w:val="none" w:sz="0" w:space="0" w:color="auto"/>
        <w:right w:val="none" w:sz="0" w:space="0" w:color="auto"/>
      </w:divBdr>
    </w:div>
    <w:div w:id="41827925">
      <w:marLeft w:val="480"/>
      <w:marRight w:val="0"/>
      <w:marTop w:val="0"/>
      <w:marBottom w:val="0"/>
      <w:divBdr>
        <w:top w:val="none" w:sz="0" w:space="0" w:color="auto"/>
        <w:left w:val="none" w:sz="0" w:space="0" w:color="auto"/>
        <w:bottom w:val="none" w:sz="0" w:space="0" w:color="auto"/>
        <w:right w:val="none" w:sz="0" w:space="0" w:color="auto"/>
      </w:divBdr>
    </w:div>
    <w:div w:id="42025679">
      <w:bodyDiv w:val="1"/>
      <w:marLeft w:val="0"/>
      <w:marRight w:val="0"/>
      <w:marTop w:val="0"/>
      <w:marBottom w:val="0"/>
      <w:divBdr>
        <w:top w:val="none" w:sz="0" w:space="0" w:color="auto"/>
        <w:left w:val="none" w:sz="0" w:space="0" w:color="auto"/>
        <w:bottom w:val="none" w:sz="0" w:space="0" w:color="auto"/>
        <w:right w:val="none" w:sz="0" w:space="0" w:color="auto"/>
      </w:divBdr>
    </w:div>
    <w:div w:id="42410349">
      <w:bodyDiv w:val="1"/>
      <w:marLeft w:val="0"/>
      <w:marRight w:val="0"/>
      <w:marTop w:val="0"/>
      <w:marBottom w:val="0"/>
      <w:divBdr>
        <w:top w:val="none" w:sz="0" w:space="0" w:color="auto"/>
        <w:left w:val="none" w:sz="0" w:space="0" w:color="auto"/>
        <w:bottom w:val="none" w:sz="0" w:space="0" w:color="auto"/>
        <w:right w:val="none" w:sz="0" w:space="0" w:color="auto"/>
      </w:divBdr>
    </w:div>
    <w:div w:id="43675287">
      <w:marLeft w:val="480"/>
      <w:marRight w:val="0"/>
      <w:marTop w:val="0"/>
      <w:marBottom w:val="0"/>
      <w:divBdr>
        <w:top w:val="none" w:sz="0" w:space="0" w:color="auto"/>
        <w:left w:val="none" w:sz="0" w:space="0" w:color="auto"/>
        <w:bottom w:val="none" w:sz="0" w:space="0" w:color="auto"/>
        <w:right w:val="none" w:sz="0" w:space="0" w:color="auto"/>
      </w:divBdr>
    </w:div>
    <w:div w:id="44306279">
      <w:bodyDiv w:val="1"/>
      <w:marLeft w:val="0"/>
      <w:marRight w:val="0"/>
      <w:marTop w:val="0"/>
      <w:marBottom w:val="0"/>
      <w:divBdr>
        <w:top w:val="none" w:sz="0" w:space="0" w:color="auto"/>
        <w:left w:val="none" w:sz="0" w:space="0" w:color="auto"/>
        <w:bottom w:val="none" w:sz="0" w:space="0" w:color="auto"/>
        <w:right w:val="none" w:sz="0" w:space="0" w:color="auto"/>
      </w:divBdr>
    </w:div>
    <w:div w:id="45102616">
      <w:marLeft w:val="480"/>
      <w:marRight w:val="0"/>
      <w:marTop w:val="0"/>
      <w:marBottom w:val="0"/>
      <w:divBdr>
        <w:top w:val="none" w:sz="0" w:space="0" w:color="auto"/>
        <w:left w:val="none" w:sz="0" w:space="0" w:color="auto"/>
        <w:bottom w:val="none" w:sz="0" w:space="0" w:color="auto"/>
        <w:right w:val="none" w:sz="0" w:space="0" w:color="auto"/>
      </w:divBdr>
    </w:div>
    <w:div w:id="45301900">
      <w:marLeft w:val="480"/>
      <w:marRight w:val="0"/>
      <w:marTop w:val="0"/>
      <w:marBottom w:val="0"/>
      <w:divBdr>
        <w:top w:val="none" w:sz="0" w:space="0" w:color="auto"/>
        <w:left w:val="none" w:sz="0" w:space="0" w:color="auto"/>
        <w:bottom w:val="none" w:sz="0" w:space="0" w:color="auto"/>
        <w:right w:val="none" w:sz="0" w:space="0" w:color="auto"/>
      </w:divBdr>
    </w:div>
    <w:div w:id="49156737">
      <w:bodyDiv w:val="1"/>
      <w:marLeft w:val="0"/>
      <w:marRight w:val="0"/>
      <w:marTop w:val="0"/>
      <w:marBottom w:val="0"/>
      <w:divBdr>
        <w:top w:val="none" w:sz="0" w:space="0" w:color="auto"/>
        <w:left w:val="none" w:sz="0" w:space="0" w:color="auto"/>
        <w:bottom w:val="none" w:sz="0" w:space="0" w:color="auto"/>
        <w:right w:val="none" w:sz="0" w:space="0" w:color="auto"/>
      </w:divBdr>
    </w:div>
    <w:div w:id="49351222">
      <w:bodyDiv w:val="1"/>
      <w:marLeft w:val="0"/>
      <w:marRight w:val="0"/>
      <w:marTop w:val="0"/>
      <w:marBottom w:val="0"/>
      <w:divBdr>
        <w:top w:val="none" w:sz="0" w:space="0" w:color="auto"/>
        <w:left w:val="none" w:sz="0" w:space="0" w:color="auto"/>
        <w:bottom w:val="none" w:sz="0" w:space="0" w:color="auto"/>
        <w:right w:val="none" w:sz="0" w:space="0" w:color="auto"/>
      </w:divBdr>
    </w:div>
    <w:div w:id="50077037">
      <w:marLeft w:val="480"/>
      <w:marRight w:val="0"/>
      <w:marTop w:val="0"/>
      <w:marBottom w:val="0"/>
      <w:divBdr>
        <w:top w:val="none" w:sz="0" w:space="0" w:color="auto"/>
        <w:left w:val="none" w:sz="0" w:space="0" w:color="auto"/>
        <w:bottom w:val="none" w:sz="0" w:space="0" w:color="auto"/>
        <w:right w:val="none" w:sz="0" w:space="0" w:color="auto"/>
      </w:divBdr>
    </w:div>
    <w:div w:id="51121755">
      <w:bodyDiv w:val="1"/>
      <w:marLeft w:val="0"/>
      <w:marRight w:val="0"/>
      <w:marTop w:val="0"/>
      <w:marBottom w:val="0"/>
      <w:divBdr>
        <w:top w:val="none" w:sz="0" w:space="0" w:color="auto"/>
        <w:left w:val="none" w:sz="0" w:space="0" w:color="auto"/>
        <w:bottom w:val="none" w:sz="0" w:space="0" w:color="auto"/>
        <w:right w:val="none" w:sz="0" w:space="0" w:color="auto"/>
      </w:divBdr>
    </w:div>
    <w:div w:id="52046608">
      <w:bodyDiv w:val="1"/>
      <w:marLeft w:val="0"/>
      <w:marRight w:val="0"/>
      <w:marTop w:val="0"/>
      <w:marBottom w:val="0"/>
      <w:divBdr>
        <w:top w:val="none" w:sz="0" w:space="0" w:color="auto"/>
        <w:left w:val="none" w:sz="0" w:space="0" w:color="auto"/>
        <w:bottom w:val="none" w:sz="0" w:space="0" w:color="auto"/>
        <w:right w:val="none" w:sz="0" w:space="0" w:color="auto"/>
      </w:divBdr>
    </w:div>
    <w:div w:id="52970890">
      <w:bodyDiv w:val="1"/>
      <w:marLeft w:val="0"/>
      <w:marRight w:val="0"/>
      <w:marTop w:val="0"/>
      <w:marBottom w:val="0"/>
      <w:divBdr>
        <w:top w:val="none" w:sz="0" w:space="0" w:color="auto"/>
        <w:left w:val="none" w:sz="0" w:space="0" w:color="auto"/>
        <w:bottom w:val="none" w:sz="0" w:space="0" w:color="auto"/>
        <w:right w:val="none" w:sz="0" w:space="0" w:color="auto"/>
      </w:divBdr>
    </w:div>
    <w:div w:id="53084798">
      <w:marLeft w:val="0"/>
      <w:marRight w:val="0"/>
      <w:marTop w:val="0"/>
      <w:marBottom w:val="0"/>
      <w:divBdr>
        <w:top w:val="none" w:sz="0" w:space="0" w:color="auto"/>
        <w:left w:val="none" w:sz="0" w:space="0" w:color="auto"/>
        <w:bottom w:val="none" w:sz="0" w:space="0" w:color="auto"/>
        <w:right w:val="none" w:sz="0" w:space="0" w:color="auto"/>
      </w:divBdr>
    </w:div>
    <w:div w:id="55054141">
      <w:bodyDiv w:val="1"/>
      <w:marLeft w:val="0"/>
      <w:marRight w:val="0"/>
      <w:marTop w:val="0"/>
      <w:marBottom w:val="0"/>
      <w:divBdr>
        <w:top w:val="none" w:sz="0" w:space="0" w:color="auto"/>
        <w:left w:val="none" w:sz="0" w:space="0" w:color="auto"/>
        <w:bottom w:val="none" w:sz="0" w:space="0" w:color="auto"/>
        <w:right w:val="none" w:sz="0" w:space="0" w:color="auto"/>
      </w:divBdr>
    </w:div>
    <w:div w:id="56708987">
      <w:bodyDiv w:val="1"/>
      <w:marLeft w:val="0"/>
      <w:marRight w:val="0"/>
      <w:marTop w:val="0"/>
      <w:marBottom w:val="0"/>
      <w:divBdr>
        <w:top w:val="none" w:sz="0" w:space="0" w:color="auto"/>
        <w:left w:val="none" w:sz="0" w:space="0" w:color="auto"/>
        <w:bottom w:val="none" w:sz="0" w:space="0" w:color="auto"/>
        <w:right w:val="none" w:sz="0" w:space="0" w:color="auto"/>
      </w:divBdr>
    </w:div>
    <w:div w:id="58090286">
      <w:marLeft w:val="480"/>
      <w:marRight w:val="0"/>
      <w:marTop w:val="0"/>
      <w:marBottom w:val="0"/>
      <w:divBdr>
        <w:top w:val="none" w:sz="0" w:space="0" w:color="auto"/>
        <w:left w:val="none" w:sz="0" w:space="0" w:color="auto"/>
        <w:bottom w:val="none" w:sz="0" w:space="0" w:color="auto"/>
        <w:right w:val="none" w:sz="0" w:space="0" w:color="auto"/>
      </w:divBdr>
    </w:div>
    <w:div w:id="60758513">
      <w:bodyDiv w:val="1"/>
      <w:marLeft w:val="0"/>
      <w:marRight w:val="0"/>
      <w:marTop w:val="0"/>
      <w:marBottom w:val="0"/>
      <w:divBdr>
        <w:top w:val="none" w:sz="0" w:space="0" w:color="auto"/>
        <w:left w:val="none" w:sz="0" w:space="0" w:color="auto"/>
        <w:bottom w:val="none" w:sz="0" w:space="0" w:color="auto"/>
        <w:right w:val="none" w:sz="0" w:space="0" w:color="auto"/>
      </w:divBdr>
    </w:div>
    <w:div w:id="61953811">
      <w:bodyDiv w:val="1"/>
      <w:marLeft w:val="0"/>
      <w:marRight w:val="0"/>
      <w:marTop w:val="0"/>
      <w:marBottom w:val="0"/>
      <w:divBdr>
        <w:top w:val="none" w:sz="0" w:space="0" w:color="auto"/>
        <w:left w:val="none" w:sz="0" w:space="0" w:color="auto"/>
        <w:bottom w:val="none" w:sz="0" w:space="0" w:color="auto"/>
        <w:right w:val="none" w:sz="0" w:space="0" w:color="auto"/>
      </w:divBdr>
    </w:div>
    <w:div w:id="64838060">
      <w:bodyDiv w:val="1"/>
      <w:marLeft w:val="0"/>
      <w:marRight w:val="0"/>
      <w:marTop w:val="0"/>
      <w:marBottom w:val="0"/>
      <w:divBdr>
        <w:top w:val="none" w:sz="0" w:space="0" w:color="auto"/>
        <w:left w:val="none" w:sz="0" w:space="0" w:color="auto"/>
        <w:bottom w:val="none" w:sz="0" w:space="0" w:color="auto"/>
        <w:right w:val="none" w:sz="0" w:space="0" w:color="auto"/>
      </w:divBdr>
    </w:div>
    <w:div w:id="64839510">
      <w:bodyDiv w:val="1"/>
      <w:marLeft w:val="0"/>
      <w:marRight w:val="0"/>
      <w:marTop w:val="0"/>
      <w:marBottom w:val="0"/>
      <w:divBdr>
        <w:top w:val="none" w:sz="0" w:space="0" w:color="auto"/>
        <w:left w:val="none" w:sz="0" w:space="0" w:color="auto"/>
        <w:bottom w:val="none" w:sz="0" w:space="0" w:color="auto"/>
        <w:right w:val="none" w:sz="0" w:space="0" w:color="auto"/>
      </w:divBdr>
    </w:div>
    <w:div w:id="65104843">
      <w:bodyDiv w:val="1"/>
      <w:marLeft w:val="0"/>
      <w:marRight w:val="0"/>
      <w:marTop w:val="0"/>
      <w:marBottom w:val="0"/>
      <w:divBdr>
        <w:top w:val="none" w:sz="0" w:space="0" w:color="auto"/>
        <w:left w:val="none" w:sz="0" w:space="0" w:color="auto"/>
        <w:bottom w:val="none" w:sz="0" w:space="0" w:color="auto"/>
        <w:right w:val="none" w:sz="0" w:space="0" w:color="auto"/>
      </w:divBdr>
    </w:div>
    <w:div w:id="65997427">
      <w:bodyDiv w:val="1"/>
      <w:marLeft w:val="0"/>
      <w:marRight w:val="0"/>
      <w:marTop w:val="0"/>
      <w:marBottom w:val="0"/>
      <w:divBdr>
        <w:top w:val="none" w:sz="0" w:space="0" w:color="auto"/>
        <w:left w:val="none" w:sz="0" w:space="0" w:color="auto"/>
        <w:bottom w:val="none" w:sz="0" w:space="0" w:color="auto"/>
        <w:right w:val="none" w:sz="0" w:space="0" w:color="auto"/>
      </w:divBdr>
    </w:div>
    <w:div w:id="66614371">
      <w:bodyDiv w:val="1"/>
      <w:marLeft w:val="0"/>
      <w:marRight w:val="0"/>
      <w:marTop w:val="0"/>
      <w:marBottom w:val="0"/>
      <w:divBdr>
        <w:top w:val="none" w:sz="0" w:space="0" w:color="auto"/>
        <w:left w:val="none" w:sz="0" w:space="0" w:color="auto"/>
        <w:bottom w:val="none" w:sz="0" w:space="0" w:color="auto"/>
        <w:right w:val="none" w:sz="0" w:space="0" w:color="auto"/>
      </w:divBdr>
    </w:div>
    <w:div w:id="66851343">
      <w:bodyDiv w:val="1"/>
      <w:marLeft w:val="0"/>
      <w:marRight w:val="0"/>
      <w:marTop w:val="0"/>
      <w:marBottom w:val="0"/>
      <w:divBdr>
        <w:top w:val="none" w:sz="0" w:space="0" w:color="auto"/>
        <w:left w:val="none" w:sz="0" w:space="0" w:color="auto"/>
        <w:bottom w:val="none" w:sz="0" w:space="0" w:color="auto"/>
        <w:right w:val="none" w:sz="0" w:space="0" w:color="auto"/>
      </w:divBdr>
    </w:div>
    <w:div w:id="68504240">
      <w:bodyDiv w:val="1"/>
      <w:marLeft w:val="0"/>
      <w:marRight w:val="0"/>
      <w:marTop w:val="0"/>
      <w:marBottom w:val="0"/>
      <w:divBdr>
        <w:top w:val="none" w:sz="0" w:space="0" w:color="auto"/>
        <w:left w:val="none" w:sz="0" w:space="0" w:color="auto"/>
        <w:bottom w:val="none" w:sz="0" w:space="0" w:color="auto"/>
        <w:right w:val="none" w:sz="0" w:space="0" w:color="auto"/>
      </w:divBdr>
    </w:div>
    <w:div w:id="68816585">
      <w:bodyDiv w:val="1"/>
      <w:marLeft w:val="0"/>
      <w:marRight w:val="0"/>
      <w:marTop w:val="0"/>
      <w:marBottom w:val="0"/>
      <w:divBdr>
        <w:top w:val="none" w:sz="0" w:space="0" w:color="auto"/>
        <w:left w:val="none" w:sz="0" w:space="0" w:color="auto"/>
        <w:bottom w:val="none" w:sz="0" w:space="0" w:color="auto"/>
        <w:right w:val="none" w:sz="0" w:space="0" w:color="auto"/>
      </w:divBdr>
    </w:div>
    <w:div w:id="68962150">
      <w:bodyDiv w:val="1"/>
      <w:marLeft w:val="0"/>
      <w:marRight w:val="0"/>
      <w:marTop w:val="0"/>
      <w:marBottom w:val="0"/>
      <w:divBdr>
        <w:top w:val="none" w:sz="0" w:space="0" w:color="auto"/>
        <w:left w:val="none" w:sz="0" w:space="0" w:color="auto"/>
        <w:bottom w:val="none" w:sz="0" w:space="0" w:color="auto"/>
        <w:right w:val="none" w:sz="0" w:space="0" w:color="auto"/>
      </w:divBdr>
    </w:div>
    <w:div w:id="69039147">
      <w:bodyDiv w:val="1"/>
      <w:marLeft w:val="0"/>
      <w:marRight w:val="0"/>
      <w:marTop w:val="0"/>
      <w:marBottom w:val="0"/>
      <w:divBdr>
        <w:top w:val="none" w:sz="0" w:space="0" w:color="auto"/>
        <w:left w:val="none" w:sz="0" w:space="0" w:color="auto"/>
        <w:bottom w:val="none" w:sz="0" w:space="0" w:color="auto"/>
        <w:right w:val="none" w:sz="0" w:space="0" w:color="auto"/>
      </w:divBdr>
    </w:div>
    <w:div w:id="69237100">
      <w:bodyDiv w:val="1"/>
      <w:marLeft w:val="0"/>
      <w:marRight w:val="0"/>
      <w:marTop w:val="0"/>
      <w:marBottom w:val="0"/>
      <w:divBdr>
        <w:top w:val="none" w:sz="0" w:space="0" w:color="auto"/>
        <w:left w:val="none" w:sz="0" w:space="0" w:color="auto"/>
        <w:bottom w:val="none" w:sz="0" w:space="0" w:color="auto"/>
        <w:right w:val="none" w:sz="0" w:space="0" w:color="auto"/>
      </w:divBdr>
    </w:div>
    <w:div w:id="69275563">
      <w:bodyDiv w:val="1"/>
      <w:marLeft w:val="0"/>
      <w:marRight w:val="0"/>
      <w:marTop w:val="0"/>
      <w:marBottom w:val="0"/>
      <w:divBdr>
        <w:top w:val="none" w:sz="0" w:space="0" w:color="auto"/>
        <w:left w:val="none" w:sz="0" w:space="0" w:color="auto"/>
        <w:bottom w:val="none" w:sz="0" w:space="0" w:color="auto"/>
        <w:right w:val="none" w:sz="0" w:space="0" w:color="auto"/>
      </w:divBdr>
    </w:div>
    <w:div w:id="70080785">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71199456">
      <w:marLeft w:val="480"/>
      <w:marRight w:val="0"/>
      <w:marTop w:val="0"/>
      <w:marBottom w:val="0"/>
      <w:divBdr>
        <w:top w:val="none" w:sz="0" w:space="0" w:color="auto"/>
        <w:left w:val="none" w:sz="0" w:space="0" w:color="auto"/>
        <w:bottom w:val="none" w:sz="0" w:space="0" w:color="auto"/>
        <w:right w:val="none" w:sz="0" w:space="0" w:color="auto"/>
      </w:divBdr>
    </w:div>
    <w:div w:id="71662581">
      <w:bodyDiv w:val="1"/>
      <w:marLeft w:val="0"/>
      <w:marRight w:val="0"/>
      <w:marTop w:val="0"/>
      <w:marBottom w:val="0"/>
      <w:divBdr>
        <w:top w:val="none" w:sz="0" w:space="0" w:color="auto"/>
        <w:left w:val="none" w:sz="0" w:space="0" w:color="auto"/>
        <w:bottom w:val="none" w:sz="0" w:space="0" w:color="auto"/>
        <w:right w:val="none" w:sz="0" w:space="0" w:color="auto"/>
      </w:divBdr>
    </w:div>
    <w:div w:id="72170800">
      <w:bodyDiv w:val="1"/>
      <w:marLeft w:val="0"/>
      <w:marRight w:val="0"/>
      <w:marTop w:val="0"/>
      <w:marBottom w:val="0"/>
      <w:divBdr>
        <w:top w:val="none" w:sz="0" w:space="0" w:color="auto"/>
        <w:left w:val="none" w:sz="0" w:space="0" w:color="auto"/>
        <w:bottom w:val="none" w:sz="0" w:space="0" w:color="auto"/>
        <w:right w:val="none" w:sz="0" w:space="0" w:color="auto"/>
      </w:divBdr>
    </w:div>
    <w:div w:id="72440257">
      <w:bodyDiv w:val="1"/>
      <w:marLeft w:val="0"/>
      <w:marRight w:val="0"/>
      <w:marTop w:val="0"/>
      <w:marBottom w:val="0"/>
      <w:divBdr>
        <w:top w:val="none" w:sz="0" w:space="0" w:color="auto"/>
        <w:left w:val="none" w:sz="0" w:space="0" w:color="auto"/>
        <w:bottom w:val="none" w:sz="0" w:space="0" w:color="auto"/>
        <w:right w:val="none" w:sz="0" w:space="0" w:color="auto"/>
      </w:divBdr>
    </w:div>
    <w:div w:id="73163576">
      <w:marLeft w:val="480"/>
      <w:marRight w:val="0"/>
      <w:marTop w:val="0"/>
      <w:marBottom w:val="0"/>
      <w:divBdr>
        <w:top w:val="none" w:sz="0" w:space="0" w:color="auto"/>
        <w:left w:val="none" w:sz="0" w:space="0" w:color="auto"/>
        <w:bottom w:val="none" w:sz="0" w:space="0" w:color="auto"/>
        <w:right w:val="none" w:sz="0" w:space="0" w:color="auto"/>
      </w:divBdr>
    </w:div>
    <w:div w:id="73356512">
      <w:bodyDiv w:val="1"/>
      <w:marLeft w:val="0"/>
      <w:marRight w:val="0"/>
      <w:marTop w:val="0"/>
      <w:marBottom w:val="0"/>
      <w:divBdr>
        <w:top w:val="none" w:sz="0" w:space="0" w:color="auto"/>
        <w:left w:val="none" w:sz="0" w:space="0" w:color="auto"/>
        <w:bottom w:val="none" w:sz="0" w:space="0" w:color="auto"/>
        <w:right w:val="none" w:sz="0" w:space="0" w:color="auto"/>
      </w:divBdr>
    </w:div>
    <w:div w:id="74515720">
      <w:bodyDiv w:val="1"/>
      <w:marLeft w:val="0"/>
      <w:marRight w:val="0"/>
      <w:marTop w:val="0"/>
      <w:marBottom w:val="0"/>
      <w:divBdr>
        <w:top w:val="none" w:sz="0" w:space="0" w:color="auto"/>
        <w:left w:val="none" w:sz="0" w:space="0" w:color="auto"/>
        <w:bottom w:val="none" w:sz="0" w:space="0" w:color="auto"/>
        <w:right w:val="none" w:sz="0" w:space="0" w:color="auto"/>
      </w:divBdr>
    </w:div>
    <w:div w:id="75324061">
      <w:bodyDiv w:val="1"/>
      <w:marLeft w:val="0"/>
      <w:marRight w:val="0"/>
      <w:marTop w:val="0"/>
      <w:marBottom w:val="0"/>
      <w:divBdr>
        <w:top w:val="none" w:sz="0" w:space="0" w:color="auto"/>
        <w:left w:val="none" w:sz="0" w:space="0" w:color="auto"/>
        <w:bottom w:val="none" w:sz="0" w:space="0" w:color="auto"/>
        <w:right w:val="none" w:sz="0" w:space="0" w:color="auto"/>
      </w:divBdr>
    </w:div>
    <w:div w:id="75444709">
      <w:bodyDiv w:val="1"/>
      <w:marLeft w:val="0"/>
      <w:marRight w:val="0"/>
      <w:marTop w:val="0"/>
      <w:marBottom w:val="0"/>
      <w:divBdr>
        <w:top w:val="none" w:sz="0" w:space="0" w:color="auto"/>
        <w:left w:val="none" w:sz="0" w:space="0" w:color="auto"/>
        <w:bottom w:val="none" w:sz="0" w:space="0" w:color="auto"/>
        <w:right w:val="none" w:sz="0" w:space="0" w:color="auto"/>
      </w:divBdr>
    </w:div>
    <w:div w:id="75590504">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6558023">
      <w:bodyDiv w:val="1"/>
      <w:marLeft w:val="0"/>
      <w:marRight w:val="0"/>
      <w:marTop w:val="0"/>
      <w:marBottom w:val="0"/>
      <w:divBdr>
        <w:top w:val="none" w:sz="0" w:space="0" w:color="auto"/>
        <w:left w:val="none" w:sz="0" w:space="0" w:color="auto"/>
        <w:bottom w:val="none" w:sz="0" w:space="0" w:color="auto"/>
        <w:right w:val="none" w:sz="0" w:space="0" w:color="auto"/>
      </w:divBdr>
    </w:div>
    <w:div w:id="77412450">
      <w:bodyDiv w:val="1"/>
      <w:marLeft w:val="0"/>
      <w:marRight w:val="0"/>
      <w:marTop w:val="0"/>
      <w:marBottom w:val="0"/>
      <w:divBdr>
        <w:top w:val="none" w:sz="0" w:space="0" w:color="auto"/>
        <w:left w:val="none" w:sz="0" w:space="0" w:color="auto"/>
        <w:bottom w:val="none" w:sz="0" w:space="0" w:color="auto"/>
        <w:right w:val="none" w:sz="0" w:space="0" w:color="auto"/>
      </w:divBdr>
    </w:div>
    <w:div w:id="77559581">
      <w:bodyDiv w:val="1"/>
      <w:marLeft w:val="0"/>
      <w:marRight w:val="0"/>
      <w:marTop w:val="0"/>
      <w:marBottom w:val="0"/>
      <w:divBdr>
        <w:top w:val="none" w:sz="0" w:space="0" w:color="auto"/>
        <w:left w:val="none" w:sz="0" w:space="0" w:color="auto"/>
        <w:bottom w:val="none" w:sz="0" w:space="0" w:color="auto"/>
        <w:right w:val="none" w:sz="0" w:space="0" w:color="auto"/>
      </w:divBdr>
    </w:div>
    <w:div w:id="77675631">
      <w:bodyDiv w:val="1"/>
      <w:marLeft w:val="0"/>
      <w:marRight w:val="0"/>
      <w:marTop w:val="0"/>
      <w:marBottom w:val="0"/>
      <w:divBdr>
        <w:top w:val="none" w:sz="0" w:space="0" w:color="auto"/>
        <w:left w:val="none" w:sz="0" w:space="0" w:color="auto"/>
        <w:bottom w:val="none" w:sz="0" w:space="0" w:color="auto"/>
        <w:right w:val="none" w:sz="0" w:space="0" w:color="auto"/>
      </w:divBdr>
    </w:div>
    <w:div w:id="77756315">
      <w:bodyDiv w:val="1"/>
      <w:marLeft w:val="0"/>
      <w:marRight w:val="0"/>
      <w:marTop w:val="0"/>
      <w:marBottom w:val="0"/>
      <w:divBdr>
        <w:top w:val="none" w:sz="0" w:space="0" w:color="auto"/>
        <w:left w:val="none" w:sz="0" w:space="0" w:color="auto"/>
        <w:bottom w:val="none" w:sz="0" w:space="0" w:color="auto"/>
        <w:right w:val="none" w:sz="0" w:space="0" w:color="auto"/>
      </w:divBdr>
    </w:div>
    <w:div w:id="77942857">
      <w:bodyDiv w:val="1"/>
      <w:marLeft w:val="0"/>
      <w:marRight w:val="0"/>
      <w:marTop w:val="0"/>
      <w:marBottom w:val="0"/>
      <w:divBdr>
        <w:top w:val="none" w:sz="0" w:space="0" w:color="auto"/>
        <w:left w:val="none" w:sz="0" w:space="0" w:color="auto"/>
        <w:bottom w:val="none" w:sz="0" w:space="0" w:color="auto"/>
        <w:right w:val="none" w:sz="0" w:space="0" w:color="auto"/>
      </w:divBdr>
    </w:div>
    <w:div w:id="78333800">
      <w:bodyDiv w:val="1"/>
      <w:marLeft w:val="0"/>
      <w:marRight w:val="0"/>
      <w:marTop w:val="0"/>
      <w:marBottom w:val="0"/>
      <w:divBdr>
        <w:top w:val="none" w:sz="0" w:space="0" w:color="auto"/>
        <w:left w:val="none" w:sz="0" w:space="0" w:color="auto"/>
        <w:bottom w:val="none" w:sz="0" w:space="0" w:color="auto"/>
        <w:right w:val="none" w:sz="0" w:space="0" w:color="auto"/>
      </w:divBdr>
    </w:div>
    <w:div w:id="79640024">
      <w:bodyDiv w:val="1"/>
      <w:marLeft w:val="0"/>
      <w:marRight w:val="0"/>
      <w:marTop w:val="0"/>
      <w:marBottom w:val="0"/>
      <w:divBdr>
        <w:top w:val="none" w:sz="0" w:space="0" w:color="auto"/>
        <w:left w:val="none" w:sz="0" w:space="0" w:color="auto"/>
        <w:bottom w:val="none" w:sz="0" w:space="0" w:color="auto"/>
        <w:right w:val="none" w:sz="0" w:space="0" w:color="auto"/>
      </w:divBdr>
    </w:div>
    <w:div w:id="80883367">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
    <w:div w:id="82379413">
      <w:marLeft w:val="0"/>
      <w:marRight w:val="0"/>
      <w:marTop w:val="0"/>
      <w:marBottom w:val="0"/>
      <w:divBdr>
        <w:top w:val="none" w:sz="0" w:space="0" w:color="auto"/>
        <w:left w:val="none" w:sz="0" w:space="0" w:color="auto"/>
        <w:bottom w:val="none" w:sz="0" w:space="0" w:color="auto"/>
        <w:right w:val="none" w:sz="0" w:space="0" w:color="auto"/>
      </w:divBdr>
    </w:div>
    <w:div w:id="84495031">
      <w:marLeft w:val="480"/>
      <w:marRight w:val="0"/>
      <w:marTop w:val="0"/>
      <w:marBottom w:val="0"/>
      <w:divBdr>
        <w:top w:val="none" w:sz="0" w:space="0" w:color="auto"/>
        <w:left w:val="none" w:sz="0" w:space="0" w:color="auto"/>
        <w:bottom w:val="none" w:sz="0" w:space="0" w:color="auto"/>
        <w:right w:val="none" w:sz="0" w:space="0" w:color="auto"/>
      </w:divBdr>
    </w:div>
    <w:div w:id="85268339">
      <w:bodyDiv w:val="1"/>
      <w:marLeft w:val="0"/>
      <w:marRight w:val="0"/>
      <w:marTop w:val="0"/>
      <w:marBottom w:val="0"/>
      <w:divBdr>
        <w:top w:val="none" w:sz="0" w:space="0" w:color="auto"/>
        <w:left w:val="none" w:sz="0" w:space="0" w:color="auto"/>
        <w:bottom w:val="none" w:sz="0" w:space="0" w:color="auto"/>
        <w:right w:val="none" w:sz="0" w:space="0" w:color="auto"/>
      </w:divBdr>
    </w:div>
    <w:div w:id="85657830">
      <w:bodyDiv w:val="1"/>
      <w:marLeft w:val="0"/>
      <w:marRight w:val="0"/>
      <w:marTop w:val="0"/>
      <w:marBottom w:val="0"/>
      <w:divBdr>
        <w:top w:val="none" w:sz="0" w:space="0" w:color="auto"/>
        <w:left w:val="none" w:sz="0" w:space="0" w:color="auto"/>
        <w:bottom w:val="none" w:sz="0" w:space="0" w:color="auto"/>
        <w:right w:val="none" w:sz="0" w:space="0" w:color="auto"/>
      </w:divBdr>
    </w:div>
    <w:div w:id="86849373">
      <w:bodyDiv w:val="1"/>
      <w:marLeft w:val="0"/>
      <w:marRight w:val="0"/>
      <w:marTop w:val="0"/>
      <w:marBottom w:val="0"/>
      <w:divBdr>
        <w:top w:val="none" w:sz="0" w:space="0" w:color="auto"/>
        <w:left w:val="none" w:sz="0" w:space="0" w:color="auto"/>
        <w:bottom w:val="none" w:sz="0" w:space="0" w:color="auto"/>
        <w:right w:val="none" w:sz="0" w:space="0" w:color="auto"/>
      </w:divBdr>
    </w:div>
    <w:div w:id="87967402">
      <w:bodyDiv w:val="1"/>
      <w:marLeft w:val="0"/>
      <w:marRight w:val="0"/>
      <w:marTop w:val="0"/>
      <w:marBottom w:val="0"/>
      <w:divBdr>
        <w:top w:val="none" w:sz="0" w:space="0" w:color="auto"/>
        <w:left w:val="none" w:sz="0" w:space="0" w:color="auto"/>
        <w:bottom w:val="none" w:sz="0" w:space="0" w:color="auto"/>
        <w:right w:val="none" w:sz="0" w:space="0" w:color="auto"/>
      </w:divBdr>
    </w:div>
    <w:div w:id="88281487">
      <w:bodyDiv w:val="1"/>
      <w:marLeft w:val="0"/>
      <w:marRight w:val="0"/>
      <w:marTop w:val="0"/>
      <w:marBottom w:val="0"/>
      <w:divBdr>
        <w:top w:val="none" w:sz="0" w:space="0" w:color="auto"/>
        <w:left w:val="none" w:sz="0" w:space="0" w:color="auto"/>
        <w:bottom w:val="none" w:sz="0" w:space="0" w:color="auto"/>
        <w:right w:val="none" w:sz="0" w:space="0" w:color="auto"/>
      </w:divBdr>
    </w:div>
    <w:div w:id="89396617">
      <w:bodyDiv w:val="1"/>
      <w:marLeft w:val="0"/>
      <w:marRight w:val="0"/>
      <w:marTop w:val="0"/>
      <w:marBottom w:val="0"/>
      <w:divBdr>
        <w:top w:val="none" w:sz="0" w:space="0" w:color="auto"/>
        <w:left w:val="none" w:sz="0" w:space="0" w:color="auto"/>
        <w:bottom w:val="none" w:sz="0" w:space="0" w:color="auto"/>
        <w:right w:val="none" w:sz="0" w:space="0" w:color="auto"/>
      </w:divBdr>
    </w:div>
    <w:div w:id="89784584">
      <w:bodyDiv w:val="1"/>
      <w:marLeft w:val="0"/>
      <w:marRight w:val="0"/>
      <w:marTop w:val="0"/>
      <w:marBottom w:val="0"/>
      <w:divBdr>
        <w:top w:val="none" w:sz="0" w:space="0" w:color="auto"/>
        <w:left w:val="none" w:sz="0" w:space="0" w:color="auto"/>
        <w:bottom w:val="none" w:sz="0" w:space="0" w:color="auto"/>
        <w:right w:val="none" w:sz="0" w:space="0" w:color="auto"/>
      </w:divBdr>
    </w:div>
    <w:div w:id="90004901">
      <w:bodyDiv w:val="1"/>
      <w:marLeft w:val="0"/>
      <w:marRight w:val="0"/>
      <w:marTop w:val="0"/>
      <w:marBottom w:val="0"/>
      <w:divBdr>
        <w:top w:val="none" w:sz="0" w:space="0" w:color="auto"/>
        <w:left w:val="none" w:sz="0" w:space="0" w:color="auto"/>
        <w:bottom w:val="none" w:sz="0" w:space="0" w:color="auto"/>
        <w:right w:val="none" w:sz="0" w:space="0" w:color="auto"/>
      </w:divBdr>
    </w:div>
    <w:div w:id="90051407">
      <w:marLeft w:val="480"/>
      <w:marRight w:val="0"/>
      <w:marTop w:val="0"/>
      <w:marBottom w:val="0"/>
      <w:divBdr>
        <w:top w:val="none" w:sz="0" w:space="0" w:color="auto"/>
        <w:left w:val="none" w:sz="0" w:space="0" w:color="auto"/>
        <w:bottom w:val="none" w:sz="0" w:space="0" w:color="auto"/>
        <w:right w:val="none" w:sz="0" w:space="0" w:color="auto"/>
      </w:divBdr>
    </w:div>
    <w:div w:id="91048763">
      <w:bodyDiv w:val="1"/>
      <w:marLeft w:val="0"/>
      <w:marRight w:val="0"/>
      <w:marTop w:val="0"/>
      <w:marBottom w:val="0"/>
      <w:divBdr>
        <w:top w:val="none" w:sz="0" w:space="0" w:color="auto"/>
        <w:left w:val="none" w:sz="0" w:space="0" w:color="auto"/>
        <w:bottom w:val="none" w:sz="0" w:space="0" w:color="auto"/>
        <w:right w:val="none" w:sz="0" w:space="0" w:color="auto"/>
      </w:divBdr>
    </w:div>
    <w:div w:id="91098975">
      <w:bodyDiv w:val="1"/>
      <w:marLeft w:val="0"/>
      <w:marRight w:val="0"/>
      <w:marTop w:val="0"/>
      <w:marBottom w:val="0"/>
      <w:divBdr>
        <w:top w:val="none" w:sz="0" w:space="0" w:color="auto"/>
        <w:left w:val="none" w:sz="0" w:space="0" w:color="auto"/>
        <w:bottom w:val="none" w:sz="0" w:space="0" w:color="auto"/>
        <w:right w:val="none" w:sz="0" w:space="0" w:color="auto"/>
      </w:divBdr>
    </w:div>
    <w:div w:id="91899731">
      <w:bodyDiv w:val="1"/>
      <w:marLeft w:val="0"/>
      <w:marRight w:val="0"/>
      <w:marTop w:val="0"/>
      <w:marBottom w:val="0"/>
      <w:divBdr>
        <w:top w:val="none" w:sz="0" w:space="0" w:color="auto"/>
        <w:left w:val="none" w:sz="0" w:space="0" w:color="auto"/>
        <w:bottom w:val="none" w:sz="0" w:space="0" w:color="auto"/>
        <w:right w:val="none" w:sz="0" w:space="0" w:color="auto"/>
      </w:divBdr>
    </w:div>
    <w:div w:id="92483080">
      <w:bodyDiv w:val="1"/>
      <w:marLeft w:val="0"/>
      <w:marRight w:val="0"/>
      <w:marTop w:val="0"/>
      <w:marBottom w:val="0"/>
      <w:divBdr>
        <w:top w:val="none" w:sz="0" w:space="0" w:color="auto"/>
        <w:left w:val="none" w:sz="0" w:space="0" w:color="auto"/>
        <w:bottom w:val="none" w:sz="0" w:space="0" w:color="auto"/>
        <w:right w:val="none" w:sz="0" w:space="0" w:color="auto"/>
      </w:divBdr>
    </w:div>
    <w:div w:id="95180300">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
    <w:div w:id="95372883">
      <w:bodyDiv w:val="1"/>
      <w:marLeft w:val="0"/>
      <w:marRight w:val="0"/>
      <w:marTop w:val="0"/>
      <w:marBottom w:val="0"/>
      <w:divBdr>
        <w:top w:val="none" w:sz="0" w:space="0" w:color="auto"/>
        <w:left w:val="none" w:sz="0" w:space="0" w:color="auto"/>
        <w:bottom w:val="none" w:sz="0" w:space="0" w:color="auto"/>
        <w:right w:val="none" w:sz="0" w:space="0" w:color="auto"/>
      </w:divBdr>
    </w:div>
    <w:div w:id="96173656">
      <w:bodyDiv w:val="1"/>
      <w:marLeft w:val="0"/>
      <w:marRight w:val="0"/>
      <w:marTop w:val="0"/>
      <w:marBottom w:val="0"/>
      <w:divBdr>
        <w:top w:val="none" w:sz="0" w:space="0" w:color="auto"/>
        <w:left w:val="none" w:sz="0" w:space="0" w:color="auto"/>
        <w:bottom w:val="none" w:sz="0" w:space="0" w:color="auto"/>
        <w:right w:val="none" w:sz="0" w:space="0" w:color="auto"/>
      </w:divBdr>
    </w:div>
    <w:div w:id="97025295">
      <w:bodyDiv w:val="1"/>
      <w:marLeft w:val="0"/>
      <w:marRight w:val="0"/>
      <w:marTop w:val="0"/>
      <w:marBottom w:val="0"/>
      <w:divBdr>
        <w:top w:val="none" w:sz="0" w:space="0" w:color="auto"/>
        <w:left w:val="none" w:sz="0" w:space="0" w:color="auto"/>
        <w:bottom w:val="none" w:sz="0" w:space="0" w:color="auto"/>
        <w:right w:val="none" w:sz="0" w:space="0" w:color="auto"/>
      </w:divBdr>
    </w:div>
    <w:div w:id="97457773">
      <w:bodyDiv w:val="1"/>
      <w:marLeft w:val="0"/>
      <w:marRight w:val="0"/>
      <w:marTop w:val="0"/>
      <w:marBottom w:val="0"/>
      <w:divBdr>
        <w:top w:val="none" w:sz="0" w:space="0" w:color="auto"/>
        <w:left w:val="none" w:sz="0" w:space="0" w:color="auto"/>
        <w:bottom w:val="none" w:sz="0" w:space="0" w:color="auto"/>
        <w:right w:val="none" w:sz="0" w:space="0" w:color="auto"/>
      </w:divBdr>
    </w:div>
    <w:div w:id="97795158">
      <w:bodyDiv w:val="1"/>
      <w:marLeft w:val="0"/>
      <w:marRight w:val="0"/>
      <w:marTop w:val="0"/>
      <w:marBottom w:val="0"/>
      <w:divBdr>
        <w:top w:val="none" w:sz="0" w:space="0" w:color="auto"/>
        <w:left w:val="none" w:sz="0" w:space="0" w:color="auto"/>
        <w:bottom w:val="none" w:sz="0" w:space="0" w:color="auto"/>
        <w:right w:val="none" w:sz="0" w:space="0" w:color="auto"/>
      </w:divBdr>
    </w:div>
    <w:div w:id="98067886">
      <w:bodyDiv w:val="1"/>
      <w:marLeft w:val="0"/>
      <w:marRight w:val="0"/>
      <w:marTop w:val="0"/>
      <w:marBottom w:val="0"/>
      <w:divBdr>
        <w:top w:val="none" w:sz="0" w:space="0" w:color="auto"/>
        <w:left w:val="none" w:sz="0" w:space="0" w:color="auto"/>
        <w:bottom w:val="none" w:sz="0" w:space="0" w:color="auto"/>
        <w:right w:val="none" w:sz="0" w:space="0" w:color="auto"/>
      </w:divBdr>
    </w:div>
    <w:div w:id="98259214">
      <w:bodyDiv w:val="1"/>
      <w:marLeft w:val="0"/>
      <w:marRight w:val="0"/>
      <w:marTop w:val="0"/>
      <w:marBottom w:val="0"/>
      <w:divBdr>
        <w:top w:val="none" w:sz="0" w:space="0" w:color="auto"/>
        <w:left w:val="none" w:sz="0" w:space="0" w:color="auto"/>
        <w:bottom w:val="none" w:sz="0" w:space="0" w:color="auto"/>
        <w:right w:val="none" w:sz="0" w:space="0" w:color="auto"/>
      </w:divBdr>
    </w:div>
    <w:div w:id="98374352">
      <w:bodyDiv w:val="1"/>
      <w:marLeft w:val="0"/>
      <w:marRight w:val="0"/>
      <w:marTop w:val="0"/>
      <w:marBottom w:val="0"/>
      <w:divBdr>
        <w:top w:val="none" w:sz="0" w:space="0" w:color="auto"/>
        <w:left w:val="none" w:sz="0" w:space="0" w:color="auto"/>
        <w:bottom w:val="none" w:sz="0" w:space="0" w:color="auto"/>
        <w:right w:val="none" w:sz="0" w:space="0" w:color="auto"/>
      </w:divBdr>
    </w:div>
    <w:div w:id="98766421">
      <w:bodyDiv w:val="1"/>
      <w:marLeft w:val="0"/>
      <w:marRight w:val="0"/>
      <w:marTop w:val="0"/>
      <w:marBottom w:val="0"/>
      <w:divBdr>
        <w:top w:val="none" w:sz="0" w:space="0" w:color="auto"/>
        <w:left w:val="none" w:sz="0" w:space="0" w:color="auto"/>
        <w:bottom w:val="none" w:sz="0" w:space="0" w:color="auto"/>
        <w:right w:val="none" w:sz="0" w:space="0" w:color="auto"/>
      </w:divBdr>
    </w:div>
    <w:div w:id="99110878">
      <w:marLeft w:val="480"/>
      <w:marRight w:val="0"/>
      <w:marTop w:val="0"/>
      <w:marBottom w:val="0"/>
      <w:divBdr>
        <w:top w:val="none" w:sz="0" w:space="0" w:color="auto"/>
        <w:left w:val="none" w:sz="0" w:space="0" w:color="auto"/>
        <w:bottom w:val="none" w:sz="0" w:space="0" w:color="auto"/>
        <w:right w:val="none" w:sz="0" w:space="0" w:color="auto"/>
      </w:divBdr>
    </w:div>
    <w:div w:id="99766853">
      <w:marLeft w:val="480"/>
      <w:marRight w:val="0"/>
      <w:marTop w:val="0"/>
      <w:marBottom w:val="0"/>
      <w:divBdr>
        <w:top w:val="none" w:sz="0" w:space="0" w:color="auto"/>
        <w:left w:val="none" w:sz="0" w:space="0" w:color="auto"/>
        <w:bottom w:val="none" w:sz="0" w:space="0" w:color="auto"/>
        <w:right w:val="none" w:sz="0" w:space="0" w:color="auto"/>
      </w:divBdr>
    </w:div>
    <w:div w:id="99877420">
      <w:bodyDiv w:val="1"/>
      <w:marLeft w:val="0"/>
      <w:marRight w:val="0"/>
      <w:marTop w:val="0"/>
      <w:marBottom w:val="0"/>
      <w:divBdr>
        <w:top w:val="none" w:sz="0" w:space="0" w:color="auto"/>
        <w:left w:val="none" w:sz="0" w:space="0" w:color="auto"/>
        <w:bottom w:val="none" w:sz="0" w:space="0" w:color="auto"/>
        <w:right w:val="none" w:sz="0" w:space="0" w:color="auto"/>
      </w:divBdr>
    </w:div>
    <w:div w:id="101999774">
      <w:bodyDiv w:val="1"/>
      <w:marLeft w:val="0"/>
      <w:marRight w:val="0"/>
      <w:marTop w:val="0"/>
      <w:marBottom w:val="0"/>
      <w:divBdr>
        <w:top w:val="none" w:sz="0" w:space="0" w:color="auto"/>
        <w:left w:val="none" w:sz="0" w:space="0" w:color="auto"/>
        <w:bottom w:val="none" w:sz="0" w:space="0" w:color="auto"/>
        <w:right w:val="none" w:sz="0" w:space="0" w:color="auto"/>
      </w:divBdr>
    </w:div>
    <w:div w:id="102388749">
      <w:bodyDiv w:val="1"/>
      <w:marLeft w:val="0"/>
      <w:marRight w:val="0"/>
      <w:marTop w:val="0"/>
      <w:marBottom w:val="0"/>
      <w:divBdr>
        <w:top w:val="none" w:sz="0" w:space="0" w:color="auto"/>
        <w:left w:val="none" w:sz="0" w:space="0" w:color="auto"/>
        <w:bottom w:val="none" w:sz="0" w:space="0" w:color="auto"/>
        <w:right w:val="none" w:sz="0" w:space="0" w:color="auto"/>
      </w:divBdr>
    </w:div>
    <w:div w:id="103811286">
      <w:bodyDiv w:val="1"/>
      <w:marLeft w:val="0"/>
      <w:marRight w:val="0"/>
      <w:marTop w:val="0"/>
      <w:marBottom w:val="0"/>
      <w:divBdr>
        <w:top w:val="none" w:sz="0" w:space="0" w:color="auto"/>
        <w:left w:val="none" w:sz="0" w:space="0" w:color="auto"/>
        <w:bottom w:val="none" w:sz="0" w:space="0" w:color="auto"/>
        <w:right w:val="none" w:sz="0" w:space="0" w:color="auto"/>
      </w:divBdr>
    </w:div>
    <w:div w:id="103961213">
      <w:marLeft w:val="480"/>
      <w:marRight w:val="0"/>
      <w:marTop w:val="0"/>
      <w:marBottom w:val="0"/>
      <w:divBdr>
        <w:top w:val="none" w:sz="0" w:space="0" w:color="auto"/>
        <w:left w:val="none" w:sz="0" w:space="0" w:color="auto"/>
        <w:bottom w:val="none" w:sz="0" w:space="0" w:color="auto"/>
        <w:right w:val="none" w:sz="0" w:space="0" w:color="auto"/>
      </w:divBdr>
    </w:div>
    <w:div w:id="104084329">
      <w:bodyDiv w:val="1"/>
      <w:marLeft w:val="0"/>
      <w:marRight w:val="0"/>
      <w:marTop w:val="0"/>
      <w:marBottom w:val="0"/>
      <w:divBdr>
        <w:top w:val="none" w:sz="0" w:space="0" w:color="auto"/>
        <w:left w:val="none" w:sz="0" w:space="0" w:color="auto"/>
        <w:bottom w:val="none" w:sz="0" w:space="0" w:color="auto"/>
        <w:right w:val="none" w:sz="0" w:space="0" w:color="auto"/>
      </w:divBdr>
    </w:div>
    <w:div w:id="104539861">
      <w:bodyDiv w:val="1"/>
      <w:marLeft w:val="0"/>
      <w:marRight w:val="0"/>
      <w:marTop w:val="0"/>
      <w:marBottom w:val="0"/>
      <w:divBdr>
        <w:top w:val="none" w:sz="0" w:space="0" w:color="auto"/>
        <w:left w:val="none" w:sz="0" w:space="0" w:color="auto"/>
        <w:bottom w:val="none" w:sz="0" w:space="0" w:color="auto"/>
        <w:right w:val="none" w:sz="0" w:space="0" w:color="auto"/>
      </w:divBdr>
    </w:div>
    <w:div w:id="105777702">
      <w:bodyDiv w:val="1"/>
      <w:marLeft w:val="0"/>
      <w:marRight w:val="0"/>
      <w:marTop w:val="0"/>
      <w:marBottom w:val="0"/>
      <w:divBdr>
        <w:top w:val="none" w:sz="0" w:space="0" w:color="auto"/>
        <w:left w:val="none" w:sz="0" w:space="0" w:color="auto"/>
        <w:bottom w:val="none" w:sz="0" w:space="0" w:color="auto"/>
        <w:right w:val="none" w:sz="0" w:space="0" w:color="auto"/>
      </w:divBdr>
    </w:div>
    <w:div w:id="106169897">
      <w:bodyDiv w:val="1"/>
      <w:marLeft w:val="0"/>
      <w:marRight w:val="0"/>
      <w:marTop w:val="0"/>
      <w:marBottom w:val="0"/>
      <w:divBdr>
        <w:top w:val="none" w:sz="0" w:space="0" w:color="auto"/>
        <w:left w:val="none" w:sz="0" w:space="0" w:color="auto"/>
        <w:bottom w:val="none" w:sz="0" w:space="0" w:color="auto"/>
        <w:right w:val="none" w:sz="0" w:space="0" w:color="auto"/>
      </w:divBdr>
    </w:div>
    <w:div w:id="106437524">
      <w:bodyDiv w:val="1"/>
      <w:marLeft w:val="0"/>
      <w:marRight w:val="0"/>
      <w:marTop w:val="0"/>
      <w:marBottom w:val="0"/>
      <w:divBdr>
        <w:top w:val="none" w:sz="0" w:space="0" w:color="auto"/>
        <w:left w:val="none" w:sz="0" w:space="0" w:color="auto"/>
        <w:bottom w:val="none" w:sz="0" w:space="0" w:color="auto"/>
        <w:right w:val="none" w:sz="0" w:space="0" w:color="auto"/>
      </w:divBdr>
    </w:div>
    <w:div w:id="106779645">
      <w:marLeft w:val="480"/>
      <w:marRight w:val="0"/>
      <w:marTop w:val="0"/>
      <w:marBottom w:val="0"/>
      <w:divBdr>
        <w:top w:val="none" w:sz="0" w:space="0" w:color="auto"/>
        <w:left w:val="none" w:sz="0" w:space="0" w:color="auto"/>
        <w:bottom w:val="none" w:sz="0" w:space="0" w:color="auto"/>
        <w:right w:val="none" w:sz="0" w:space="0" w:color="auto"/>
      </w:divBdr>
    </w:div>
    <w:div w:id="107090067">
      <w:bodyDiv w:val="1"/>
      <w:marLeft w:val="0"/>
      <w:marRight w:val="0"/>
      <w:marTop w:val="0"/>
      <w:marBottom w:val="0"/>
      <w:divBdr>
        <w:top w:val="none" w:sz="0" w:space="0" w:color="auto"/>
        <w:left w:val="none" w:sz="0" w:space="0" w:color="auto"/>
        <w:bottom w:val="none" w:sz="0" w:space="0" w:color="auto"/>
        <w:right w:val="none" w:sz="0" w:space="0" w:color="auto"/>
      </w:divBdr>
    </w:div>
    <w:div w:id="107356621">
      <w:bodyDiv w:val="1"/>
      <w:marLeft w:val="0"/>
      <w:marRight w:val="0"/>
      <w:marTop w:val="0"/>
      <w:marBottom w:val="0"/>
      <w:divBdr>
        <w:top w:val="none" w:sz="0" w:space="0" w:color="auto"/>
        <w:left w:val="none" w:sz="0" w:space="0" w:color="auto"/>
        <w:bottom w:val="none" w:sz="0" w:space="0" w:color="auto"/>
        <w:right w:val="none" w:sz="0" w:space="0" w:color="auto"/>
      </w:divBdr>
    </w:div>
    <w:div w:id="107505650">
      <w:bodyDiv w:val="1"/>
      <w:marLeft w:val="0"/>
      <w:marRight w:val="0"/>
      <w:marTop w:val="0"/>
      <w:marBottom w:val="0"/>
      <w:divBdr>
        <w:top w:val="none" w:sz="0" w:space="0" w:color="auto"/>
        <w:left w:val="none" w:sz="0" w:space="0" w:color="auto"/>
        <w:bottom w:val="none" w:sz="0" w:space="0" w:color="auto"/>
        <w:right w:val="none" w:sz="0" w:space="0" w:color="auto"/>
      </w:divBdr>
    </w:div>
    <w:div w:id="107940385">
      <w:bodyDiv w:val="1"/>
      <w:marLeft w:val="0"/>
      <w:marRight w:val="0"/>
      <w:marTop w:val="0"/>
      <w:marBottom w:val="0"/>
      <w:divBdr>
        <w:top w:val="none" w:sz="0" w:space="0" w:color="auto"/>
        <w:left w:val="none" w:sz="0" w:space="0" w:color="auto"/>
        <w:bottom w:val="none" w:sz="0" w:space="0" w:color="auto"/>
        <w:right w:val="none" w:sz="0" w:space="0" w:color="auto"/>
      </w:divBdr>
    </w:div>
    <w:div w:id="108084062">
      <w:bodyDiv w:val="1"/>
      <w:marLeft w:val="0"/>
      <w:marRight w:val="0"/>
      <w:marTop w:val="0"/>
      <w:marBottom w:val="0"/>
      <w:divBdr>
        <w:top w:val="none" w:sz="0" w:space="0" w:color="auto"/>
        <w:left w:val="none" w:sz="0" w:space="0" w:color="auto"/>
        <w:bottom w:val="none" w:sz="0" w:space="0" w:color="auto"/>
        <w:right w:val="none" w:sz="0" w:space="0" w:color="auto"/>
      </w:divBdr>
    </w:div>
    <w:div w:id="108161413">
      <w:bodyDiv w:val="1"/>
      <w:marLeft w:val="0"/>
      <w:marRight w:val="0"/>
      <w:marTop w:val="0"/>
      <w:marBottom w:val="0"/>
      <w:divBdr>
        <w:top w:val="none" w:sz="0" w:space="0" w:color="auto"/>
        <w:left w:val="none" w:sz="0" w:space="0" w:color="auto"/>
        <w:bottom w:val="none" w:sz="0" w:space="0" w:color="auto"/>
        <w:right w:val="none" w:sz="0" w:space="0" w:color="auto"/>
      </w:divBdr>
    </w:div>
    <w:div w:id="108161907">
      <w:marLeft w:val="480"/>
      <w:marRight w:val="0"/>
      <w:marTop w:val="0"/>
      <w:marBottom w:val="0"/>
      <w:divBdr>
        <w:top w:val="none" w:sz="0" w:space="0" w:color="auto"/>
        <w:left w:val="none" w:sz="0" w:space="0" w:color="auto"/>
        <w:bottom w:val="none" w:sz="0" w:space="0" w:color="auto"/>
        <w:right w:val="none" w:sz="0" w:space="0" w:color="auto"/>
      </w:divBdr>
    </w:div>
    <w:div w:id="108210624">
      <w:bodyDiv w:val="1"/>
      <w:marLeft w:val="0"/>
      <w:marRight w:val="0"/>
      <w:marTop w:val="0"/>
      <w:marBottom w:val="0"/>
      <w:divBdr>
        <w:top w:val="none" w:sz="0" w:space="0" w:color="auto"/>
        <w:left w:val="none" w:sz="0" w:space="0" w:color="auto"/>
        <w:bottom w:val="none" w:sz="0" w:space="0" w:color="auto"/>
        <w:right w:val="none" w:sz="0" w:space="0" w:color="auto"/>
      </w:divBdr>
    </w:div>
    <w:div w:id="108359304">
      <w:bodyDiv w:val="1"/>
      <w:marLeft w:val="0"/>
      <w:marRight w:val="0"/>
      <w:marTop w:val="0"/>
      <w:marBottom w:val="0"/>
      <w:divBdr>
        <w:top w:val="none" w:sz="0" w:space="0" w:color="auto"/>
        <w:left w:val="none" w:sz="0" w:space="0" w:color="auto"/>
        <w:bottom w:val="none" w:sz="0" w:space="0" w:color="auto"/>
        <w:right w:val="none" w:sz="0" w:space="0" w:color="auto"/>
      </w:divBdr>
    </w:div>
    <w:div w:id="110057252">
      <w:bodyDiv w:val="1"/>
      <w:marLeft w:val="0"/>
      <w:marRight w:val="0"/>
      <w:marTop w:val="0"/>
      <w:marBottom w:val="0"/>
      <w:divBdr>
        <w:top w:val="none" w:sz="0" w:space="0" w:color="auto"/>
        <w:left w:val="none" w:sz="0" w:space="0" w:color="auto"/>
        <w:bottom w:val="none" w:sz="0" w:space="0" w:color="auto"/>
        <w:right w:val="none" w:sz="0" w:space="0" w:color="auto"/>
      </w:divBdr>
    </w:div>
    <w:div w:id="110638321">
      <w:bodyDiv w:val="1"/>
      <w:marLeft w:val="0"/>
      <w:marRight w:val="0"/>
      <w:marTop w:val="0"/>
      <w:marBottom w:val="0"/>
      <w:divBdr>
        <w:top w:val="none" w:sz="0" w:space="0" w:color="auto"/>
        <w:left w:val="none" w:sz="0" w:space="0" w:color="auto"/>
        <w:bottom w:val="none" w:sz="0" w:space="0" w:color="auto"/>
        <w:right w:val="none" w:sz="0" w:space="0" w:color="auto"/>
      </w:divBdr>
    </w:div>
    <w:div w:id="110824139">
      <w:bodyDiv w:val="1"/>
      <w:marLeft w:val="0"/>
      <w:marRight w:val="0"/>
      <w:marTop w:val="0"/>
      <w:marBottom w:val="0"/>
      <w:divBdr>
        <w:top w:val="none" w:sz="0" w:space="0" w:color="auto"/>
        <w:left w:val="none" w:sz="0" w:space="0" w:color="auto"/>
        <w:bottom w:val="none" w:sz="0" w:space="0" w:color="auto"/>
        <w:right w:val="none" w:sz="0" w:space="0" w:color="auto"/>
      </w:divBdr>
    </w:div>
    <w:div w:id="111242328">
      <w:bodyDiv w:val="1"/>
      <w:marLeft w:val="0"/>
      <w:marRight w:val="0"/>
      <w:marTop w:val="0"/>
      <w:marBottom w:val="0"/>
      <w:divBdr>
        <w:top w:val="none" w:sz="0" w:space="0" w:color="auto"/>
        <w:left w:val="none" w:sz="0" w:space="0" w:color="auto"/>
        <w:bottom w:val="none" w:sz="0" w:space="0" w:color="auto"/>
        <w:right w:val="none" w:sz="0" w:space="0" w:color="auto"/>
      </w:divBdr>
    </w:div>
    <w:div w:id="111754009">
      <w:bodyDiv w:val="1"/>
      <w:marLeft w:val="0"/>
      <w:marRight w:val="0"/>
      <w:marTop w:val="0"/>
      <w:marBottom w:val="0"/>
      <w:divBdr>
        <w:top w:val="none" w:sz="0" w:space="0" w:color="auto"/>
        <w:left w:val="none" w:sz="0" w:space="0" w:color="auto"/>
        <w:bottom w:val="none" w:sz="0" w:space="0" w:color="auto"/>
        <w:right w:val="none" w:sz="0" w:space="0" w:color="auto"/>
      </w:divBdr>
    </w:div>
    <w:div w:id="111827282">
      <w:bodyDiv w:val="1"/>
      <w:marLeft w:val="0"/>
      <w:marRight w:val="0"/>
      <w:marTop w:val="0"/>
      <w:marBottom w:val="0"/>
      <w:divBdr>
        <w:top w:val="none" w:sz="0" w:space="0" w:color="auto"/>
        <w:left w:val="none" w:sz="0" w:space="0" w:color="auto"/>
        <w:bottom w:val="none" w:sz="0" w:space="0" w:color="auto"/>
        <w:right w:val="none" w:sz="0" w:space="0" w:color="auto"/>
      </w:divBdr>
    </w:div>
    <w:div w:id="111872264">
      <w:bodyDiv w:val="1"/>
      <w:marLeft w:val="0"/>
      <w:marRight w:val="0"/>
      <w:marTop w:val="0"/>
      <w:marBottom w:val="0"/>
      <w:divBdr>
        <w:top w:val="none" w:sz="0" w:space="0" w:color="auto"/>
        <w:left w:val="none" w:sz="0" w:space="0" w:color="auto"/>
        <w:bottom w:val="none" w:sz="0" w:space="0" w:color="auto"/>
        <w:right w:val="none" w:sz="0" w:space="0" w:color="auto"/>
      </w:divBdr>
    </w:div>
    <w:div w:id="112987351">
      <w:bodyDiv w:val="1"/>
      <w:marLeft w:val="0"/>
      <w:marRight w:val="0"/>
      <w:marTop w:val="0"/>
      <w:marBottom w:val="0"/>
      <w:divBdr>
        <w:top w:val="none" w:sz="0" w:space="0" w:color="auto"/>
        <w:left w:val="none" w:sz="0" w:space="0" w:color="auto"/>
        <w:bottom w:val="none" w:sz="0" w:space="0" w:color="auto"/>
        <w:right w:val="none" w:sz="0" w:space="0" w:color="auto"/>
      </w:divBdr>
    </w:div>
    <w:div w:id="114184189">
      <w:bodyDiv w:val="1"/>
      <w:marLeft w:val="0"/>
      <w:marRight w:val="0"/>
      <w:marTop w:val="0"/>
      <w:marBottom w:val="0"/>
      <w:divBdr>
        <w:top w:val="none" w:sz="0" w:space="0" w:color="auto"/>
        <w:left w:val="none" w:sz="0" w:space="0" w:color="auto"/>
        <w:bottom w:val="none" w:sz="0" w:space="0" w:color="auto"/>
        <w:right w:val="none" w:sz="0" w:space="0" w:color="auto"/>
      </w:divBdr>
    </w:div>
    <w:div w:id="114254233">
      <w:bodyDiv w:val="1"/>
      <w:marLeft w:val="0"/>
      <w:marRight w:val="0"/>
      <w:marTop w:val="0"/>
      <w:marBottom w:val="0"/>
      <w:divBdr>
        <w:top w:val="none" w:sz="0" w:space="0" w:color="auto"/>
        <w:left w:val="none" w:sz="0" w:space="0" w:color="auto"/>
        <w:bottom w:val="none" w:sz="0" w:space="0" w:color="auto"/>
        <w:right w:val="none" w:sz="0" w:space="0" w:color="auto"/>
      </w:divBdr>
    </w:div>
    <w:div w:id="114523936">
      <w:marLeft w:val="480"/>
      <w:marRight w:val="0"/>
      <w:marTop w:val="0"/>
      <w:marBottom w:val="0"/>
      <w:divBdr>
        <w:top w:val="none" w:sz="0" w:space="0" w:color="auto"/>
        <w:left w:val="none" w:sz="0" w:space="0" w:color="auto"/>
        <w:bottom w:val="none" w:sz="0" w:space="0" w:color="auto"/>
        <w:right w:val="none" w:sz="0" w:space="0" w:color="auto"/>
      </w:divBdr>
    </w:div>
    <w:div w:id="114953721">
      <w:bodyDiv w:val="1"/>
      <w:marLeft w:val="0"/>
      <w:marRight w:val="0"/>
      <w:marTop w:val="0"/>
      <w:marBottom w:val="0"/>
      <w:divBdr>
        <w:top w:val="none" w:sz="0" w:space="0" w:color="auto"/>
        <w:left w:val="none" w:sz="0" w:space="0" w:color="auto"/>
        <w:bottom w:val="none" w:sz="0" w:space="0" w:color="auto"/>
        <w:right w:val="none" w:sz="0" w:space="0" w:color="auto"/>
      </w:divBdr>
    </w:div>
    <w:div w:id="115834194">
      <w:bodyDiv w:val="1"/>
      <w:marLeft w:val="0"/>
      <w:marRight w:val="0"/>
      <w:marTop w:val="0"/>
      <w:marBottom w:val="0"/>
      <w:divBdr>
        <w:top w:val="none" w:sz="0" w:space="0" w:color="auto"/>
        <w:left w:val="none" w:sz="0" w:space="0" w:color="auto"/>
        <w:bottom w:val="none" w:sz="0" w:space="0" w:color="auto"/>
        <w:right w:val="none" w:sz="0" w:space="0" w:color="auto"/>
      </w:divBdr>
    </w:div>
    <w:div w:id="116222995">
      <w:bodyDiv w:val="1"/>
      <w:marLeft w:val="0"/>
      <w:marRight w:val="0"/>
      <w:marTop w:val="0"/>
      <w:marBottom w:val="0"/>
      <w:divBdr>
        <w:top w:val="none" w:sz="0" w:space="0" w:color="auto"/>
        <w:left w:val="none" w:sz="0" w:space="0" w:color="auto"/>
        <w:bottom w:val="none" w:sz="0" w:space="0" w:color="auto"/>
        <w:right w:val="none" w:sz="0" w:space="0" w:color="auto"/>
      </w:divBdr>
    </w:div>
    <w:div w:id="118034444">
      <w:bodyDiv w:val="1"/>
      <w:marLeft w:val="0"/>
      <w:marRight w:val="0"/>
      <w:marTop w:val="0"/>
      <w:marBottom w:val="0"/>
      <w:divBdr>
        <w:top w:val="none" w:sz="0" w:space="0" w:color="auto"/>
        <w:left w:val="none" w:sz="0" w:space="0" w:color="auto"/>
        <w:bottom w:val="none" w:sz="0" w:space="0" w:color="auto"/>
        <w:right w:val="none" w:sz="0" w:space="0" w:color="auto"/>
      </w:divBdr>
    </w:div>
    <w:div w:id="118109686">
      <w:bodyDiv w:val="1"/>
      <w:marLeft w:val="0"/>
      <w:marRight w:val="0"/>
      <w:marTop w:val="0"/>
      <w:marBottom w:val="0"/>
      <w:divBdr>
        <w:top w:val="none" w:sz="0" w:space="0" w:color="auto"/>
        <w:left w:val="none" w:sz="0" w:space="0" w:color="auto"/>
        <w:bottom w:val="none" w:sz="0" w:space="0" w:color="auto"/>
        <w:right w:val="none" w:sz="0" w:space="0" w:color="auto"/>
      </w:divBdr>
    </w:div>
    <w:div w:id="118573731">
      <w:bodyDiv w:val="1"/>
      <w:marLeft w:val="0"/>
      <w:marRight w:val="0"/>
      <w:marTop w:val="0"/>
      <w:marBottom w:val="0"/>
      <w:divBdr>
        <w:top w:val="none" w:sz="0" w:space="0" w:color="auto"/>
        <w:left w:val="none" w:sz="0" w:space="0" w:color="auto"/>
        <w:bottom w:val="none" w:sz="0" w:space="0" w:color="auto"/>
        <w:right w:val="none" w:sz="0" w:space="0" w:color="auto"/>
      </w:divBdr>
    </w:div>
    <w:div w:id="118694862">
      <w:bodyDiv w:val="1"/>
      <w:marLeft w:val="0"/>
      <w:marRight w:val="0"/>
      <w:marTop w:val="0"/>
      <w:marBottom w:val="0"/>
      <w:divBdr>
        <w:top w:val="none" w:sz="0" w:space="0" w:color="auto"/>
        <w:left w:val="none" w:sz="0" w:space="0" w:color="auto"/>
        <w:bottom w:val="none" w:sz="0" w:space="0" w:color="auto"/>
        <w:right w:val="none" w:sz="0" w:space="0" w:color="auto"/>
      </w:divBdr>
    </w:div>
    <w:div w:id="118838880">
      <w:marLeft w:val="480"/>
      <w:marRight w:val="0"/>
      <w:marTop w:val="0"/>
      <w:marBottom w:val="0"/>
      <w:divBdr>
        <w:top w:val="none" w:sz="0" w:space="0" w:color="auto"/>
        <w:left w:val="none" w:sz="0" w:space="0" w:color="auto"/>
        <w:bottom w:val="none" w:sz="0" w:space="0" w:color="auto"/>
        <w:right w:val="none" w:sz="0" w:space="0" w:color="auto"/>
      </w:divBdr>
    </w:div>
    <w:div w:id="120076670">
      <w:bodyDiv w:val="1"/>
      <w:marLeft w:val="0"/>
      <w:marRight w:val="0"/>
      <w:marTop w:val="0"/>
      <w:marBottom w:val="0"/>
      <w:divBdr>
        <w:top w:val="none" w:sz="0" w:space="0" w:color="auto"/>
        <w:left w:val="none" w:sz="0" w:space="0" w:color="auto"/>
        <w:bottom w:val="none" w:sz="0" w:space="0" w:color="auto"/>
        <w:right w:val="none" w:sz="0" w:space="0" w:color="auto"/>
      </w:divBdr>
    </w:div>
    <w:div w:id="120079711">
      <w:marLeft w:val="480"/>
      <w:marRight w:val="0"/>
      <w:marTop w:val="0"/>
      <w:marBottom w:val="0"/>
      <w:divBdr>
        <w:top w:val="none" w:sz="0" w:space="0" w:color="auto"/>
        <w:left w:val="none" w:sz="0" w:space="0" w:color="auto"/>
        <w:bottom w:val="none" w:sz="0" w:space="0" w:color="auto"/>
        <w:right w:val="none" w:sz="0" w:space="0" w:color="auto"/>
      </w:divBdr>
    </w:div>
    <w:div w:id="120458497">
      <w:bodyDiv w:val="1"/>
      <w:marLeft w:val="0"/>
      <w:marRight w:val="0"/>
      <w:marTop w:val="0"/>
      <w:marBottom w:val="0"/>
      <w:divBdr>
        <w:top w:val="none" w:sz="0" w:space="0" w:color="auto"/>
        <w:left w:val="none" w:sz="0" w:space="0" w:color="auto"/>
        <w:bottom w:val="none" w:sz="0" w:space="0" w:color="auto"/>
        <w:right w:val="none" w:sz="0" w:space="0" w:color="auto"/>
      </w:divBdr>
    </w:div>
    <w:div w:id="120611362">
      <w:bodyDiv w:val="1"/>
      <w:marLeft w:val="0"/>
      <w:marRight w:val="0"/>
      <w:marTop w:val="0"/>
      <w:marBottom w:val="0"/>
      <w:divBdr>
        <w:top w:val="none" w:sz="0" w:space="0" w:color="auto"/>
        <w:left w:val="none" w:sz="0" w:space="0" w:color="auto"/>
        <w:bottom w:val="none" w:sz="0" w:space="0" w:color="auto"/>
        <w:right w:val="none" w:sz="0" w:space="0" w:color="auto"/>
      </w:divBdr>
    </w:div>
    <w:div w:id="122775550">
      <w:bodyDiv w:val="1"/>
      <w:marLeft w:val="0"/>
      <w:marRight w:val="0"/>
      <w:marTop w:val="0"/>
      <w:marBottom w:val="0"/>
      <w:divBdr>
        <w:top w:val="none" w:sz="0" w:space="0" w:color="auto"/>
        <w:left w:val="none" w:sz="0" w:space="0" w:color="auto"/>
        <w:bottom w:val="none" w:sz="0" w:space="0" w:color="auto"/>
        <w:right w:val="none" w:sz="0" w:space="0" w:color="auto"/>
      </w:divBdr>
    </w:div>
    <w:div w:id="123237648">
      <w:bodyDiv w:val="1"/>
      <w:marLeft w:val="0"/>
      <w:marRight w:val="0"/>
      <w:marTop w:val="0"/>
      <w:marBottom w:val="0"/>
      <w:divBdr>
        <w:top w:val="none" w:sz="0" w:space="0" w:color="auto"/>
        <w:left w:val="none" w:sz="0" w:space="0" w:color="auto"/>
        <w:bottom w:val="none" w:sz="0" w:space="0" w:color="auto"/>
        <w:right w:val="none" w:sz="0" w:space="0" w:color="auto"/>
      </w:divBdr>
    </w:div>
    <w:div w:id="123472110">
      <w:bodyDiv w:val="1"/>
      <w:marLeft w:val="0"/>
      <w:marRight w:val="0"/>
      <w:marTop w:val="0"/>
      <w:marBottom w:val="0"/>
      <w:divBdr>
        <w:top w:val="none" w:sz="0" w:space="0" w:color="auto"/>
        <w:left w:val="none" w:sz="0" w:space="0" w:color="auto"/>
        <w:bottom w:val="none" w:sz="0" w:space="0" w:color="auto"/>
        <w:right w:val="none" w:sz="0" w:space="0" w:color="auto"/>
      </w:divBdr>
    </w:div>
    <w:div w:id="123743336">
      <w:bodyDiv w:val="1"/>
      <w:marLeft w:val="0"/>
      <w:marRight w:val="0"/>
      <w:marTop w:val="0"/>
      <w:marBottom w:val="0"/>
      <w:divBdr>
        <w:top w:val="none" w:sz="0" w:space="0" w:color="auto"/>
        <w:left w:val="none" w:sz="0" w:space="0" w:color="auto"/>
        <w:bottom w:val="none" w:sz="0" w:space="0" w:color="auto"/>
        <w:right w:val="none" w:sz="0" w:space="0" w:color="auto"/>
      </w:divBdr>
    </w:div>
    <w:div w:id="124279536">
      <w:bodyDiv w:val="1"/>
      <w:marLeft w:val="0"/>
      <w:marRight w:val="0"/>
      <w:marTop w:val="0"/>
      <w:marBottom w:val="0"/>
      <w:divBdr>
        <w:top w:val="none" w:sz="0" w:space="0" w:color="auto"/>
        <w:left w:val="none" w:sz="0" w:space="0" w:color="auto"/>
        <w:bottom w:val="none" w:sz="0" w:space="0" w:color="auto"/>
        <w:right w:val="none" w:sz="0" w:space="0" w:color="auto"/>
      </w:divBdr>
    </w:div>
    <w:div w:id="124811582">
      <w:bodyDiv w:val="1"/>
      <w:marLeft w:val="0"/>
      <w:marRight w:val="0"/>
      <w:marTop w:val="0"/>
      <w:marBottom w:val="0"/>
      <w:divBdr>
        <w:top w:val="none" w:sz="0" w:space="0" w:color="auto"/>
        <w:left w:val="none" w:sz="0" w:space="0" w:color="auto"/>
        <w:bottom w:val="none" w:sz="0" w:space="0" w:color="auto"/>
        <w:right w:val="none" w:sz="0" w:space="0" w:color="auto"/>
      </w:divBdr>
    </w:div>
    <w:div w:id="125243389">
      <w:bodyDiv w:val="1"/>
      <w:marLeft w:val="0"/>
      <w:marRight w:val="0"/>
      <w:marTop w:val="0"/>
      <w:marBottom w:val="0"/>
      <w:divBdr>
        <w:top w:val="none" w:sz="0" w:space="0" w:color="auto"/>
        <w:left w:val="none" w:sz="0" w:space="0" w:color="auto"/>
        <w:bottom w:val="none" w:sz="0" w:space="0" w:color="auto"/>
        <w:right w:val="none" w:sz="0" w:space="0" w:color="auto"/>
      </w:divBdr>
    </w:div>
    <w:div w:id="125510056">
      <w:bodyDiv w:val="1"/>
      <w:marLeft w:val="0"/>
      <w:marRight w:val="0"/>
      <w:marTop w:val="0"/>
      <w:marBottom w:val="0"/>
      <w:divBdr>
        <w:top w:val="none" w:sz="0" w:space="0" w:color="auto"/>
        <w:left w:val="none" w:sz="0" w:space="0" w:color="auto"/>
        <w:bottom w:val="none" w:sz="0" w:space="0" w:color="auto"/>
        <w:right w:val="none" w:sz="0" w:space="0" w:color="auto"/>
      </w:divBdr>
    </w:div>
    <w:div w:id="126240214">
      <w:bodyDiv w:val="1"/>
      <w:marLeft w:val="0"/>
      <w:marRight w:val="0"/>
      <w:marTop w:val="0"/>
      <w:marBottom w:val="0"/>
      <w:divBdr>
        <w:top w:val="none" w:sz="0" w:space="0" w:color="auto"/>
        <w:left w:val="none" w:sz="0" w:space="0" w:color="auto"/>
        <w:bottom w:val="none" w:sz="0" w:space="0" w:color="auto"/>
        <w:right w:val="none" w:sz="0" w:space="0" w:color="auto"/>
      </w:divBdr>
    </w:div>
    <w:div w:id="126314371">
      <w:bodyDiv w:val="1"/>
      <w:marLeft w:val="0"/>
      <w:marRight w:val="0"/>
      <w:marTop w:val="0"/>
      <w:marBottom w:val="0"/>
      <w:divBdr>
        <w:top w:val="none" w:sz="0" w:space="0" w:color="auto"/>
        <w:left w:val="none" w:sz="0" w:space="0" w:color="auto"/>
        <w:bottom w:val="none" w:sz="0" w:space="0" w:color="auto"/>
        <w:right w:val="none" w:sz="0" w:space="0" w:color="auto"/>
      </w:divBdr>
    </w:div>
    <w:div w:id="128328283">
      <w:bodyDiv w:val="1"/>
      <w:marLeft w:val="0"/>
      <w:marRight w:val="0"/>
      <w:marTop w:val="0"/>
      <w:marBottom w:val="0"/>
      <w:divBdr>
        <w:top w:val="none" w:sz="0" w:space="0" w:color="auto"/>
        <w:left w:val="none" w:sz="0" w:space="0" w:color="auto"/>
        <w:bottom w:val="none" w:sz="0" w:space="0" w:color="auto"/>
        <w:right w:val="none" w:sz="0" w:space="0" w:color="auto"/>
      </w:divBdr>
    </w:div>
    <w:div w:id="129446956">
      <w:marLeft w:val="480"/>
      <w:marRight w:val="0"/>
      <w:marTop w:val="0"/>
      <w:marBottom w:val="0"/>
      <w:divBdr>
        <w:top w:val="none" w:sz="0" w:space="0" w:color="auto"/>
        <w:left w:val="none" w:sz="0" w:space="0" w:color="auto"/>
        <w:bottom w:val="none" w:sz="0" w:space="0" w:color="auto"/>
        <w:right w:val="none" w:sz="0" w:space="0" w:color="auto"/>
      </w:divBdr>
    </w:div>
    <w:div w:id="130365585">
      <w:bodyDiv w:val="1"/>
      <w:marLeft w:val="0"/>
      <w:marRight w:val="0"/>
      <w:marTop w:val="0"/>
      <w:marBottom w:val="0"/>
      <w:divBdr>
        <w:top w:val="none" w:sz="0" w:space="0" w:color="auto"/>
        <w:left w:val="none" w:sz="0" w:space="0" w:color="auto"/>
        <w:bottom w:val="none" w:sz="0" w:space="0" w:color="auto"/>
        <w:right w:val="none" w:sz="0" w:space="0" w:color="auto"/>
      </w:divBdr>
    </w:div>
    <w:div w:id="130489938">
      <w:bodyDiv w:val="1"/>
      <w:marLeft w:val="0"/>
      <w:marRight w:val="0"/>
      <w:marTop w:val="0"/>
      <w:marBottom w:val="0"/>
      <w:divBdr>
        <w:top w:val="none" w:sz="0" w:space="0" w:color="auto"/>
        <w:left w:val="none" w:sz="0" w:space="0" w:color="auto"/>
        <w:bottom w:val="none" w:sz="0" w:space="0" w:color="auto"/>
        <w:right w:val="none" w:sz="0" w:space="0" w:color="auto"/>
      </w:divBdr>
    </w:div>
    <w:div w:id="130753098">
      <w:bodyDiv w:val="1"/>
      <w:marLeft w:val="0"/>
      <w:marRight w:val="0"/>
      <w:marTop w:val="0"/>
      <w:marBottom w:val="0"/>
      <w:divBdr>
        <w:top w:val="none" w:sz="0" w:space="0" w:color="auto"/>
        <w:left w:val="none" w:sz="0" w:space="0" w:color="auto"/>
        <w:bottom w:val="none" w:sz="0" w:space="0" w:color="auto"/>
        <w:right w:val="none" w:sz="0" w:space="0" w:color="auto"/>
      </w:divBdr>
    </w:div>
    <w:div w:id="130757356">
      <w:bodyDiv w:val="1"/>
      <w:marLeft w:val="0"/>
      <w:marRight w:val="0"/>
      <w:marTop w:val="0"/>
      <w:marBottom w:val="0"/>
      <w:divBdr>
        <w:top w:val="none" w:sz="0" w:space="0" w:color="auto"/>
        <w:left w:val="none" w:sz="0" w:space="0" w:color="auto"/>
        <w:bottom w:val="none" w:sz="0" w:space="0" w:color="auto"/>
        <w:right w:val="none" w:sz="0" w:space="0" w:color="auto"/>
      </w:divBdr>
    </w:div>
    <w:div w:id="13129403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2060950">
      <w:bodyDiv w:val="1"/>
      <w:marLeft w:val="0"/>
      <w:marRight w:val="0"/>
      <w:marTop w:val="0"/>
      <w:marBottom w:val="0"/>
      <w:divBdr>
        <w:top w:val="none" w:sz="0" w:space="0" w:color="auto"/>
        <w:left w:val="none" w:sz="0" w:space="0" w:color="auto"/>
        <w:bottom w:val="none" w:sz="0" w:space="0" w:color="auto"/>
        <w:right w:val="none" w:sz="0" w:space="0" w:color="auto"/>
      </w:divBdr>
    </w:div>
    <w:div w:id="132062391">
      <w:bodyDiv w:val="1"/>
      <w:marLeft w:val="0"/>
      <w:marRight w:val="0"/>
      <w:marTop w:val="0"/>
      <w:marBottom w:val="0"/>
      <w:divBdr>
        <w:top w:val="none" w:sz="0" w:space="0" w:color="auto"/>
        <w:left w:val="none" w:sz="0" w:space="0" w:color="auto"/>
        <w:bottom w:val="none" w:sz="0" w:space="0" w:color="auto"/>
        <w:right w:val="none" w:sz="0" w:space="0" w:color="auto"/>
      </w:divBdr>
    </w:div>
    <w:div w:id="132332201">
      <w:bodyDiv w:val="1"/>
      <w:marLeft w:val="0"/>
      <w:marRight w:val="0"/>
      <w:marTop w:val="0"/>
      <w:marBottom w:val="0"/>
      <w:divBdr>
        <w:top w:val="none" w:sz="0" w:space="0" w:color="auto"/>
        <w:left w:val="none" w:sz="0" w:space="0" w:color="auto"/>
        <w:bottom w:val="none" w:sz="0" w:space="0" w:color="auto"/>
        <w:right w:val="none" w:sz="0" w:space="0" w:color="auto"/>
      </w:divBdr>
    </w:div>
    <w:div w:id="132791655">
      <w:bodyDiv w:val="1"/>
      <w:marLeft w:val="0"/>
      <w:marRight w:val="0"/>
      <w:marTop w:val="0"/>
      <w:marBottom w:val="0"/>
      <w:divBdr>
        <w:top w:val="none" w:sz="0" w:space="0" w:color="auto"/>
        <w:left w:val="none" w:sz="0" w:space="0" w:color="auto"/>
        <w:bottom w:val="none" w:sz="0" w:space="0" w:color="auto"/>
        <w:right w:val="none" w:sz="0" w:space="0" w:color="auto"/>
      </w:divBdr>
    </w:div>
    <w:div w:id="132842539">
      <w:bodyDiv w:val="1"/>
      <w:marLeft w:val="0"/>
      <w:marRight w:val="0"/>
      <w:marTop w:val="0"/>
      <w:marBottom w:val="0"/>
      <w:divBdr>
        <w:top w:val="none" w:sz="0" w:space="0" w:color="auto"/>
        <w:left w:val="none" w:sz="0" w:space="0" w:color="auto"/>
        <w:bottom w:val="none" w:sz="0" w:space="0" w:color="auto"/>
        <w:right w:val="none" w:sz="0" w:space="0" w:color="auto"/>
      </w:divBdr>
    </w:div>
    <w:div w:id="133067619">
      <w:marLeft w:val="480"/>
      <w:marRight w:val="0"/>
      <w:marTop w:val="0"/>
      <w:marBottom w:val="0"/>
      <w:divBdr>
        <w:top w:val="none" w:sz="0" w:space="0" w:color="auto"/>
        <w:left w:val="none" w:sz="0" w:space="0" w:color="auto"/>
        <w:bottom w:val="none" w:sz="0" w:space="0" w:color="auto"/>
        <w:right w:val="none" w:sz="0" w:space="0" w:color="auto"/>
      </w:divBdr>
    </w:div>
    <w:div w:id="133136192">
      <w:bodyDiv w:val="1"/>
      <w:marLeft w:val="0"/>
      <w:marRight w:val="0"/>
      <w:marTop w:val="0"/>
      <w:marBottom w:val="0"/>
      <w:divBdr>
        <w:top w:val="none" w:sz="0" w:space="0" w:color="auto"/>
        <w:left w:val="none" w:sz="0" w:space="0" w:color="auto"/>
        <w:bottom w:val="none" w:sz="0" w:space="0" w:color="auto"/>
        <w:right w:val="none" w:sz="0" w:space="0" w:color="auto"/>
      </w:divBdr>
    </w:div>
    <w:div w:id="133447712">
      <w:bodyDiv w:val="1"/>
      <w:marLeft w:val="0"/>
      <w:marRight w:val="0"/>
      <w:marTop w:val="0"/>
      <w:marBottom w:val="0"/>
      <w:divBdr>
        <w:top w:val="none" w:sz="0" w:space="0" w:color="auto"/>
        <w:left w:val="none" w:sz="0" w:space="0" w:color="auto"/>
        <w:bottom w:val="none" w:sz="0" w:space="0" w:color="auto"/>
        <w:right w:val="none" w:sz="0" w:space="0" w:color="auto"/>
      </w:divBdr>
    </w:div>
    <w:div w:id="133569822">
      <w:bodyDiv w:val="1"/>
      <w:marLeft w:val="0"/>
      <w:marRight w:val="0"/>
      <w:marTop w:val="0"/>
      <w:marBottom w:val="0"/>
      <w:divBdr>
        <w:top w:val="none" w:sz="0" w:space="0" w:color="auto"/>
        <w:left w:val="none" w:sz="0" w:space="0" w:color="auto"/>
        <w:bottom w:val="none" w:sz="0" w:space="0" w:color="auto"/>
        <w:right w:val="none" w:sz="0" w:space="0" w:color="auto"/>
      </w:divBdr>
    </w:div>
    <w:div w:id="133716568">
      <w:bodyDiv w:val="1"/>
      <w:marLeft w:val="0"/>
      <w:marRight w:val="0"/>
      <w:marTop w:val="0"/>
      <w:marBottom w:val="0"/>
      <w:divBdr>
        <w:top w:val="none" w:sz="0" w:space="0" w:color="auto"/>
        <w:left w:val="none" w:sz="0" w:space="0" w:color="auto"/>
        <w:bottom w:val="none" w:sz="0" w:space="0" w:color="auto"/>
        <w:right w:val="none" w:sz="0" w:space="0" w:color="auto"/>
      </w:divBdr>
    </w:div>
    <w:div w:id="133724056">
      <w:bodyDiv w:val="1"/>
      <w:marLeft w:val="0"/>
      <w:marRight w:val="0"/>
      <w:marTop w:val="0"/>
      <w:marBottom w:val="0"/>
      <w:divBdr>
        <w:top w:val="none" w:sz="0" w:space="0" w:color="auto"/>
        <w:left w:val="none" w:sz="0" w:space="0" w:color="auto"/>
        <w:bottom w:val="none" w:sz="0" w:space="0" w:color="auto"/>
        <w:right w:val="none" w:sz="0" w:space="0" w:color="auto"/>
      </w:divBdr>
    </w:div>
    <w:div w:id="134228824">
      <w:bodyDiv w:val="1"/>
      <w:marLeft w:val="0"/>
      <w:marRight w:val="0"/>
      <w:marTop w:val="0"/>
      <w:marBottom w:val="0"/>
      <w:divBdr>
        <w:top w:val="none" w:sz="0" w:space="0" w:color="auto"/>
        <w:left w:val="none" w:sz="0" w:space="0" w:color="auto"/>
        <w:bottom w:val="none" w:sz="0" w:space="0" w:color="auto"/>
        <w:right w:val="none" w:sz="0" w:space="0" w:color="auto"/>
      </w:divBdr>
    </w:div>
    <w:div w:id="135729364">
      <w:bodyDiv w:val="1"/>
      <w:marLeft w:val="0"/>
      <w:marRight w:val="0"/>
      <w:marTop w:val="0"/>
      <w:marBottom w:val="0"/>
      <w:divBdr>
        <w:top w:val="none" w:sz="0" w:space="0" w:color="auto"/>
        <w:left w:val="none" w:sz="0" w:space="0" w:color="auto"/>
        <w:bottom w:val="none" w:sz="0" w:space="0" w:color="auto"/>
        <w:right w:val="none" w:sz="0" w:space="0" w:color="auto"/>
      </w:divBdr>
    </w:div>
    <w:div w:id="136458515">
      <w:bodyDiv w:val="1"/>
      <w:marLeft w:val="0"/>
      <w:marRight w:val="0"/>
      <w:marTop w:val="0"/>
      <w:marBottom w:val="0"/>
      <w:divBdr>
        <w:top w:val="none" w:sz="0" w:space="0" w:color="auto"/>
        <w:left w:val="none" w:sz="0" w:space="0" w:color="auto"/>
        <w:bottom w:val="none" w:sz="0" w:space="0" w:color="auto"/>
        <w:right w:val="none" w:sz="0" w:space="0" w:color="auto"/>
      </w:divBdr>
    </w:div>
    <w:div w:id="136726730">
      <w:bodyDiv w:val="1"/>
      <w:marLeft w:val="0"/>
      <w:marRight w:val="0"/>
      <w:marTop w:val="0"/>
      <w:marBottom w:val="0"/>
      <w:divBdr>
        <w:top w:val="none" w:sz="0" w:space="0" w:color="auto"/>
        <w:left w:val="none" w:sz="0" w:space="0" w:color="auto"/>
        <w:bottom w:val="none" w:sz="0" w:space="0" w:color="auto"/>
        <w:right w:val="none" w:sz="0" w:space="0" w:color="auto"/>
      </w:divBdr>
    </w:div>
    <w:div w:id="136992524">
      <w:bodyDiv w:val="1"/>
      <w:marLeft w:val="0"/>
      <w:marRight w:val="0"/>
      <w:marTop w:val="0"/>
      <w:marBottom w:val="0"/>
      <w:divBdr>
        <w:top w:val="none" w:sz="0" w:space="0" w:color="auto"/>
        <w:left w:val="none" w:sz="0" w:space="0" w:color="auto"/>
        <w:bottom w:val="none" w:sz="0" w:space="0" w:color="auto"/>
        <w:right w:val="none" w:sz="0" w:space="0" w:color="auto"/>
      </w:divBdr>
    </w:div>
    <w:div w:id="138110271">
      <w:bodyDiv w:val="1"/>
      <w:marLeft w:val="0"/>
      <w:marRight w:val="0"/>
      <w:marTop w:val="0"/>
      <w:marBottom w:val="0"/>
      <w:divBdr>
        <w:top w:val="none" w:sz="0" w:space="0" w:color="auto"/>
        <w:left w:val="none" w:sz="0" w:space="0" w:color="auto"/>
        <w:bottom w:val="none" w:sz="0" w:space="0" w:color="auto"/>
        <w:right w:val="none" w:sz="0" w:space="0" w:color="auto"/>
      </w:divBdr>
    </w:div>
    <w:div w:id="138110477">
      <w:bodyDiv w:val="1"/>
      <w:marLeft w:val="0"/>
      <w:marRight w:val="0"/>
      <w:marTop w:val="0"/>
      <w:marBottom w:val="0"/>
      <w:divBdr>
        <w:top w:val="none" w:sz="0" w:space="0" w:color="auto"/>
        <w:left w:val="none" w:sz="0" w:space="0" w:color="auto"/>
        <w:bottom w:val="none" w:sz="0" w:space="0" w:color="auto"/>
        <w:right w:val="none" w:sz="0" w:space="0" w:color="auto"/>
      </w:divBdr>
    </w:div>
    <w:div w:id="139032228">
      <w:bodyDiv w:val="1"/>
      <w:marLeft w:val="0"/>
      <w:marRight w:val="0"/>
      <w:marTop w:val="0"/>
      <w:marBottom w:val="0"/>
      <w:divBdr>
        <w:top w:val="none" w:sz="0" w:space="0" w:color="auto"/>
        <w:left w:val="none" w:sz="0" w:space="0" w:color="auto"/>
        <w:bottom w:val="none" w:sz="0" w:space="0" w:color="auto"/>
        <w:right w:val="none" w:sz="0" w:space="0" w:color="auto"/>
      </w:divBdr>
    </w:div>
    <w:div w:id="140579345">
      <w:bodyDiv w:val="1"/>
      <w:marLeft w:val="0"/>
      <w:marRight w:val="0"/>
      <w:marTop w:val="0"/>
      <w:marBottom w:val="0"/>
      <w:divBdr>
        <w:top w:val="none" w:sz="0" w:space="0" w:color="auto"/>
        <w:left w:val="none" w:sz="0" w:space="0" w:color="auto"/>
        <w:bottom w:val="none" w:sz="0" w:space="0" w:color="auto"/>
        <w:right w:val="none" w:sz="0" w:space="0" w:color="auto"/>
      </w:divBdr>
    </w:div>
    <w:div w:id="141123518">
      <w:bodyDiv w:val="1"/>
      <w:marLeft w:val="0"/>
      <w:marRight w:val="0"/>
      <w:marTop w:val="0"/>
      <w:marBottom w:val="0"/>
      <w:divBdr>
        <w:top w:val="none" w:sz="0" w:space="0" w:color="auto"/>
        <w:left w:val="none" w:sz="0" w:space="0" w:color="auto"/>
        <w:bottom w:val="none" w:sz="0" w:space="0" w:color="auto"/>
        <w:right w:val="none" w:sz="0" w:space="0" w:color="auto"/>
      </w:divBdr>
    </w:div>
    <w:div w:id="141585574">
      <w:bodyDiv w:val="1"/>
      <w:marLeft w:val="0"/>
      <w:marRight w:val="0"/>
      <w:marTop w:val="0"/>
      <w:marBottom w:val="0"/>
      <w:divBdr>
        <w:top w:val="none" w:sz="0" w:space="0" w:color="auto"/>
        <w:left w:val="none" w:sz="0" w:space="0" w:color="auto"/>
        <w:bottom w:val="none" w:sz="0" w:space="0" w:color="auto"/>
        <w:right w:val="none" w:sz="0" w:space="0" w:color="auto"/>
      </w:divBdr>
    </w:div>
    <w:div w:id="142309340">
      <w:bodyDiv w:val="1"/>
      <w:marLeft w:val="0"/>
      <w:marRight w:val="0"/>
      <w:marTop w:val="0"/>
      <w:marBottom w:val="0"/>
      <w:divBdr>
        <w:top w:val="none" w:sz="0" w:space="0" w:color="auto"/>
        <w:left w:val="none" w:sz="0" w:space="0" w:color="auto"/>
        <w:bottom w:val="none" w:sz="0" w:space="0" w:color="auto"/>
        <w:right w:val="none" w:sz="0" w:space="0" w:color="auto"/>
      </w:divBdr>
    </w:div>
    <w:div w:id="142428094">
      <w:bodyDiv w:val="1"/>
      <w:marLeft w:val="0"/>
      <w:marRight w:val="0"/>
      <w:marTop w:val="0"/>
      <w:marBottom w:val="0"/>
      <w:divBdr>
        <w:top w:val="none" w:sz="0" w:space="0" w:color="auto"/>
        <w:left w:val="none" w:sz="0" w:space="0" w:color="auto"/>
        <w:bottom w:val="none" w:sz="0" w:space="0" w:color="auto"/>
        <w:right w:val="none" w:sz="0" w:space="0" w:color="auto"/>
      </w:divBdr>
    </w:div>
    <w:div w:id="143357973">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
    <w:div w:id="143666220">
      <w:bodyDiv w:val="1"/>
      <w:marLeft w:val="0"/>
      <w:marRight w:val="0"/>
      <w:marTop w:val="0"/>
      <w:marBottom w:val="0"/>
      <w:divBdr>
        <w:top w:val="none" w:sz="0" w:space="0" w:color="auto"/>
        <w:left w:val="none" w:sz="0" w:space="0" w:color="auto"/>
        <w:bottom w:val="none" w:sz="0" w:space="0" w:color="auto"/>
        <w:right w:val="none" w:sz="0" w:space="0" w:color="auto"/>
      </w:divBdr>
    </w:div>
    <w:div w:id="144318345">
      <w:bodyDiv w:val="1"/>
      <w:marLeft w:val="0"/>
      <w:marRight w:val="0"/>
      <w:marTop w:val="0"/>
      <w:marBottom w:val="0"/>
      <w:divBdr>
        <w:top w:val="none" w:sz="0" w:space="0" w:color="auto"/>
        <w:left w:val="none" w:sz="0" w:space="0" w:color="auto"/>
        <w:bottom w:val="none" w:sz="0" w:space="0" w:color="auto"/>
        <w:right w:val="none" w:sz="0" w:space="0" w:color="auto"/>
      </w:divBdr>
    </w:div>
    <w:div w:id="144861281">
      <w:bodyDiv w:val="1"/>
      <w:marLeft w:val="0"/>
      <w:marRight w:val="0"/>
      <w:marTop w:val="0"/>
      <w:marBottom w:val="0"/>
      <w:divBdr>
        <w:top w:val="none" w:sz="0" w:space="0" w:color="auto"/>
        <w:left w:val="none" w:sz="0" w:space="0" w:color="auto"/>
        <w:bottom w:val="none" w:sz="0" w:space="0" w:color="auto"/>
        <w:right w:val="none" w:sz="0" w:space="0" w:color="auto"/>
      </w:divBdr>
    </w:div>
    <w:div w:id="145047726">
      <w:bodyDiv w:val="1"/>
      <w:marLeft w:val="0"/>
      <w:marRight w:val="0"/>
      <w:marTop w:val="0"/>
      <w:marBottom w:val="0"/>
      <w:divBdr>
        <w:top w:val="none" w:sz="0" w:space="0" w:color="auto"/>
        <w:left w:val="none" w:sz="0" w:space="0" w:color="auto"/>
        <w:bottom w:val="none" w:sz="0" w:space="0" w:color="auto"/>
        <w:right w:val="none" w:sz="0" w:space="0" w:color="auto"/>
      </w:divBdr>
    </w:div>
    <w:div w:id="145359238">
      <w:bodyDiv w:val="1"/>
      <w:marLeft w:val="0"/>
      <w:marRight w:val="0"/>
      <w:marTop w:val="0"/>
      <w:marBottom w:val="0"/>
      <w:divBdr>
        <w:top w:val="none" w:sz="0" w:space="0" w:color="auto"/>
        <w:left w:val="none" w:sz="0" w:space="0" w:color="auto"/>
        <w:bottom w:val="none" w:sz="0" w:space="0" w:color="auto"/>
        <w:right w:val="none" w:sz="0" w:space="0" w:color="auto"/>
      </w:divBdr>
    </w:div>
    <w:div w:id="146092068">
      <w:bodyDiv w:val="1"/>
      <w:marLeft w:val="0"/>
      <w:marRight w:val="0"/>
      <w:marTop w:val="0"/>
      <w:marBottom w:val="0"/>
      <w:divBdr>
        <w:top w:val="none" w:sz="0" w:space="0" w:color="auto"/>
        <w:left w:val="none" w:sz="0" w:space="0" w:color="auto"/>
        <w:bottom w:val="none" w:sz="0" w:space="0" w:color="auto"/>
        <w:right w:val="none" w:sz="0" w:space="0" w:color="auto"/>
      </w:divBdr>
    </w:div>
    <w:div w:id="146165624">
      <w:bodyDiv w:val="1"/>
      <w:marLeft w:val="0"/>
      <w:marRight w:val="0"/>
      <w:marTop w:val="0"/>
      <w:marBottom w:val="0"/>
      <w:divBdr>
        <w:top w:val="none" w:sz="0" w:space="0" w:color="auto"/>
        <w:left w:val="none" w:sz="0" w:space="0" w:color="auto"/>
        <w:bottom w:val="none" w:sz="0" w:space="0" w:color="auto"/>
        <w:right w:val="none" w:sz="0" w:space="0" w:color="auto"/>
      </w:divBdr>
    </w:div>
    <w:div w:id="146825208">
      <w:bodyDiv w:val="1"/>
      <w:marLeft w:val="0"/>
      <w:marRight w:val="0"/>
      <w:marTop w:val="0"/>
      <w:marBottom w:val="0"/>
      <w:divBdr>
        <w:top w:val="none" w:sz="0" w:space="0" w:color="auto"/>
        <w:left w:val="none" w:sz="0" w:space="0" w:color="auto"/>
        <w:bottom w:val="none" w:sz="0" w:space="0" w:color="auto"/>
        <w:right w:val="none" w:sz="0" w:space="0" w:color="auto"/>
      </w:divBdr>
    </w:div>
    <w:div w:id="147213640">
      <w:bodyDiv w:val="1"/>
      <w:marLeft w:val="0"/>
      <w:marRight w:val="0"/>
      <w:marTop w:val="0"/>
      <w:marBottom w:val="0"/>
      <w:divBdr>
        <w:top w:val="none" w:sz="0" w:space="0" w:color="auto"/>
        <w:left w:val="none" w:sz="0" w:space="0" w:color="auto"/>
        <w:bottom w:val="none" w:sz="0" w:space="0" w:color="auto"/>
        <w:right w:val="none" w:sz="0" w:space="0" w:color="auto"/>
      </w:divBdr>
    </w:div>
    <w:div w:id="147554210">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148181566">
      <w:bodyDiv w:val="1"/>
      <w:marLeft w:val="0"/>
      <w:marRight w:val="0"/>
      <w:marTop w:val="0"/>
      <w:marBottom w:val="0"/>
      <w:divBdr>
        <w:top w:val="none" w:sz="0" w:space="0" w:color="auto"/>
        <w:left w:val="none" w:sz="0" w:space="0" w:color="auto"/>
        <w:bottom w:val="none" w:sz="0" w:space="0" w:color="auto"/>
        <w:right w:val="none" w:sz="0" w:space="0" w:color="auto"/>
      </w:divBdr>
    </w:div>
    <w:div w:id="150220896">
      <w:bodyDiv w:val="1"/>
      <w:marLeft w:val="0"/>
      <w:marRight w:val="0"/>
      <w:marTop w:val="0"/>
      <w:marBottom w:val="0"/>
      <w:divBdr>
        <w:top w:val="none" w:sz="0" w:space="0" w:color="auto"/>
        <w:left w:val="none" w:sz="0" w:space="0" w:color="auto"/>
        <w:bottom w:val="none" w:sz="0" w:space="0" w:color="auto"/>
        <w:right w:val="none" w:sz="0" w:space="0" w:color="auto"/>
      </w:divBdr>
    </w:div>
    <w:div w:id="150223907">
      <w:bodyDiv w:val="1"/>
      <w:marLeft w:val="0"/>
      <w:marRight w:val="0"/>
      <w:marTop w:val="0"/>
      <w:marBottom w:val="0"/>
      <w:divBdr>
        <w:top w:val="none" w:sz="0" w:space="0" w:color="auto"/>
        <w:left w:val="none" w:sz="0" w:space="0" w:color="auto"/>
        <w:bottom w:val="none" w:sz="0" w:space="0" w:color="auto"/>
        <w:right w:val="none" w:sz="0" w:space="0" w:color="auto"/>
      </w:divBdr>
    </w:div>
    <w:div w:id="150759160">
      <w:bodyDiv w:val="1"/>
      <w:marLeft w:val="0"/>
      <w:marRight w:val="0"/>
      <w:marTop w:val="0"/>
      <w:marBottom w:val="0"/>
      <w:divBdr>
        <w:top w:val="none" w:sz="0" w:space="0" w:color="auto"/>
        <w:left w:val="none" w:sz="0" w:space="0" w:color="auto"/>
        <w:bottom w:val="none" w:sz="0" w:space="0" w:color="auto"/>
        <w:right w:val="none" w:sz="0" w:space="0" w:color="auto"/>
      </w:divBdr>
    </w:div>
    <w:div w:id="150798585">
      <w:bodyDiv w:val="1"/>
      <w:marLeft w:val="0"/>
      <w:marRight w:val="0"/>
      <w:marTop w:val="0"/>
      <w:marBottom w:val="0"/>
      <w:divBdr>
        <w:top w:val="none" w:sz="0" w:space="0" w:color="auto"/>
        <w:left w:val="none" w:sz="0" w:space="0" w:color="auto"/>
        <w:bottom w:val="none" w:sz="0" w:space="0" w:color="auto"/>
        <w:right w:val="none" w:sz="0" w:space="0" w:color="auto"/>
      </w:divBdr>
    </w:div>
    <w:div w:id="151213942">
      <w:marLeft w:val="480"/>
      <w:marRight w:val="0"/>
      <w:marTop w:val="0"/>
      <w:marBottom w:val="0"/>
      <w:divBdr>
        <w:top w:val="none" w:sz="0" w:space="0" w:color="auto"/>
        <w:left w:val="none" w:sz="0" w:space="0" w:color="auto"/>
        <w:bottom w:val="none" w:sz="0" w:space="0" w:color="auto"/>
        <w:right w:val="none" w:sz="0" w:space="0" w:color="auto"/>
      </w:divBdr>
    </w:div>
    <w:div w:id="151455885">
      <w:bodyDiv w:val="1"/>
      <w:marLeft w:val="0"/>
      <w:marRight w:val="0"/>
      <w:marTop w:val="0"/>
      <w:marBottom w:val="0"/>
      <w:divBdr>
        <w:top w:val="none" w:sz="0" w:space="0" w:color="auto"/>
        <w:left w:val="none" w:sz="0" w:space="0" w:color="auto"/>
        <w:bottom w:val="none" w:sz="0" w:space="0" w:color="auto"/>
        <w:right w:val="none" w:sz="0" w:space="0" w:color="auto"/>
      </w:divBdr>
    </w:div>
    <w:div w:id="152646939">
      <w:bodyDiv w:val="1"/>
      <w:marLeft w:val="0"/>
      <w:marRight w:val="0"/>
      <w:marTop w:val="0"/>
      <w:marBottom w:val="0"/>
      <w:divBdr>
        <w:top w:val="none" w:sz="0" w:space="0" w:color="auto"/>
        <w:left w:val="none" w:sz="0" w:space="0" w:color="auto"/>
        <w:bottom w:val="none" w:sz="0" w:space="0" w:color="auto"/>
        <w:right w:val="none" w:sz="0" w:space="0" w:color="auto"/>
      </w:divBdr>
    </w:div>
    <w:div w:id="153037292">
      <w:bodyDiv w:val="1"/>
      <w:marLeft w:val="0"/>
      <w:marRight w:val="0"/>
      <w:marTop w:val="0"/>
      <w:marBottom w:val="0"/>
      <w:divBdr>
        <w:top w:val="none" w:sz="0" w:space="0" w:color="auto"/>
        <w:left w:val="none" w:sz="0" w:space="0" w:color="auto"/>
        <w:bottom w:val="none" w:sz="0" w:space="0" w:color="auto"/>
        <w:right w:val="none" w:sz="0" w:space="0" w:color="auto"/>
      </w:divBdr>
    </w:div>
    <w:div w:id="153762374">
      <w:bodyDiv w:val="1"/>
      <w:marLeft w:val="0"/>
      <w:marRight w:val="0"/>
      <w:marTop w:val="0"/>
      <w:marBottom w:val="0"/>
      <w:divBdr>
        <w:top w:val="none" w:sz="0" w:space="0" w:color="auto"/>
        <w:left w:val="none" w:sz="0" w:space="0" w:color="auto"/>
        <w:bottom w:val="none" w:sz="0" w:space="0" w:color="auto"/>
        <w:right w:val="none" w:sz="0" w:space="0" w:color="auto"/>
      </w:divBdr>
    </w:div>
    <w:div w:id="155852355">
      <w:bodyDiv w:val="1"/>
      <w:marLeft w:val="0"/>
      <w:marRight w:val="0"/>
      <w:marTop w:val="0"/>
      <w:marBottom w:val="0"/>
      <w:divBdr>
        <w:top w:val="none" w:sz="0" w:space="0" w:color="auto"/>
        <w:left w:val="none" w:sz="0" w:space="0" w:color="auto"/>
        <w:bottom w:val="none" w:sz="0" w:space="0" w:color="auto"/>
        <w:right w:val="none" w:sz="0" w:space="0" w:color="auto"/>
      </w:divBdr>
    </w:div>
    <w:div w:id="156306142">
      <w:bodyDiv w:val="1"/>
      <w:marLeft w:val="0"/>
      <w:marRight w:val="0"/>
      <w:marTop w:val="0"/>
      <w:marBottom w:val="0"/>
      <w:divBdr>
        <w:top w:val="none" w:sz="0" w:space="0" w:color="auto"/>
        <w:left w:val="none" w:sz="0" w:space="0" w:color="auto"/>
        <w:bottom w:val="none" w:sz="0" w:space="0" w:color="auto"/>
        <w:right w:val="none" w:sz="0" w:space="0" w:color="auto"/>
      </w:divBdr>
    </w:div>
    <w:div w:id="156699930">
      <w:bodyDiv w:val="1"/>
      <w:marLeft w:val="0"/>
      <w:marRight w:val="0"/>
      <w:marTop w:val="0"/>
      <w:marBottom w:val="0"/>
      <w:divBdr>
        <w:top w:val="none" w:sz="0" w:space="0" w:color="auto"/>
        <w:left w:val="none" w:sz="0" w:space="0" w:color="auto"/>
        <w:bottom w:val="none" w:sz="0" w:space="0" w:color="auto"/>
        <w:right w:val="none" w:sz="0" w:space="0" w:color="auto"/>
      </w:divBdr>
    </w:div>
    <w:div w:id="157155733">
      <w:bodyDiv w:val="1"/>
      <w:marLeft w:val="0"/>
      <w:marRight w:val="0"/>
      <w:marTop w:val="0"/>
      <w:marBottom w:val="0"/>
      <w:divBdr>
        <w:top w:val="none" w:sz="0" w:space="0" w:color="auto"/>
        <w:left w:val="none" w:sz="0" w:space="0" w:color="auto"/>
        <w:bottom w:val="none" w:sz="0" w:space="0" w:color="auto"/>
        <w:right w:val="none" w:sz="0" w:space="0" w:color="auto"/>
      </w:divBdr>
    </w:div>
    <w:div w:id="157304368">
      <w:marLeft w:val="480"/>
      <w:marRight w:val="0"/>
      <w:marTop w:val="0"/>
      <w:marBottom w:val="0"/>
      <w:divBdr>
        <w:top w:val="none" w:sz="0" w:space="0" w:color="auto"/>
        <w:left w:val="none" w:sz="0" w:space="0" w:color="auto"/>
        <w:bottom w:val="none" w:sz="0" w:space="0" w:color="auto"/>
        <w:right w:val="none" w:sz="0" w:space="0" w:color="auto"/>
      </w:divBdr>
    </w:div>
    <w:div w:id="157549907">
      <w:bodyDiv w:val="1"/>
      <w:marLeft w:val="0"/>
      <w:marRight w:val="0"/>
      <w:marTop w:val="0"/>
      <w:marBottom w:val="0"/>
      <w:divBdr>
        <w:top w:val="none" w:sz="0" w:space="0" w:color="auto"/>
        <w:left w:val="none" w:sz="0" w:space="0" w:color="auto"/>
        <w:bottom w:val="none" w:sz="0" w:space="0" w:color="auto"/>
        <w:right w:val="none" w:sz="0" w:space="0" w:color="auto"/>
      </w:divBdr>
    </w:div>
    <w:div w:id="157964134">
      <w:bodyDiv w:val="1"/>
      <w:marLeft w:val="0"/>
      <w:marRight w:val="0"/>
      <w:marTop w:val="0"/>
      <w:marBottom w:val="0"/>
      <w:divBdr>
        <w:top w:val="none" w:sz="0" w:space="0" w:color="auto"/>
        <w:left w:val="none" w:sz="0" w:space="0" w:color="auto"/>
        <w:bottom w:val="none" w:sz="0" w:space="0" w:color="auto"/>
        <w:right w:val="none" w:sz="0" w:space="0" w:color="auto"/>
      </w:divBdr>
    </w:div>
    <w:div w:id="158008126">
      <w:bodyDiv w:val="1"/>
      <w:marLeft w:val="0"/>
      <w:marRight w:val="0"/>
      <w:marTop w:val="0"/>
      <w:marBottom w:val="0"/>
      <w:divBdr>
        <w:top w:val="none" w:sz="0" w:space="0" w:color="auto"/>
        <w:left w:val="none" w:sz="0" w:space="0" w:color="auto"/>
        <w:bottom w:val="none" w:sz="0" w:space="0" w:color="auto"/>
        <w:right w:val="none" w:sz="0" w:space="0" w:color="auto"/>
      </w:divBdr>
    </w:div>
    <w:div w:id="158497513">
      <w:bodyDiv w:val="1"/>
      <w:marLeft w:val="0"/>
      <w:marRight w:val="0"/>
      <w:marTop w:val="0"/>
      <w:marBottom w:val="0"/>
      <w:divBdr>
        <w:top w:val="none" w:sz="0" w:space="0" w:color="auto"/>
        <w:left w:val="none" w:sz="0" w:space="0" w:color="auto"/>
        <w:bottom w:val="none" w:sz="0" w:space="0" w:color="auto"/>
        <w:right w:val="none" w:sz="0" w:space="0" w:color="auto"/>
      </w:divBdr>
    </w:div>
    <w:div w:id="159084456">
      <w:bodyDiv w:val="1"/>
      <w:marLeft w:val="0"/>
      <w:marRight w:val="0"/>
      <w:marTop w:val="0"/>
      <w:marBottom w:val="0"/>
      <w:divBdr>
        <w:top w:val="none" w:sz="0" w:space="0" w:color="auto"/>
        <w:left w:val="none" w:sz="0" w:space="0" w:color="auto"/>
        <w:bottom w:val="none" w:sz="0" w:space="0" w:color="auto"/>
        <w:right w:val="none" w:sz="0" w:space="0" w:color="auto"/>
      </w:divBdr>
    </w:div>
    <w:div w:id="160510860">
      <w:bodyDiv w:val="1"/>
      <w:marLeft w:val="0"/>
      <w:marRight w:val="0"/>
      <w:marTop w:val="0"/>
      <w:marBottom w:val="0"/>
      <w:divBdr>
        <w:top w:val="none" w:sz="0" w:space="0" w:color="auto"/>
        <w:left w:val="none" w:sz="0" w:space="0" w:color="auto"/>
        <w:bottom w:val="none" w:sz="0" w:space="0" w:color="auto"/>
        <w:right w:val="none" w:sz="0" w:space="0" w:color="auto"/>
      </w:divBdr>
    </w:div>
    <w:div w:id="160655998">
      <w:bodyDiv w:val="1"/>
      <w:marLeft w:val="0"/>
      <w:marRight w:val="0"/>
      <w:marTop w:val="0"/>
      <w:marBottom w:val="0"/>
      <w:divBdr>
        <w:top w:val="none" w:sz="0" w:space="0" w:color="auto"/>
        <w:left w:val="none" w:sz="0" w:space="0" w:color="auto"/>
        <w:bottom w:val="none" w:sz="0" w:space="0" w:color="auto"/>
        <w:right w:val="none" w:sz="0" w:space="0" w:color="auto"/>
      </w:divBdr>
    </w:div>
    <w:div w:id="160893831">
      <w:bodyDiv w:val="1"/>
      <w:marLeft w:val="0"/>
      <w:marRight w:val="0"/>
      <w:marTop w:val="0"/>
      <w:marBottom w:val="0"/>
      <w:divBdr>
        <w:top w:val="none" w:sz="0" w:space="0" w:color="auto"/>
        <w:left w:val="none" w:sz="0" w:space="0" w:color="auto"/>
        <w:bottom w:val="none" w:sz="0" w:space="0" w:color="auto"/>
        <w:right w:val="none" w:sz="0" w:space="0" w:color="auto"/>
      </w:divBdr>
    </w:div>
    <w:div w:id="161094376">
      <w:marLeft w:val="480"/>
      <w:marRight w:val="0"/>
      <w:marTop w:val="0"/>
      <w:marBottom w:val="0"/>
      <w:divBdr>
        <w:top w:val="none" w:sz="0" w:space="0" w:color="auto"/>
        <w:left w:val="none" w:sz="0" w:space="0" w:color="auto"/>
        <w:bottom w:val="none" w:sz="0" w:space="0" w:color="auto"/>
        <w:right w:val="none" w:sz="0" w:space="0" w:color="auto"/>
      </w:divBdr>
    </w:div>
    <w:div w:id="161773562">
      <w:bodyDiv w:val="1"/>
      <w:marLeft w:val="0"/>
      <w:marRight w:val="0"/>
      <w:marTop w:val="0"/>
      <w:marBottom w:val="0"/>
      <w:divBdr>
        <w:top w:val="none" w:sz="0" w:space="0" w:color="auto"/>
        <w:left w:val="none" w:sz="0" w:space="0" w:color="auto"/>
        <w:bottom w:val="none" w:sz="0" w:space="0" w:color="auto"/>
        <w:right w:val="none" w:sz="0" w:space="0" w:color="auto"/>
      </w:divBdr>
    </w:div>
    <w:div w:id="162934831">
      <w:bodyDiv w:val="1"/>
      <w:marLeft w:val="0"/>
      <w:marRight w:val="0"/>
      <w:marTop w:val="0"/>
      <w:marBottom w:val="0"/>
      <w:divBdr>
        <w:top w:val="none" w:sz="0" w:space="0" w:color="auto"/>
        <w:left w:val="none" w:sz="0" w:space="0" w:color="auto"/>
        <w:bottom w:val="none" w:sz="0" w:space="0" w:color="auto"/>
        <w:right w:val="none" w:sz="0" w:space="0" w:color="auto"/>
      </w:divBdr>
    </w:div>
    <w:div w:id="163520729">
      <w:bodyDiv w:val="1"/>
      <w:marLeft w:val="0"/>
      <w:marRight w:val="0"/>
      <w:marTop w:val="0"/>
      <w:marBottom w:val="0"/>
      <w:divBdr>
        <w:top w:val="none" w:sz="0" w:space="0" w:color="auto"/>
        <w:left w:val="none" w:sz="0" w:space="0" w:color="auto"/>
        <w:bottom w:val="none" w:sz="0" w:space="0" w:color="auto"/>
        <w:right w:val="none" w:sz="0" w:space="0" w:color="auto"/>
      </w:divBdr>
    </w:div>
    <w:div w:id="164126906">
      <w:bodyDiv w:val="1"/>
      <w:marLeft w:val="0"/>
      <w:marRight w:val="0"/>
      <w:marTop w:val="0"/>
      <w:marBottom w:val="0"/>
      <w:divBdr>
        <w:top w:val="none" w:sz="0" w:space="0" w:color="auto"/>
        <w:left w:val="none" w:sz="0" w:space="0" w:color="auto"/>
        <w:bottom w:val="none" w:sz="0" w:space="0" w:color="auto"/>
        <w:right w:val="none" w:sz="0" w:space="0" w:color="auto"/>
      </w:divBdr>
    </w:div>
    <w:div w:id="164446110">
      <w:bodyDiv w:val="1"/>
      <w:marLeft w:val="0"/>
      <w:marRight w:val="0"/>
      <w:marTop w:val="0"/>
      <w:marBottom w:val="0"/>
      <w:divBdr>
        <w:top w:val="none" w:sz="0" w:space="0" w:color="auto"/>
        <w:left w:val="none" w:sz="0" w:space="0" w:color="auto"/>
        <w:bottom w:val="none" w:sz="0" w:space="0" w:color="auto"/>
        <w:right w:val="none" w:sz="0" w:space="0" w:color="auto"/>
      </w:divBdr>
    </w:div>
    <w:div w:id="165177047">
      <w:bodyDiv w:val="1"/>
      <w:marLeft w:val="0"/>
      <w:marRight w:val="0"/>
      <w:marTop w:val="0"/>
      <w:marBottom w:val="0"/>
      <w:divBdr>
        <w:top w:val="none" w:sz="0" w:space="0" w:color="auto"/>
        <w:left w:val="none" w:sz="0" w:space="0" w:color="auto"/>
        <w:bottom w:val="none" w:sz="0" w:space="0" w:color="auto"/>
        <w:right w:val="none" w:sz="0" w:space="0" w:color="auto"/>
      </w:divBdr>
    </w:div>
    <w:div w:id="166529431">
      <w:bodyDiv w:val="1"/>
      <w:marLeft w:val="0"/>
      <w:marRight w:val="0"/>
      <w:marTop w:val="0"/>
      <w:marBottom w:val="0"/>
      <w:divBdr>
        <w:top w:val="none" w:sz="0" w:space="0" w:color="auto"/>
        <w:left w:val="none" w:sz="0" w:space="0" w:color="auto"/>
        <w:bottom w:val="none" w:sz="0" w:space="0" w:color="auto"/>
        <w:right w:val="none" w:sz="0" w:space="0" w:color="auto"/>
      </w:divBdr>
    </w:div>
    <w:div w:id="167015958">
      <w:bodyDiv w:val="1"/>
      <w:marLeft w:val="0"/>
      <w:marRight w:val="0"/>
      <w:marTop w:val="0"/>
      <w:marBottom w:val="0"/>
      <w:divBdr>
        <w:top w:val="none" w:sz="0" w:space="0" w:color="auto"/>
        <w:left w:val="none" w:sz="0" w:space="0" w:color="auto"/>
        <w:bottom w:val="none" w:sz="0" w:space="0" w:color="auto"/>
        <w:right w:val="none" w:sz="0" w:space="0" w:color="auto"/>
      </w:divBdr>
    </w:div>
    <w:div w:id="167644961">
      <w:bodyDiv w:val="1"/>
      <w:marLeft w:val="0"/>
      <w:marRight w:val="0"/>
      <w:marTop w:val="0"/>
      <w:marBottom w:val="0"/>
      <w:divBdr>
        <w:top w:val="none" w:sz="0" w:space="0" w:color="auto"/>
        <w:left w:val="none" w:sz="0" w:space="0" w:color="auto"/>
        <w:bottom w:val="none" w:sz="0" w:space="0" w:color="auto"/>
        <w:right w:val="none" w:sz="0" w:space="0" w:color="auto"/>
      </w:divBdr>
    </w:div>
    <w:div w:id="167868450">
      <w:bodyDiv w:val="1"/>
      <w:marLeft w:val="0"/>
      <w:marRight w:val="0"/>
      <w:marTop w:val="0"/>
      <w:marBottom w:val="0"/>
      <w:divBdr>
        <w:top w:val="none" w:sz="0" w:space="0" w:color="auto"/>
        <w:left w:val="none" w:sz="0" w:space="0" w:color="auto"/>
        <w:bottom w:val="none" w:sz="0" w:space="0" w:color="auto"/>
        <w:right w:val="none" w:sz="0" w:space="0" w:color="auto"/>
      </w:divBdr>
    </w:div>
    <w:div w:id="168720514">
      <w:bodyDiv w:val="1"/>
      <w:marLeft w:val="0"/>
      <w:marRight w:val="0"/>
      <w:marTop w:val="0"/>
      <w:marBottom w:val="0"/>
      <w:divBdr>
        <w:top w:val="none" w:sz="0" w:space="0" w:color="auto"/>
        <w:left w:val="none" w:sz="0" w:space="0" w:color="auto"/>
        <w:bottom w:val="none" w:sz="0" w:space="0" w:color="auto"/>
        <w:right w:val="none" w:sz="0" w:space="0" w:color="auto"/>
      </w:divBdr>
    </w:div>
    <w:div w:id="169762179">
      <w:bodyDiv w:val="1"/>
      <w:marLeft w:val="0"/>
      <w:marRight w:val="0"/>
      <w:marTop w:val="0"/>
      <w:marBottom w:val="0"/>
      <w:divBdr>
        <w:top w:val="none" w:sz="0" w:space="0" w:color="auto"/>
        <w:left w:val="none" w:sz="0" w:space="0" w:color="auto"/>
        <w:bottom w:val="none" w:sz="0" w:space="0" w:color="auto"/>
        <w:right w:val="none" w:sz="0" w:space="0" w:color="auto"/>
      </w:divBdr>
    </w:div>
    <w:div w:id="171997546">
      <w:bodyDiv w:val="1"/>
      <w:marLeft w:val="0"/>
      <w:marRight w:val="0"/>
      <w:marTop w:val="0"/>
      <w:marBottom w:val="0"/>
      <w:divBdr>
        <w:top w:val="none" w:sz="0" w:space="0" w:color="auto"/>
        <w:left w:val="none" w:sz="0" w:space="0" w:color="auto"/>
        <w:bottom w:val="none" w:sz="0" w:space="0" w:color="auto"/>
        <w:right w:val="none" w:sz="0" w:space="0" w:color="auto"/>
      </w:divBdr>
    </w:div>
    <w:div w:id="172231569">
      <w:bodyDiv w:val="1"/>
      <w:marLeft w:val="0"/>
      <w:marRight w:val="0"/>
      <w:marTop w:val="0"/>
      <w:marBottom w:val="0"/>
      <w:divBdr>
        <w:top w:val="none" w:sz="0" w:space="0" w:color="auto"/>
        <w:left w:val="none" w:sz="0" w:space="0" w:color="auto"/>
        <w:bottom w:val="none" w:sz="0" w:space="0" w:color="auto"/>
        <w:right w:val="none" w:sz="0" w:space="0" w:color="auto"/>
      </w:divBdr>
    </w:div>
    <w:div w:id="172498303">
      <w:bodyDiv w:val="1"/>
      <w:marLeft w:val="0"/>
      <w:marRight w:val="0"/>
      <w:marTop w:val="0"/>
      <w:marBottom w:val="0"/>
      <w:divBdr>
        <w:top w:val="none" w:sz="0" w:space="0" w:color="auto"/>
        <w:left w:val="none" w:sz="0" w:space="0" w:color="auto"/>
        <w:bottom w:val="none" w:sz="0" w:space="0" w:color="auto"/>
        <w:right w:val="none" w:sz="0" w:space="0" w:color="auto"/>
      </w:divBdr>
    </w:div>
    <w:div w:id="172762193">
      <w:bodyDiv w:val="1"/>
      <w:marLeft w:val="0"/>
      <w:marRight w:val="0"/>
      <w:marTop w:val="0"/>
      <w:marBottom w:val="0"/>
      <w:divBdr>
        <w:top w:val="none" w:sz="0" w:space="0" w:color="auto"/>
        <w:left w:val="none" w:sz="0" w:space="0" w:color="auto"/>
        <w:bottom w:val="none" w:sz="0" w:space="0" w:color="auto"/>
        <w:right w:val="none" w:sz="0" w:space="0" w:color="auto"/>
      </w:divBdr>
    </w:div>
    <w:div w:id="172845841">
      <w:bodyDiv w:val="1"/>
      <w:marLeft w:val="0"/>
      <w:marRight w:val="0"/>
      <w:marTop w:val="0"/>
      <w:marBottom w:val="0"/>
      <w:divBdr>
        <w:top w:val="none" w:sz="0" w:space="0" w:color="auto"/>
        <w:left w:val="none" w:sz="0" w:space="0" w:color="auto"/>
        <w:bottom w:val="none" w:sz="0" w:space="0" w:color="auto"/>
        <w:right w:val="none" w:sz="0" w:space="0" w:color="auto"/>
      </w:divBdr>
    </w:div>
    <w:div w:id="173611895">
      <w:bodyDiv w:val="1"/>
      <w:marLeft w:val="0"/>
      <w:marRight w:val="0"/>
      <w:marTop w:val="0"/>
      <w:marBottom w:val="0"/>
      <w:divBdr>
        <w:top w:val="none" w:sz="0" w:space="0" w:color="auto"/>
        <w:left w:val="none" w:sz="0" w:space="0" w:color="auto"/>
        <w:bottom w:val="none" w:sz="0" w:space="0" w:color="auto"/>
        <w:right w:val="none" w:sz="0" w:space="0" w:color="auto"/>
      </w:divBdr>
    </w:div>
    <w:div w:id="175535561">
      <w:bodyDiv w:val="1"/>
      <w:marLeft w:val="0"/>
      <w:marRight w:val="0"/>
      <w:marTop w:val="0"/>
      <w:marBottom w:val="0"/>
      <w:divBdr>
        <w:top w:val="none" w:sz="0" w:space="0" w:color="auto"/>
        <w:left w:val="none" w:sz="0" w:space="0" w:color="auto"/>
        <w:bottom w:val="none" w:sz="0" w:space="0" w:color="auto"/>
        <w:right w:val="none" w:sz="0" w:space="0" w:color="auto"/>
      </w:divBdr>
    </w:div>
    <w:div w:id="175585042">
      <w:bodyDiv w:val="1"/>
      <w:marLeft w:val="0"/>
      <w:marRight w:val="0"/>
      <w:marTop w:val="0"/>
      <w:marBottom w:val="0"/>
      <w:divBdr>
        <w:top w:val="none" w:sz="0" w:space="0" w:color="auto"/>
        <w:left w:val="none" w:sz="0" w:space="0" w:color="auto"/>
        <w:bottom w:val="none" w:sz="0" w:space="0" w:color="auto"/>
        <w:right w:val="none" w:sz="0" w:space="0" w:color="auto"/>
      </w:divBdr>
    </w:div>
    <w:div w:id="175657332">
      <w:bodyDiv w:val="1"/>
      <w:marLeft w:val="0"/>
      <w:marRight w:val="0"/>
      <w:marTop w:val="0"/>
      <w:marBottom w:val="0"/>
      <w:divBdr>
        <w:top w:val="none" w:sz="0" w:space="0" w:color="auto"/>
        <w:left w:val="none" w:sz="0" w:space="0" w:color="auto"/>
        <w:bottom w:val="none" w:sz="0" w:space="0" w:color="auto"/>
        <w:right w:val="none" w:sz="0" w:space="0" w:color="auto"/>
      </w:divBdr>
    </w:div>
    <w:div w:id="175658123">
      <w:bodyDiv w:val="1"/>
      <w:marLeft w:val="0"/>
      <w:marRight w:val="0"/>
      <w:marTop w:val="0"/>
      <w:marBottom w:val="0"/>
      <w:divBdr>
        <w:top w:val="none" w:sz="0" w:space="0" w:color="auto"/>
        <w:left w:val="none" w:sz="0" w:space="0" w:color="auto"/>
        <w:bottom w:val="none" w:sz="0" w:space="0" w:color="auto"/>
        <w:right w:val="none" w:sz="0" w:space="0" w:color="auto"/>
      </w:divBdr>
    </w:div>
    <w:div w:id="177081231">
      <w:bodyDiv w:val="1"/>
      <w:marLeft w:val="0"/>
      <w:marRight w:val="0"/>
      <w:marTop w:val="0"/>
      <w:marBottom w:val="0"/>
      <w:divBdr>
        <w:top w:val="none" w:sz="0" w:space="0" w:color="auto"/>
        <w:left w:val="none" w:sz="0" w:space="0" w:color="auto"/>
        <w:bottom w:val="none" w:sz="0" w:space="0" w:color="auto"/>
        <w:right w:val="none" w:sz="0" w:space="0" w:color="auto"/>
      </w:divBdr>
    </w:div>
    <w:div w:id="177888296">
      <w:bodyDiv w:val="1"/>
      <w:marLeft w:val="0"/>
      <w:marRight w:val="0"/>
      <w:marTop w:val="0"/>
      <w:marBottom w:val="0"/>
      <w:divBdr>
        <w:top w:val="none" w:sz="0" w:space="0" w:color="auto"/>
        <w:left w:val="none" w:sz="0" w:space="0" w:color="auto"/>
        <w:bottom w:val="none" w:sz="0" w:space="0" w:color="auto"/>
        <w:right w:val="none" w:sz="0" w:space="0" w:color="auto"/>
      </w:divBdr>
    </w:div>
    <w:div w:id="179055245">
      <w:bodyDiv w:val="1"/>
      <w:marLeft w:val="0"/>
      <w:marRight w:val="0"/>
      <w:marTop w:val="0"/>
      <w:marBottom w:val="0"/>
      <w:divBdr>
        <w:top w:val="none" w:sz="0" w:space="0" w:color="auto"/>
        <w:left w:val="none" w:sz="0" w:space="0" w:color="auto"/>
        <w:bottom w:val="none" w:sz="0" w:space="0" w:color="auto"/>
        <w:right w:val="none" w:sz="0" w:space="0" w:color="auto"/>
      </w:divBdr>
    </w:div>
    <w:div w:id="179201674">
      <w:bodyDiv w:val="1"/>
      <w:marLeft w:val="0"/>
      <w:marRight w:val="0"/>
      <w:marTop w:val="0"/>
      <w:marBottom w:val="0"/>
      <w:divBdr>
        <w:top w:val="none" w:sz="0" w:space="0" w:color="auto"/>
        <w:left w:val="none" w:sz="0" w:space="0" w:color="auto"/>
        <w:bottom w:val="none" w:sz="0" w:space="0" w:color="auto"/>
        <w:right w:val="none" w:sz="0" w:space="0" w:color="auto"/>
      </w:divBdr>
    </w:div>
    <w:div w:id="179390585">
      <w:bodyDiv w:val="1"/>
      <w:marLeft w:val="0"/>
      <w:marRight w:val="0"/>
      <w:marTop w:val="0"/>
      <w:marBottom w:val="0"/>
      <w:divBdr>
        <w:top w:val="none" w:sz="0" w:space="0" w:color="auto"/>
        <w:left w:val="none" w:sz="0" w:space="0" w:color="auto"/>
        <w:bottom w:val="none" w:sz="0" w:space="0" w:color="auto"/>
        <w:right w:val="none" w:sz="0" w:space="0" w:color="auto"/>
      </w:divBdr>
    </w:div>
    <w:div w:id="181014280">
      <w:bodyDiv w:val="1"/>
      <w:marLeft w:val="0"/>
      <w:marRight w:val="0"/>
      <w:marTop w:val="0"/>
      <w:marBottom w:val="0"/>
      <w:divBdr>
        <w:top w:val="none" w:sz="0" w:space="0" w:color="auto"/>
        <w:left w:val="none" w:sz="0" w:space="0" w:color="auto"/>
        <w:bottom w:val="none" w:sz="0" w:space="0" w:color="auto"/>
        <w:right w:val="none" w:sz="0" w:space="0" w:color="auto"/>
      </w:divBdr>
    </w:div>
    <w:div w:id="181283198">
      <w:bodyDiv w:val="1"/>
      <w:marLeft w:val="0"/>
      <w:marRight w:val="0"/>
      <w:marTop w:val="0"/>
      <w:marBottom w:val="0"/>
      <w:divBdr>
        <w:top w:val="none" w:sz="0" w:space="0" w:color="auto"/>
        <w:left w:val="none" w:sz="0" w:space="0" w:color="auto"/>
        <w:bottom w:val="none" w:sz="0" w:space="0" w:color="auto"/>
        <w:right w:val="none" w:sz="0" w:space="0" w:color="auto"/>
      </w:divBdr>
    </w:div>
    <w:div w:id="181358994">
      <w:bodyDiv w:val="1"/>
      <w:marLeft w:val="0"/>
      <w:marRight w:val="0"/>
      <w:marTop w:val="0"/>
      <w:marBottom w:val="0"/>
      <w:divBdr>
        <w:top w:val="none" w:sz="0" w:space="0" w:color="auto"/>
        <w:left w:val="none" w:sz="0" w:space="0" w:color="auto"/>
        <w:bottom w:val="none" w:sz="0" w:space="0" w:color="auto"/>
        <w:right w:val="none" w:sz="0" w:space="0" w:color="auto"/>
      </w:divBdr>
    </w:div>
    <w:div w:id="182013126">
      <w:bodyDiv w:val="1"/>
      <w:marLeft w:val="0"/>
      <w:marRight w:val="0"/>
      <w:marTop w:val="0"/>
      <w:marBottom w:val="0"/>
      <w:divBdr>
        <w:top w:val="none" w:sz="0" w:space="0" w:color="auto"/>
        <w:left w:val="none" w:sz="0" w:space="0" w:color="auto"/>
        <w:bottom w:val="none" w:sz="0" w:space="0" w:color="auto"/>
        <w:right w:val="none" w:sz="0" w:space="0" w:color="auto"/>
      </w:divBdr>
    </w:div>
    <w:div w:id="182059834">
      <w:bodyDiv w:val="1"/>
      <w:marLeft w:val="0"/>
      <w:marRight w:val="0"/>
      <w:marTop w:val="0"/>
      <w:marBottom w:val="0"/>
      <w:divBdr>
        <w:top w:val="none" w:sz="0" w:space="0" w:color="auto"/>
        <w:left w:val="none" w:sz="0" w:space="0" w:color="auto"/>
        <w:bottom w:val="none" w:sz="0" w:space="0" w:color="auto"/>
        <w:right w:val="none" w:sz="0" w:space="0" w:color="auto"/>
      </w:divBdr>
    </w:div>
    <w:div w:id="183635618">
      <w:bodyDiv w:val="1"/>
      <w:marLeft w:val="0"/>
      <w:marRight w:val="0"/>
      <w:marTop w:val="0"/>
      <w:marBottom w:val="0"/>
      <w:divBdr>
        <w:top w:val="none" w:sz="0" w:space="0" w:color="auto"/>
        <w:left w:val="none" w:sz="0" w:space="0" w:color="auto"/>
        <w:bottom w:val="none" w:sz="0" w:space="0" w:color="auto"/>
        <w:right w:val="none" w:sz="0" w:space="0" w:color="auto"/>
      </w:divBdr>
    </w:div>
    <w:div w:id="183639498">
      <w:bodyDiv w:val="1"/>
      <w:marLeft w:val="0"/>
      <w:marRight w:val="0"/>
      <w:marTop w:val="0"/>
      <w:marBottom w:val="0"/>
      <w:divBdr>
        <w:top w:val="none" w:sz="0" w:space="0" w:color="auto"/>
        <w:left w:val="none" w:sz="0" w:space="0" w:color="auto"/>
        <w:bottom w:val="none" w:sz="0" w:space="0" w:color="auto"/>
        <w:right w:val="none" w:sz="0" w:space="0" w:color="auto"/>
      </w:divBdr>
    </w:div>
    <w:div w:id="184099615">
      <w:bodyDiv w:val="1"/>
      <w:marLeft w:val="0"/>
      <w:marRight w:val="0"/>
      <w:marTop w:val="0"/>
      <w:marBottom w:val="0"/>
      <w:divBdr>
        <w:top w:val="none" w:sz="0" w:space="0" w:color="auto"/>
        <w:left w:val="none" w:sz="0" w:space="0" w:color="auto"/>
        <w:bottom w:val="none" w:sz="0" w:space="0" w:color="auto"/>
        <w:right w:val="none" w:sz="0" w:space="0" w:color="auto"/>
      </w:divBdr>
    </w:div>
    <w:div w:id="184172297">
      <w:bodyDiv w:val="1"/>
      <w:marLeft w:val="0"/>
      <w:marRight w:val="0"/>
      <w:marTop w:val="0"/>
      <w:marBottom w:val="0"/>
      <w:divBdr>
        <w:top w:val="none" w:sz="0" w:space="0" w:color="auto"/>
        <w:left w:val="none" w:sz="0" w:space="0" w:color="auto"/>
        <w:bottom w:val="none" w:sz="0" w:space="0" w:color="auto"/>
        <w:right w:val="none" w:sz="0" w:space="0" w:color="auto"/>
      </w:divBdr>
    </w:div>
    <w:div w:id="184364680">
      <w:bodyDiv w:val="1"/>
      <w:marLeft w:val="0"/>
      <w:marRight w:val="0"/>
      <w:marTop w:val="0"/>
      <w:marBottom w:val="0"/>
      <w:divBdr>
        <w:top w:val="none" w:sz="0" w:space="0" w:color="auto"/>
        <w:left w:val="none" w:sz="0" w:space="0" w:color="auto"/>
        <w:bottom w:val="none" w:sz="0" w:space="0" w:color="auto"/>
        <w:right w:val="none" w:sz="0" w:space="0" w:color="auto"/>
      </w:divBdr>
    </w:div>
    <w:div w:id="185952134">
      <w:bodyDiv w:val="1"/>
      <w:marLeft w:val="0"/>
      <w:marRight w:val="0"/>
      <w:marTop w:val="0"/>
      <w:marBottom w:val="0"/>
      <w:divBdr>
        <w:top w:val="none" w:sz="0" w:space="0" w:color="auto"/>
        <w:left w:val="none" w:sz="0" w:space="0" w:color="auto"/>
        <w:bottom w:val="none" w:sz="0" w:space="0" w:color="auto"/>
        <w:right w:val="none" w:sz="0" w:space="0" w:color="auto"/>
      </w:divBdr>
    </w:div>
    <w:div w:id="186218039">
      <w:bodyDiv w:val="1"/>
      <w:marLeft w:val="0"/>
      <w:marRight w:val="0"/>
      <w:marTop w:val="0"/>
      <w:marBottom w:val="0"/>
      <w:divBdr>
        <w:top w:val="none" w:sz="0" w:space="0" w:color="auto"/>
        <w:left w:val="none" w:sz="0" w:space="0" w:color="auto"/>
        <w:bottom w:val="none" w:sz="0" w:space="0" w:color="auto"/>
        <w:right w:val="none" w:sz="0" w:space="0" w:color="auto"/>
      </w:divBdr>
    </w:div>
    <w:div w:id="186482250">
      <w:bodyDiv w:val="1"/>
      <w:marLeft w:val="0"/>
      <w:marRight w:val="0"/>
      <w:marTop w:val="0"/>
      <w:marBottom w:val="0"/>
      <w:divBdr>
        <w:top w:val="none" w:sz="0" w:space="0" w:color="auto"/>
        <w:left w:val="none" w:sz="0" w:space="0" w:color="auto"/>
        <w:bottom w:val="none" w:sz="0" w:space="0" w:color="auto"/>
        <w:right w:val="none" w:sz="0" w:space="0" w:color="auto"/>
      </w:divBdr>
    </w:div>
    <w:div w:id="186605085">
      <w:marLeft w:val="480"/>
      <w:marRight w:val="0"/>
      <w:marTop w:val="0"/>
      <w:marBottom w:val="0"/>
      <w:divBdr>
        <w:top w:val="none" w:sz="0" w:space="0" w:color="auto"/>
        <w:left w:val="none" w:sz="0" w:space="0" w:color="auto"/>
        <w:bottom w:val="none" w:sz="0" w:space="0" w:color="auto"/>
        <w:right w:val="none" w:sz="0" w:space="0" w:color="auto"/>
      </w:divBdr>
    </w:div>
    <w:div w:id="186799613">
      <w:bodyDiv w:val="1"/>
      <w:marLeft w:val="0"/>
      <w:marRight w:val="0"/>
      <w:marTop w:val="0"/>
      <w:marBottom w:val="0"/>
      <w:divBdr>
        <w:top w:val="none" w:sz="0" w:space="0" w:color="auto"/>
        <w:left w:val="none" w:sz="0" w:space="0" w:color="auto"/>
        <w:bottom w:val="none" w:sz="0" w:space="0" w:color="auto"/>
        <w:right w:val="none" w:sz="0" w:space="0" w:color="auto"/>
      </w:divBdr>
    </w:div>
    <w:div w:id="188641651">
      <w:bodyDiv w:val="1"/>
      <w:marLeft w:val="0"/>
      <w:marRight w:val="0"/>
      <w:marTop w:val="0"/>
      <w:marBottom w:val="0"/>
      <w:divBdr>
        <w:top w:val="none" w:sz="0" w:space="0" w:color="auto"/>
        <w:left w:val="none" w:sz="0" w:space="0" w:color="auto"/>
        <w:bottom w:val="none" w:sz="0" w:space="0" w:color="auto"/>
        <w:right w:val="none" w:sz="0" w:space="0" w:color="auto"/>
      </w:divBdr>
    </w:div>
    <w:div w:id="189077778">
      <w:bodyDiv w:val="1"/>
      <w:marLeft w:val="0"/>
      <w:marRight w:val="0"/>
      <w:marTop w:val="0"/>
      <w:marBottom w:val="0"/>
      <w:divBdr>
        <w:top w:val="none" w:sz="0" w:space="0" w:color="auto"/>
        <w:left w:val="none" w:sz="0" w:space="0" w:color="auto"/>
        <w:bottom w:val="none" w:sz="0" w:space="0" w:color="auto"/>
        <w:right w:val="none" w:sz="0" w:space="0" w:color="auto"/>
      </w:divBdr>
    </w:div>
    <w:div w:id="190264646">
      <w:bodyDiv w:val="1"/>
      <w:marLeft w:val="0"/>
      <w:marRight w:val="0"/>
      <w:marTop w:val="0"/>
      <w:marBottom w:val="0"/>
      <w:divBdr>
        <w:top w:val="none" w:sz="0" w:space="0" w:color="auto"/>
        <w:left w:val="none" w:sz="0" w:space="0" w:color="auto"/>
        <w:bottom w:val="none" w:sz="0" w:space="0" w:color="auto"/>
        <w:right w:val="none" w:sz="0" w:space="0" w:color="auto"/>
      </w:divBdr>
    </w:div>
    <w:div w:id="190345311">
      <w:bodyDiv w:val="1"/>
      <w:marLeft w:val="0"/>
      <w:marRight w:val="0"/>
      <w:marTop w:val="0"/>
      <w:marBottom w:val="0"/>
      <w:divBdr>
        <w:top w:val="none" w:sz="0" w:space="0" w:color="auto"/>
        <w:left w:val="none" w:sz="0" w:space="0" w:color="auto"/>
        <w:bottom w:val="none" w:sz="0" w:space="0" w:color="auto"/>
        <w:right w:val="none" w:sz="0" w:space="0" w:color="auto"/>
      </w:divBdr>
    </w:div>
    <w:div w:id="192159334">
      <w:bodyDiv w:val="1"/>
      <w:marLeft w:val="0"/>
      <w:marRight w:val="0"/>
      <w:marTop w:val="0"/>
      <w:marBottom w:val="0"/>
      <w:divBdr>
        <w:top w:val="none" w:sz="0" w:space="0" w:color="auto"/>
        <w:left w:val="none" w:sz="0" w:space="0" w:color="auto"/>
        <w:bottom w:val="none" w:sz="0" w:space="0" w:color="auto"/>
        <w:right w:val="none" w:sz="0" w:space="0" w:color="auto"/>
      </w:divBdr>
    </w:div>
    <w:div w:id="193075932">
      <w:bodyDiv w:val="1"/>
      <w:marLeft w:val="0"/>
      <w:marRight w:val="0"/>
      <w:marTop w:val="0"/>
      <w:marBottom w:val="0"/>
      <w:divBdr>
        <w:top w:val="none" w:sz="0" w:space="0" w:color="auto"/>
        <w:left w:val="none" w:sz="0" w:space="0" w:color="auto"/>
        <w:bottom w:val="none" w:sz="0" w:space="0" w:color="auto"/>
        <w:right w:val="none" w:sz="0" w:space="0" w:color="auto"/>
      </w:divBdr>
    </w:div>
    <w:div w:id="193425497">
      <w:bodyDiv w:val="1"/>
      <w:marLeft w:val="0"/>
      <w:marRight w:val="0"/>
      <w:marTop w:val="0"/>
      <w:marBottom w:val="0"/>
      <w:divBdr>
        <w:top w:val="none" w:sz="0" w:space="0" w:color="auto"/>
        <w:left w:val="none" w:sz="0" w:space="0" w:color="auto"/>
        <w:bottom w:val="none" w:sz="0" w:space="0" w:color="auto"/>
        <w:right w:val="none" w:sz="0" w:space="0" w:color="auto"/>
      </w:divBdr>
    </w:div>
    <w:div w:id="194076578">
      <w:bodyDiv w:val="1"/>
      <w:marLeft w:val="0"/>
      <w:marRight w:val="0"/>
      <w:marTop w:val="0"/>
      <w:marBottom w:val="0"/>
      <w:divBdr>
        <w:top w:val="none" w:sz="0" w:space="0" w:color="auto"/>
        <w:left w:val="none" w:sz="0" w:space="0" w:color="auto"/>
        <w:bottom w:val="none" w:sz="0" w:space="0" w:color="auto"/>
        <w:right w:val="none" w:sz="0" w:space="0" w:color="auto"/>
      </w:divBdr>
    </w:div>
    <w:div w:id="194393443">
      <w:bodyDiv w:val="1"/>
      <w:marLeft w:val="0"/>
      <w:marRight w:val="0"/>
      <w:marTop w:val="0"/>
      <w:marBottom w:val="0"/>
      <w:divBdr>
        <w:top w:val="none" w:sz="0" w:space="0" w:color="auto"/>
        <w:left w:val="none" w:sz="0" w:space="0" w:color="auto"/>
        <w:bottom w:val="none" w:sz="0" w:space="0" w:color="auto"/>
        <w:right w:val="none" w:sz="0" w:space="0" w:color="auto"/>
      </w:divBdr>
    </w:div>
    <w:div w:id="194930617">
      <w:bodyDiv w:val="1"/>
      <w:marLeft w:val="0"/>
      <w:marRight w:val="0"/>
      <w:marTop w:val="0"/>
      <w:marBottom w:val="0"/>
      <w:divBdr>
        <w:top w:val="none" w:sz="0" w:space="0" w:color="auto"/>
        <w:left w:val="none" w:sz="0" w:space="0" w:color="auto"/>
        <w:bottom w:val="none" w:sz="0" w:space="0" w:color="auto"/>
        <w:right w:val="none" w:sz="0" w:space="0" w:color="auto"/>
      </w:divBdr>
    </w:div>
    <w:div w:id="195000541">
      <w:bodyDiv w:val="1"/>
      <w:marLeft w:val="0"/>
      <w:marRight w:val="0"/>
      <w:marTop w:val="0"/>
      <w:marBottom w:val="0"/>
      <w:divBdr>
        <w:top w:val="none" w:sz="0" w:space="0" w:color="auto"/>
        <w:left w:val="none" w:sz="0" w:space="0" w:color="auto"/>
        <w:bottom w:val="none" w:sz="0" w:space="0" w:color="auto"/>
        <w:right w:val="none" w:sz="0" w:space="0" w:color="auto"/>
      </w:divBdr>
    </w:div>
    <w:div w:id="195654418">
      <w:bodyDiv w:val="1"/>
      <w:marLeft w:val="0"/>
      <w:marRight w:val="0"/>
      <w:marTop w:val="0"/>
      <w:marBottom w:val="0"/>
      <w:divBdr>
        <w:top w:val="none" w:sz="0" w:space="0" w:color="auto"/>
        <w:left w:val="none" w:sz="0" w:space="0" w:color="auto"/>
        <w:bottom w:val="none" w:sz="0" w:space="0" w:color="auto"/>
        <w:right w:val="none" w:sz="0" w:space="0" w:color="auto"/>
      </w:divBdr>
    </w:div>
    <w:div w:id="195773943">
      <w:bodyDiv w:val="1"/>
      <w:marLeft w:val="0"/>
      <w:marRight w:val="0"/>
      <w:marTop w:val="0"/>
      <w:marBottom w:val="0"/>
      <w:divBdr>
        <w:top w:val="none" w:sz="0" w:space="0" w:color="auto"/>
        <w:left w:val="none" w:sz="0" w:space="0" w:color="auto"/>
        <w:bottom w:val="none" w:sz="0" w:space="0" w:color="auto"/>
        <w:right w:val="none" w:sz="0" w:space="0" w:color="auto"/>
      </w:divBdr>
    </w:div>
    <w:div w:id="195893409">
      <w:marLeft w:val="480"/>
      <w:marRight w:val="0"/>
      <w:marTop w:val="0"/>
      <w:marBottom w:val="0"/>
      <w:divBdr>
        <w:top w:val="none" w:sz="0" w:space="0" w:color="auto"/>
        <w:left w:val="none" w:sz="0" w:space="0" w:color="auto"/>
        <w:bottom w:val="none" w:sz="0" w:space="0" w:color="auto"/>
        <w:right w:val="none" w:sz="0" w:space="0" w:color="auto"/>
      </w:divBdr>
    </w:div>
    <w:div w:id="197200528">
      <w:marLeft w:val="480"/>
      <w:marRight w:val="0"/>
      <w:marTop w:val="0"/>
      <w:marBottom w:val="0"/>
      <w:divBdr>
        <w:top w:val="none" w:sz="0" w:space="0" w:color="auto"/>
        <w:left w:val="none" w:sz="0" w:space="0" w:color="auto"/>
        <w:bottom w:val="none" w:sz="0" w:space="0" w:color="auto"/>
        <w:right w:val="none" w:sz="0" w:space="0" w:color="auto"/>
      </w:divBdr>
    </w:div>
    <w:div w:id="198667912">
      <w:bodyDiv w:val="1"/>
      <w:marLeft w:val="0"/>
      <w:marRight w:val="0"/>
      <w:marTop w:val="0"/>
      <w:marBottom w:val="0"/>
      <w:divBdr>
        <w:top w:val="none" w:sz="0" w:space="0" w:color="auto"/>
        <w:left w:val="none" w:sz="0" w:space="0" w:color="auto"/>
        <w:bottom w:val="none" w:sz="0" w:space="0" w:color="auto"/>
        <w:right w:val="none" w:sz="0" w:space="0" w:color="auto"/>
      </w:divBdr>
    </w:div>
    <w:div w:id="199365280">
      <w:bodyDiv w:val="1"/>
      <w:marLeft w:val="0"/>
      <w:marRight w:val="0"/>
      <w:marTop w:val="0"/>
      <w:marBottom w:val="0"/>
      <w:divBdr>
        <w:top w:val="none" w:sz="0" w:space="0" w:color="auto"/>
        <w:left w:val="none" w:sz="0" w:space="0" w:color="auto"/>
        <w:bottom w:val="none" w:sz="0" w:space="0" w:color="auto"/>
        <w:right w:val="none" w:sz="0" w:space="0" w:color="auto"/>
      </w:divBdr>
    </w:div>
    <w:div w:id="199821710">
      <w:bodyDiv w:val="1"/>
      <w:marLeft w:val="0"/>
      <w:marRight w:val="0"/>
      <w:marTop w:val="0"/>
      <w:marBottom w:val="0"/>
      <w:divBdr>
        <w:top w:val="none" w:sz="0" w:space="0" w:color="auto"/>
        <w:left w:val="none" w:sz="0" w:space="0" w:color="auto"/>
        <w:bottom w:val="none" w:sz="0" w:space="0" w:color="auto"/>
        <w:right w:val="none" w:sz="0" w:space="0" w:color="auto"/>
      </w:divBdr>
    </w:div>
    <w:div w:id="200754090">
      <w:bodyDiv w:val="1"/>
      <w:marLeft w:val="0"/>
      <w:marRight w:val="0"/>
      <w:marTop w:val="0"/>
      <w:marBottom w:val="0"/>
      <w:divBdr>
        <w:top w:val="none" w:sz="0" w:space="0" w:color="auto"/>
        <w:left w:val="none" w:sz="0" w:space="0" w:color="auto"/>
        <w:bottom w:val="none" w:sz="0" w:space="0" w:color="auto"/>
        <w:right w:val="none" w:sz="0" w:space="0" w:color="auto"/>
      </w:divBdr>
    </w:div>
    <w:div w:id="200943790">
      <w:marLeft w:val="480"/>
      <w:marRight w:val="0"/>
      <w:marTop w:val="0"/>
      <w:marBottom w:val="0"/>
      <w:divBdr>
        <w:top w:val="none" w:sz="0" w:space="0" w:color="auto"/>
        <w:left w:val="none" w:sz="0" w:space="0" w:color="auto"/>
        <w:bottom w:val="none" w:sz="0" w:space="0" w:color="auto"/>
        <w:right w:val="none" w:sz="0" w:space="0" w:color="auto"/>
      </w:divBdr>
    </w:div>
    <w:div w:id="201135918">
      <w:bodyDiv w:val="1"/>
      <w:marLeft w:val="0"/>
      <w:marRight w:val="0"/>
      <w:marTop w:val="0"/>
      <w:marBottom w:val="0"/>
      <w:divBdr>
        <w:top w:val="none" w:sz="0" w:space="0" w:color="auto"/>
        <w:left w:val="none" w:sz="0" w:space="0" w:color="auto"/>
        <w:bottom w:val="none" w:sz="0" w:space="0" w:color="auto"/>
        <w:right w:val="none" w:sz="0" w:space="0" w:color="auto"/>
      </w:divBdr>
    </w:div>
    <w:div w:id="201792971">
      <w:bodyDiv w:val="1"/>
      <w:marLeft w:val="0"/>
      <w:marRight w:val="0"/>
      <w:marTop w:val="0"/>
      <w:marBottom w:val="0"/>
      <w:divBdr>
        <w:top w:val="none" w:sz="0" w:space="0" w:color="auto"/>
        <w:left w:val="none" w:sz="0" w:space="0" w:color="auto"/>
        <w:bottom w:val="none" w:sz="0" w:space="0" w:color="auto"/>
        <w:right w:val="none" w:sz="0" w:space="0" w:color="auto"/>
      </w:divBdr>
    </w:div>
    <w:div w:id="202326412">
      <w:marLeft w:val="0"/>
      <w:marRight w:val="0"/>
      <w:marTop w:val="0"/>
      <w:marBottom w:val="0"/>
      <w:divBdr>
        <w:top w:val="none" w:sz="0" w:space="0" w:color="auto"/>
        <w:left w:val="none" w:sz="0" w:space="0" w:color="auto"/>
        <w:bottom w:val="none" w:sz="0" w:space="0" w:color="auto"/>
        <w:right w:val="none" w:sz="0" w:space="0" w:color="auto"/>
      </w:divBdr>
    </w:div>
    <w:div w:id="202450637">
      <w:bodyDiv w:val="1"/>
      <w:marLeft w:val="0"/>
      <w:marRight w:val="0"/>
      <w:marTop w:val="0"/>
      <w:marBottom w:val="0"/>
      <w:divBdr>
        <w:top w:val="none" w:sz="0" w:space="0" w:color="auto"/>
        <w:left w:val="none" w:sz="0" w:space="0" w:color="auto"/>
        <w:bottom w:val="none" w:sz="0" w:space="0" w:color="auto"/>
        <w:right w:val="none" w:sz="0" w:space="0" w:color="auto"/>
      </w:divBdr>
    </w:div>
    <w:div w:id="204486782">
      <w:bodyDiv w:val="1"/>
      <w:marLeft w:val="0"/>
      <w:marRight w:val="0"/>
      <w:marTop w:val="0"/>
      <w:marBottom w:val="0"/>
      <w:divBdr>
        <w:top w:val="none" w:sz="0" w:space="0" w:color="auto"/>
        <w:left w:val="none" w:sz="0" w:space="0" w:color="auto"/>
        <w:bottom w:val="none" w:sz="0" w:space="0" w:color="auto"/>
        <w:right w:val="none" w:sz="0" w:space="0" w:color="auto"/>
      </w:divBdr>
    </w:div>
    <w:div w:id="204680488">
      <w:bodyDiv w:val="1"/>
      <w:marLeft w:val="0"/>
      <w:marRight w:val="0"/>
      <w:marTop w:val="0"/>
      <w:marBottom w:val="0"/>
      <w:divBdr>
        <w:top w:val="none" w:sz="0" w:space="0" w:color="auto"/>
        <w:left w:val="none" w:sz="0" w:space="0" w:color="auto"/>
        <w:bottom w:val="none" w:sz="0" w:space="0" w:color="auto"/>
        <w:right w:val="none" w:sz="0" w:space="0" w:color="auto"/>
      </w:divBdr>
    </w:div>
    <w:div w:id="204880004">
      <w:bodyDiv w:val="1"/>
      <w:marLeft w:val="0"/>
      <w:marRight w:val="0"/>
      <w:marTop w:val="0"/>
      <w:marBottom w:val="0"/>
      <w:divBdr>
        <w:top w:val="none" w:sz="0" w:space="0" w:color="auto"/>
        <w:left w:val="none" w:sz="0" w:space="0" w:color="auto"/>
        <w:bottom w:val="none" w:sz="0" w:space="0" w:color="auto"/>
        <w:right w:val="none" w:sz="0" w:space="0" w:color="auto"/>
      </w:divBdr>
    </w:div>
    <w:div w:id="205064785">
      <w:bodyDiv w:val="1"/>
      <w:marLeft w:val="0"/>
      <w:marRight w:val="0"/>
      <w:marTop w:val="0"/>
      <w:marBottom w:val="0"/>
      <w:divBdr>
        <w:top w:val="none" w:sz="0" w:space="0" w:color="auto"/>
        <w:left w:val="none" w:sz="0" w:space="0" w:color="auto"/>
        <w:bottom w:val="none" w:sz="0" w:space="0" w:color="auto"/>
        <w:right w:val="none" w:sz="0" w:space="0" w:color="auto"/>
      </w:divBdr>
    </w:div>
    <w:div w:id="206845806">
      <w:bodyDiv w:val="1"/>
      <w:marLeft w:val="0"/>
      <w:marRight w:val="0"/>
      <w:marTop w:val="0"/>
      <w:marBottom w:val="0"/>
      <w:divBdr>
        <w:top w:val="none" w:sz="0" w:space="0" w:color="auto"/>
        <w:left w:val="none" w:sz="0" w:space="0" w:color="auto"/>
        <w:bottom w:val="none" w:sz="0" w:space="0" w:color="auto"/>
        <w:right w:val="none" w:sz="0" w:space="0" w:color="auto"/>
      </w:divBdr>
    </w:div>
    <w:div w:id="207111973">
      <w:bodyDiv w:val="1"/>
      <w:marLeft w:val="0"/>
      <w:marRight w:val="0"/>
      <w:marTop w:val="0"/>
      <w:marBottom w:val="0"/>
      <w:divBdr>
        <w:top w:val="none" w:sz="0" w:space="0" w:color="auto"/>
        <w:left w:val="none" w:sz="0" w:space="0" w:color="auto"/>
        <w:bottom w:val="none" w:sz="0" w:space="0" w:color="auto"/>
        <w:right w:val="none" w:sz="0" w:space="0" w:color="auto"/>
      </w:divBdr>
    </w:div>
    <w:div w:id="207693067">
      <w:marLeft w:val="480"/>
      <w:marRight w:val="0"/>
      <w:marTop w:val="0"/>
      <w:marBottom w:val="0"/>
      <w:divBdr>
        <w:top w:val="none" w:sz="0" w:space="0" w:color="auto"/>
        <w:left w:val="none" w:sz="0" w:space="0" w:color="auto"/>
        <w:bottom w:val="none" w:sz="0" w:space="0" w:color="auto"/>
        <w:right w:val="none" w:sz="0" w:space="0" w:color="auto"/>
      </w:divBdr>
    </w:div>
    <w:div w:id="208105818">
      <w:bodyDiv w:val="1"/>
      <w:marLeft w:val="0"/>
      <w:marRight w:val="0"/>
      <w:marTop w:val="0"/>
      <w:marBottom w:val="0"/>
      <w:divBdr>
        <w:top w:val="none" w:sz="0" w:space="0" w:color="auto"/>
        <w:left w:val="none" w:sz="0" w:space="0" w:color="auto"/>
        <w:bottom w:val="none" w:sz="0" w:space="0" w:color="auto"/>
        <w:right w:val="none" w:sz="0" w:space="0" w:color="auto"/>
      </w:divBdr>
    </w:div>
    <w:div w:id="208303302">
      <w:bodyDiv w:val="1"/>
      <w:marLeft w:val="0"/>
      <w:marRight w:val="0"/>
      <w:marTop w:val="0"/>
      <w:marBottom w:val="0"/>
      <w:divBdr>
        <w:top w:val="none" w:sz="0" w:space="0" w:color="auto"/>
        <w:left w:val="none" w:sz="0" w:space="0" w:color="auto"/>
        <w:bottom w:val="none" w:sz="0" w:space="0" w:color="auto"/>
        <w:right w:val="none" w:sz="0" w:space="0" w:color="auto"/>
      </w:divBdr>
    </w:div>
    <w:div w:id="208566808">
      <w:bodyDiv w:val="1"/>
      <w:marLeft w:val="0"/>
      <w:marRight w:val="0"/>
      <w:marTop w:val="0"/>
      <w:marBottom w:val="0"/>
      <w:divBdr>
        <w:top w:val="none" w:sz="0" w:space="0" w:color="auto"/>
        <w:left w:val="none" w:sz="0" w:space="0" w:color="auto"/>
        <w:bottom w:val="none" w:sz="0" w:space="0" w:color="auto"/>
        <w:right w:val="none" w:sz="0" w:space="0" w:color="auto"/>
      </w:divBdr>
    </w:div>
    <w:div w:id="209342950">
      <w:bodyDiv w:val="1"/>
      <w:marLeft w:val="0"/>
      <w:marRight w:val="0"/>
      <w:marTop w:val="0"/>
      <w:marBottom w:val="0"/>
      <w:divBdr>
        <w:top w:val="none" w:sz="0" w:space="0" w:color="auto"/>
        <w:left w:val="none" w:sz="0" w:space="0" w:color="auto"/>
        <w:bottom w:val="none" w:sz="0" w:space="0" w:color="auto"/>
        <w:right w:val="none" w:sz="0" w:space="0" w:color="auto"/>
      </w:divBdr>
    </w:div>
    <w:div w:id="209614432">
      <w:bodyDiv w:val="1"/>
      <w:marLeft w:val="0"/>
      <w:marRight w:val="0"/>
      <w:marTop w:val="0"/>
      <w:marBottom w:val="0"/>
      <w:divBdr>
        <w:top w:val="none" w:sz="0" w:space="0" w:color="auto"/>
        <w:left w:val="none" w:sz="0" w:space="0" w:color="auto"/>
        <w:bottom w:val="none" w:sz="0" w:space="0" w:color="auto"/>
        <w:right w:val="none" w:sz="0" w:space="0" w:color="auto"/>
      </w:divBdr>
    </w:div>
    <w:div w:id="209805155">
      <w:bodyDiv w:val="1"/>
      <w:marLeft w:val="0"/>
      <w:marRight w:val="0"/>
      <w:marTop w:val="0"/>
      <w:marBottom w:val="0"/>
      <w:divBdr>
        <w:top w:val="none" w:sz="0" w:space="0" w:color="auto"/>
        <w:left w:val="none" w:sz="0" w:space="0" w:color="auto"/>
        <w:bottom w:val="none" w:sz="0" w:space="0" w:color="auto"/>
        <w:right w:val="none" w:sz="0" w:space="0" w:color="auto"/>
      </w:divBdr>
    </w:div>
    <w:div w:id="210196249">
      <w:bodyDiv w:val="1"/>
      <w:marLeft w:val="0"/>
      <w:marRight w:val="0"/>
      <w:marTop w:val="0"/>
      <w:marBottom w:val="0"/>
      <w:divBdr>
        <w:top w:val="none" w:sz="0" w:space="0" w:color="auto"/>
        <w:left w:val="none" w:sz="0" w:space="0" w:color="auto"/>
        <w:bottom w:val="none" w:sz="0" w:space="0" w:color="auto"/>
        <w:right w:val="none" w:sz="0" w:space="0" w:color="auto"/>
      </w:divBdr>
    </w:div>
    <w:div w:id="210386363">
      <w:bodyDiv w:val="1"/>
      <w:marLeft w:val="0"/>
      <w:marRight w:val="0"/>
      <w:marTop w:val="0"/>
      <w:marBottom w:val="0"/>
      <w:divBdr>
        <w:top w:val="none" w:sz="0" w:space="0" w:color="auto"/>
        <w:left w:val="none" w:sz="0" w:space="0" w:color="auto"/>
        <w:bottom w:val="none" w:sz="0" w:space="0" w:color="auto"/>
        <w:right w:val="none" w:sz="0" w:space="0" w:color="auto"/>
      </w:divBdr>
    </w:div>
    <w:div w:id="212472642">
      <w:bodyDiv w:val="1"/>
      <w:marLeft w:val="0"/>
      <w:marRight w:val="0"/>
      <w:marTop w:val="0"/>
      <w:marBottom w:val="0"/>
      <w:divBdr>
        <w:top w:val="none" w:sz="0" w:space="0" w:color="auto"/>
        <w:left w:val="none" w:sz="0" w:space="0" w:color="auto"/>
        <w:bottom w:val="none" w:sz="0" w:space="0" w:color="auto"/>
        <w:right w:val="none" w:sz="0" w:space="0" w:color="auto"/>
      </w:divBdr>
    </w:div>
    <w:div w:id="212665380">
      <w:bodyDiv w:val="1"/>
      <w:marLeft w:val="0"/>
      <w:marRight w:val="0"/>
      <w:marTop w:val="0"/>
      <w:marBottom w:val="0"/>
      <w:divBdr>
        <w:top w:val="none" w:sz="0" w:space="0" w:color="auto"/>
        <w:left w:val="none" w:sz="0" w:space="0" w:color="auto"/>
        <w:bottom w:val="none" w:sz="0" w:space="0" w:color="auto"/>
        <w:right w:val="none" w:sz="0" w:space="0" w:color="auto"/>
      </w:divBdr>
    </w:div>
    <w:div w:id="212817577">
      <w:marLeft w:val="480"/>
      <w:marRight w:val="0"/>
      <w:marTop w:val="0"/>
      <w:marBottom w:val="0"/>
      <w:divBdr>
        <w:top w:val="none" w:sz="0" w:space="0" w:color="auto"/>
        <w:left w:val="none" w:sz="0" w:space="0" w:color="auto"/>
        <w:bottom w:val="none" w:sz="0" w:space="0" w:color="auto"/>
        <w:right w:val="none" w:sz="0" w:space="0" w:color="auto"/>
      </w:divBdr>
    </w:div>
    <w:div w:id="212929728">
      <w:bodyDiv w:val="1"/>
      <w:marLeft w:val="0"/>
      <w:marRight w:val="0"/>
      <w:marTop w:val="0"/>
      <w:marBottom w:val="0"/>
      <w:divBdr>
        <w:top w:val="none" w:sz="0" w:space="0" w:color="auto"/>
        <w:left w:val="none" w:sz="0" w:space="0" w:color="auto"/>
        <w:bottom w:val="none" w:sz="0" w:space="0" w:color="auto"/>
        <w:right w:val="none" w:sz="0" w:space="0" w:color="auto"/>
      </w:divBdr>
    </w:div>
    <w:div w:id="213280519">
      <w:bodyDiv w:val="1"/>
      <w:marLeft w:val="0"/>
      <w:marRight w:val="0"/>
      <w:marTop w:val="0"/>
      <w:marBottom w:val="0"/>
      <w:divBdr>
        <w:top w:val="none" w:sz="0" w:space="0" w:color="auto"/>
        <w:left w:val="none" w:sz="0" w:space="0" w:color="auto"/>
        <w:bottom w:val="none" w:sz="0" w:space="0" w:color="auto"/>
        <w:right w:val="none" w:sz="0" w:space="0" w:color="auto"/>
      </w:divBdr>
    </w:div>
    <w:div w:id="213733124">
      <w:bodyDiv w:val="1"/>
      <w:marLeft w:val="0"/>
      <w:marRight w:val="0"/>
      <w:marTop w:val="0"/>
      <w:marBottom w:val="0"/>
      <w:divBdr>
        <w:top w:val="none" w:sz="0" w:space="0" w:color="auto"/>
        <w:left w:val="none" w:sz="0" w:space="0" w:color="auto"/>
        <w:bottom w:val="none" w:sz="0" w:space="0" w:color="auto"/>
        <w:right w:val="none" w:sz="0" w:space="0" w:color="auto"/>
      </w:divBdr>
    </w:div>
    <w:div w:id="214633607">
      <w:bodyDiv w:val="1"/>
      <w:marLeft w:val="0"/>
      <w:marRight w:val="0"/>
      <w:marTop w:val="0"/>
      <w:marBottom w:val="0"/>
      <w:divBdr>
        <w:top w:val="none" w:sz="0" w:space="0" w:color="auto"/>
        <w:left w:val="none" w:sz="0" w:space="0" w:color="auto"/>
        <w:bottom w:val="none" w:sz="0" w:space="0" w:color="auto"/>
        <w:right w:val="none" w:sz="0" w:space="0" w:color="auto"/>
      </w:divBdr>
    </w:div>
    <w:div w:id="215318405">
      <w:bodyDiv w:val="1"/>
      <w:marLeft w:val="0"/>
      <w:marRight w:val="0"/>
      <w:marTop w:val="0"/>
      <w:marBottom w:val="0"/>
      <w:divBdr>
        <w:top w:val="none" w:sz="0" w:space="0" w:color="auto"/>
        <w:left w:val="none" w:sz="0" w:space="0" w:color="auto"/>
        <w:bottom w:val="none" w:sz="0" w:space="0" w:color="auto"/>
        <w:right w:val="none" w:sz="0" w:space="0" w:color="auto"/>
      </w:divBdr>
    </w:div>
    <w:div w:id="215430981">
      <w:bodyDiv w:val="1"/>
      <w:marLeft w:val="0"/>
      <w:marRight w:val="0"/>
      <w:marTop w:val="0"/>
      <w:marBottom w:val="0"/>
      <w:divBdr>
        <w:top w:val="none" w:sz="0" w:space="0" w:color="auto"/>
        <w:left w:val="none" w:sz="0" w:space="0" w:color="auto"/>
        <w:bottom w:val="none" w:sz="0" w:space="0" w:color="auto"/>
        <w:right w:val="none" w:sz="0" w:space="0" w:color="auto"/>
      </w:divBdr>
    </w:div>
    <w:div w:id="215746986">
      <w:marLeft w:val="480"/>
      <w:marRight w:val="0"/>
      <w:marTop w:val="0"/>
      <w:marBottom w:val="0"/>
      <w:divBdr>
        <w:top w:val="none" w:sz="0" w:space="0" w:color="auto"/>
        <w:left w:val="none" w:sz="0" w:space="0" w:color="auto"/>
        <w:bottom w:val="none" w:sz="0" w:space="0" w:color="auto"/>
        <w:right w:val="none" w:sz="0" w:space="0" w:color="auto"/>
      </w:divBdr>
    </w:div>
    <w:div w:id="216091668">
      <w:bodyDiv w:val="1"/>
      <w:marLeft w:val="0"/>
      <w:marRight w:val="0"/>
      <w:marTop w:val="0"/>
      <w:marBottom w:val="0"/>
      <w:divBdr>
        <w:top w:val="none" w:sz="0" w:space="0" w:color="auto"/>
        <w:left w:val="none" w:sz="0" w:space="0" w:color="auto"/>
        <w:bottom w:val="none" w:sz="0" w:space="0" w:color="auto"/>
        <w:right w:val="none" w:sz="0" w:space="0" w:color="auto"/>
      </w:divBdr>
    </w:div>
    <w:div w:id="216360150">
      <w:bodyDiv w:val="1"/>
      <w:marLeft w:val="0"/>
      <w:marRight w:val="0"/>
      <w:marTop w:val="0"/>
      <w:marBottom w:val="0"/>
      <w:divBdr>
        <w:top w:val="none" w:sz="0" w:space="0" w:color="auto"/>
        <w:left w:val="none" w:sz="0" w:space="0" w:color="auto"/>
        <w:bottom w:val="none" w:sz="0" w:space="0" w:color="auto"/>
        <w:right w:val="none" w:sz="0" w:space="0" w:color="auto"/>
      </w:divBdr>
    </w:div>
    <w:div w:id="216429620">
      <w:marLeft w:val="0"/>
      <w:marRight w:val="0"/>
      <w:marTop w:val="0"/>
      <w:marBottom w:val="0"/>
      <w:divBdr>
        <w:top w:val="none" w:sz="0" w:space="0" w:color="auto"/>
        <w:left w:val="none" w:sz="0" w:space="0" w:color="auto"/>
        <w:bottom w:val="none" w:sz="0" w:space="0" w:color="auto"/>
        <w:right w:val="none" w:sz="0" w:space="0" w:color="auto"/>
      </w:divBdr>
    </w:div>
    <w:div w:id="216552508">
      <w:bodyDiv w:val="1"/>
      <w:marLeft w:val="0"/>
      <w:marRight w:val="0"/>
      <w:marTop w:val="0"/>
      <w:marBottom w:val="0"/>
      <w:divBdr>
        <w:top w:val="none" w:sz="0" w:space="0" w:color="auto"/>
        <w:left w:val="none" w:sz="0" w:space="0" w:color="auto"/>
        <w:bottom w:val="none" w:sz="0" w:space="0" w:color="auto"/>
        <w:right w:val="none" w:sz="0" w:space="0" w:color="auto"/>
      </w:divBdr>
    </w:div>
    <w:div w:id="218247615">
      <w:bodyDiv w:val="1"/>
      <w:marLeft w:val="0"/>
      <w:marRight w:val="0"/>
      <w:marTop w:val="0"/>
      <w:marBottom w:val="0"/>
      <w:divBdr>
        <w:top w:val="none" w:sz="0" w:space="0" w:color="auto"/>
        <w:left w:val="none" w:sz="0" w:space="0" w:color="auto"/>
        <w:bottom w:val="none" w:sz="0" w:space="0" w:color="auto"/>
        <w:right w:val="none" w:sz="0" w:space="0" w:color="auto"/>
      </w:divBdr>
    </w:div>
    <w:div w:id="218715813">
      <w:bodyDiv w:val="1"/>
      <w:marLeft w:val="0"/>
      <w:marRight w:val="0"/>
      <w:marTop w:val="0"/>
      <w:marBottom w:val="0"/>
      <w:divBdr>
        <w:top w:val="none" w:sz="0" w:space="0" w:color="auto"/>
        <w:left w:val="none" w:sz="0" w:space="0" w:color="auto"/>
        <w:bottom w:val="none" w:sz="0" w:space="0" w:color="auto"/>
        <w:right w:val="none" w:sz="0" w:space="0" w:color="auto"/>
      </w:divBdr>
    </w:div>
    <w:div w:id="218906298">
      <w:bodyDiv w:val="1"/>
      <w:marLeft w:val="0"/>
      <w:marRight w:val="0"/>
      <w:marTop w:val="0"/>
      <w:marBottom w:val="0"/>
      <w:divBdr>
        <w:top w:val="none" w:sz="0" w:space="0" w:color="auto"/>
        <w:left w:val="none" w:sz="0" w:space="0" w:color="auto"/>
        <w:bottom w:val="none" w:sz="0" w:space="0" w:color="auto"/>
        <w:right w:val="none" w:sz="0" w:space="0" w:color="auto"/>
      </w:divBdr>
    </w:div>
    <w:div w:id="219024508">
      <w:bodyDiv w:val="1"/>
      <w:marLeft w:val="0"/>
      <w:marRight w:val="0"/>
      <w:marTop w:val="0"/>
      <w:marBottom w:val="0"/>
      <w:divBdr>
        <w:top w:val="none" w:sz="0" w:space="0" w:color="auto"/>
        <w:left w:val="none" w:sz="0" w:space="0" w:color="auto"/>
        <w:bottom w:val="none" w:sz="0" w:space="0" w:color="auto"/>
        <w:right w:val="none" w:sz="0" w:space="0" w:color="auto"/>
      </w:divBdr>
    </w:div>
    <w:div w:id="220411765">
      <w:bodyDiv w:val="1"/>
      <w:marLeft w:val="0"/>
      <w:marRight w:val="0"/>
      <w:marTop w:val="0"/>
      <w:marBottom w:val="0"/>
      <w:divBdr>
        <w:top w:val="none" w:sz="0" w:space="0" w:color="auto"/>
        <w:left w:val="none" w:sz="0" w:space="0" w:color="auto"/>
        <w:bottom w:val="none" w:sz="0" w:space="0" w:color="auto"/>
        <w:right w:val="none" w:sz="0" w:space="0" w:color="auto"/>
      </w:divBdr>
    </w:div>
    <w:div w:id="220794984">
      <w:bodyDiv w:val="1"/>
      <w:marLeft w:val="0"/>
      <w:marRight w:val="0"/>
      <w:marTop w:val="0"/>
      <w:marBottom w:val="0"/>
      <w:divBdr>
        <w:top w:val="none" w:sz="0" w:space="0" w:color="auto"/>
        <w:left w:val="none" w:sz="0" w:space="0" w:color="auto"/>
        <w:bottom w:val="none" w:sz="0" w:space="0" w:color="auto"/>
        <w:right w:val="none" w:sz="0" w:space="0" w:color="auto"/>
      </w:divBdr>
    </w:div>
    <w:div w:id="221600915">
      <w:bodyDiv w:val="1"/>
      <w:marLeft w:val="0"/>
      <w:marRight w:val="0"/>
      <w:marTop w:val="0"/>
      <w:marBottom w:val="0"/>
      <w:divBdr>
        <w:top w:val="none" w:sz="0" w:space="0" w:color="auto"/>
        <w:left w:val="none" w:sz="0" w:space="0" w:color="auto"/>
        <w:bottom w:val="none" w:sz="0" w:space="0" w:color="auto"/>
        <w:right w:val="none" w:sz="0" w:space="0" w:color="auto"/>
      </w:divBdr>
    </w:div>
    <w:div w:id="221603676">
      <w:bodyDiv w:val="1"/>
      <w:marLeft w:val="0"/>
      <w:marRight w:val="0"/>
      <w:marTop w:val="0"/>
      <w:marBottom w:val="0"/>
      <w:divBdr>
        <w:top w:val="none" w:sz="0" w:space="0" w:color="auto"/>
        <w:left w:val="none" w:sz="0" w:space="0" w:color="auto"/>
        <w:bottom w:val="none" w:sz="0" w:space="0" w:color="auto"/>
        <w:right w:val="none" w:sz="0" w:space="0" w:color="auto"/>
      </w:divBdr>
    </w:div>
    <w:div w:id="222837133">
      <w:marLeft w:val="480"/>
      <w:marRight w:val="0"/>
      <w:marTop w:val="0"/>
      <w:marBottom w:val="0"/>
      <w:divBdr>
        <w:top w:val="none" w:sz="0" w:space="0" w:color="auto"/>
        <w:left w:val="none" w:sz="0" w:space="0" w:color="auto"/>
        <w:bottom w:val="none" w:sz="0" w:space="0" w:color="auto"/>
        <w:right w:val="none" w:sz="0" w:space="0" w:color="auto"/>
      </w:divBdr>
    </w:div>
    <w:div w:id="222982531">
      <w:bodyDiv w:val="1"/>
      <w:marLeft w:val="0"/>
      <w:marRight w:val="0"/>
      <w:marTop w:val="0"/>
      <w:marBottom w:val="0"/>
      <w:divBdr>
        <w:top w:val="none" w:sz="0" w:space="0" w:color="auto"/>
        <w:left w:val="none" w:sz="0" w:space="0" w:color="auto"/>
        <w:bottom w:val="none" w:sz="0" w:space="0" w:color="auto"/>
        <w:right w:val="none" w:sz="0" w:space="0" w:color="auto"/>
      </w:divBdr>
    </w:div>
    <w:div w:id="223296942">
      <w:bodyDiv w:val="1"/>
      <w:marLeft w:val="0"/>
      <w:marRight w:val="0"/>
      <w:marTop w:val="0"/>
      <w:marBottom w:val="0"/>
      <w:divBdr>
        <w:top w:val="none" w:sz="0" w:space="0" w:color="auto"/>
        <w:left w:val="none" w:sz="0" w:space="0" w:color="auto"/>
        <w:bottom w:val="none" w:sz="0" w:space="0" w:color="auto"/>
        <w:right w:val="none" w:sz="0" w:space="0" w:color="auto"/>
      </w:divBdr>
    </w:div>
    <w:div w:id="223565900">
      <w:bodyDiv w:val="1"/>
      <w:marLeft w:val="0"/>
      <w:marRight w:val="0"/>
      <w:marTop w:val="0"/>
      <w:marBottom w:val="0"/>
      <w:divBdr>
        <w:top w:val="none" w:sz="0" w:space="0" w:color="auto"/>
        <w:left w:val="none" w:sz="0" w:space="0" w:color="auto"/>
        <w:bottom w:val="none" w:sz="0" w:space="0" w:color="auto"/>
        <w:right w:val="none" w:sz="0" w:space="0" w:color="auto"/>
      </w:divBdr>
    </w:div>
    <w:div w:id="224075147">
      <w:bodyDiv w:val="1"/>
      <w:marLeft w:val="0"/>
      <w:marRight w:val="0"/>
      <w:marTop w:val="0"/>
      <w:marBottom w:val="0"/>
      <w:divBdr>
        <w:top w:val="none" w:sz="0" w:space="0" w:color="auto"/>
        <w:left w:val="none" w:sz="0" w:space="0" w:color="auto"/>
        <w:bottom w:val="none" w:sz="0" w:space="0" w:color="auto"/>
        <w:right w:val="none" w:sz="0" w:space="0" w:color="auto"/>
      </w:divBdr>
    </w:div>
    <w:div w:id="224264964">
      <w:bodyDiv w:val="1"/>
      <w:marLeft w:val="0"/>
      <w:marRight w:val="0"/>
      <w:marTop w:val="0"/>
      <w:marBottom w:val="0"/>
      <w:divBdr>
        <w:top w:val="none" w:sz="0" w:space="0" w:color="auto"/>
        <w:left w:val="none" w:sz="0" w:space="0" w:color="auto"/>
        <w:bottom w:val="none" w:sz="0" w:space="0" w:color="auto"/>
        <w:right w:val="none" w:sz="0" w:space="0" w:color="auto"/>
      </w:divBdr>
    </w:div>
    <w:div w:id="224486779">
      <w:bodyDiv w:val="1"/>
      <w:marLeft w:val="0"/>
      <w:marRight w:val="0"/>
      <w:marTop w:val="0"/>
      <w:marBottom w:val="0"/>
      <w:divBdr>
        <w:top w:val="none" w:sz="0" w:space="0" w:color="auto"/>
        <w:left w:val="none" w:sz="0" w:space="0" w:color="auto"/>
        <w:bottom w:val="none" w:sz="0" w:space="0" w:color="auto"/>
        <w:right w:val="none" w:sz="0" w:space="0" w:color="auto"/>
      </w:divBdr>
    </w:div>
    <w:div w:id="224996201">
      <w:bodyDiv w:val="1"/>
      <w:marLeft w:val="0"/>
      <w:marRight w:val="0"/>
      <w:marTop w:val="0"/>
      <w:marBottom w:val="0"/>
      <w:divBdr>
        <w:top w:val="none" w:sz="0" w:space="0" w:color="auto"/>
        <w:left w:val="none" w:sz="0" w:space="0" w:color="auto"/>
        <w:bottom w:val="none" w:sz="0" w:space="0" w:color="auto"/>
        <w:right w:val="none" w:sz="0" w:space="0" w:color="auto"/>
      </w:divBdr>
    </w:div>
    <w:div w:id="225459378">
      <w:marLeft w:val="480"/>
      <w:marRight w:val="0"/>
      <w:marTop w:val="0"/>
      <w:marBottom w:val="0"/>
      <w:divBdr>
        <w:top w:val="none" w:sz="0" w:space="0" w:color="auto"/>
        <w:left w:val="none" w:sz="0" w:space="0" w:color="auto"/>
        <w:bottom w:val="none" w:sz="0" w:space="0" w:color="auto"/>
        <w:right w:val="none" w:sz="0" w:space="0" w:color="auto"/>
      </w:divBdr>
    </w:div>
    <w:div w:id="226379874">
      <w:bodyDiv w:val="1"/>
      <w:marLeft w:val="0"/>
      <w:marRight w:val="0"/>
      <w:marTop w:val="0"/>
      <w:marBottom w:val="0"/>
      <w:divBdr>
        <w:top w:val="none" w:sz="0" w:space="0" w:color="auto"/>
        <w:left w:val="none" w:sz="0" w:space="0" w:color="auto"/>
        <w:bottom w:val="none" w:sz="0" w:space="0" w:color="auto"/>
        <w:right w:val="none" w:sz="0" w:space="0" w:color="auto"/>
      </w:divBdr>
    </w:div>
    <w:div w:id="226646053">
      <w:bodyDiv w:val="1"/>
      <w:marLeft w:val="0"/>
      <w:marRight w:val="0"/>
      <w:marTop w:val="0"/>
      <w:marBottom w:val="0"/>
      <w:divBdr>
        <w:top w:val="none" w:sz="0" w:space="0" w:color="auto"/>
        <w:left w:val="none" w:sz="0" w:space="0" w:color="auto"/>
        <w:bottom w:val="none" w:sz="0" w:space="0" w:color="auto"/>
        <w:right w:val="none" w:sz="0" w:space="0" w:color="auto"/>
      </w:divBdr>
    </w:div>
    <w:div w:id="227308505">
      <w:bodyDiv w:val="1"/>
      <w:marLeft w:val="0"/>
      <w:marRight w:val="0"/>
      <w:marTop w:val="0"/>
      <w:marBottom w:val="0"/>
      <w:divBdr>
        <w:top w:val="none" w:sz="0" w:space="0" w:color="auto"/>
        <w:left w:val="none" w:sz="0" w:space="0" w:color="auto"/>
        <w:bottom w:val="none" w:sz="0" w:space="0" w:color="auto"/>
        <w:right w:val="none" w:sz="0" w:space="0" w:color="auto"/>
      </w:divBdr>
    </w:div>
    <w:div w:id="227344487">
      <w:bodyDiv w:val="1"/>
      <w:marLeft w:val="0"/>
      <w:marRight w:val="0"/>
      <w:marTop w:val="0"/>
      <w:marBottom w:val="0"/>
      <w:divBdr>
        <w:top w:val="none" w:sz="0" w:space="0" w:color="auto"/>
        <w:left w:val="none" w:sz="0" w:space="0" w:color="auto"/>
        <w:bottom w:val="none" w:sz="0" w:space="0" w:color="auto"/>
        <w:right w:val="none" w:sz="0" w:space="0" w:color="auto"/>
      </w:divBdr>
    </w:div>
    <w:div w:id="227568973">
      <w:bodyDiv w:val="1"/>
      <w:marLeft w:val="0"/>
      <w:marRight w:val="0"/>
      <w:marTop w:val="0"/>
      <w:marBottom w:val="0"/>
      <w:divBdr>
        <w:top w:val="none" w:sz="0" w:space="0" w:color="auto"/>
        <w:left w:val="none" w:sz="0" w:space="0" w:color="auto"/>
        <w:bottom w:val="none" w:sz="0" w:space="0" w:color="auto"/>
        <w:right w:val="none" w:sz="0" w:space="0" w:color="auto"/>
      </w:divBdr>
    </w:div>
    <w:div w:id="228155423">
      <w:bodyDiv w:val="1"/>
      <w:marLeft w:val="0"/>
      <w:marRight w:val="0"/>
      <w:marTop w:val="0"/>
      <w:marBottom w:val="0"/>
      <w:divBdr>
        <w:top w:val="none" w:sz="0" w:space="0" w:color="auto"/>
        <w:left w:val="none" w:sz="0" w:space="0" w:color="auto"/>
        <w:bottom w:val="none" w:sz="0" w:space="0" w:color="auto"/>
        <w:right w:val="none" w:sz="0" w:space="0" w:color="auto"/>
      </w:divBdr>
    </w:div>
    <w:div w:id="228271740">
      <w:marLeft w:val="480"/>
      <w:marRight w:val="0"/>
      <w:marTop w:val="0"/>
      <w:marBottom w:val="0"/>
      <w:divBdr>
        <w:top w:val="none" w:sz="0" w:space="0" w:color="auto"/>
        <w:left w:val="none" w:sz="0" w:space="0" w:color="auto"/>
        <w:bottom w:val="none" w:sz="0" w:space="0" w:color="auto"/>
        <w:right w:val="none" w:sz="0" w:space="0" w:color="auto"/>
      </w:divBdr>
    </w:div>
    <w:div w:id="228542258">
      <w:bodyDiv w:val="1"/>
      <w:marLeft w:val="0"/>
      <w:marRight w:val="0"/>
      <w:marTop w:val="0"/>
      <w:marBottom w:val="0"/>
      <w:divBdr>
        <w:top w:val="none" w:sz="0" w:space="0" w:color="auto"/>
        <w:left w:val="none" w:sz="0" w:space="0" w:color="auto"/>
        <w:bottom w:val="none" w:sz="0" w:space="0" w:color="auto"/>
        <w:right w:val="none" w:sz="0" w:space="0" w:color="auto"/>
      </w:divBdr>
    </w:div>
    <w:div w:id="229005128">
      <w:bodyDiv w:val="1"/>
      <w:marLeft w:val="0"/>
      <w:marRight w:val="0"/>
      <w:marTop w:val="0"/>
      <w:marBottom w:val="0"/>
      <w:divBdr>
        <w:top w:val="none" w:sz="0" w:space="0" w:color="auto"/>
        <w:left w:val="none" w:sz="0" w:space="0" w:color="auto"/>
        <w:bottom w:val="none" w:sz="0" w:space="0" w:color="auto"/>
        <w:right w:val="none" w:sz="0" w:space="0" w:color="auto"/>
      </w:divBdr>
    </w:div>
    <w:div w:id="229730483">
      <w:bodyDiv w:val="1"/>
      <w:marLeft w:val="0"/>
      <w:marRight w:val="0"/>
      <w:marTop w:val="0"/>
      <w:marBottom w:val="0"/>
      <w:divBdr>
        <w:top w:val="none" w:sz="0" w:space="0" w:color="auto"/>
        <w:left w:val="none" w:sz="0" w:space="0" w:color="auto"/>
        <w:bottom w:val="none" w:sz="0" w:space="0" w:color="auto"/>
        <w:right w:val="none" w:sz="0" w:space="0" w:color="auto"/>
      </w:divBdr>
    </w:div>
    <w:div w:id="231548576">
      <w:bodyDiv w:val="1"/>
      <w:marLeft w:val="0"/>
      <w:marRight w:val="0"/>
      <w:marTop w:val="0"/>
      <w:marBottom w:val="0"/>
      <w:divBdr>
        <w:top w:val="none" w:sz="0" w:space="0" w:color="auto"/>
        <w:left w:val="none" w:sz="0" w:space="0" w:color="auto"/>
        <w:bottom w:val="none" w:sz="0" w:space="0" w:color="auto"/>
        <w:right w:val="none" w:sz="0" w:space="0" w:color="auto"/>
      </w:divBdr>
    </w:div>
    <w:div w:id="233050261">
      <w:bodyDiv w:val="1"/>
      <w:marLeft w:val="0"/>
      <w:marRight w:val="0"/>
      <w:marTop w:val="0"/>
      <w:marBottom w:val="0"/>
      <w:divBdr>
        <w:top w:val="none" w:sz="0" w:space="0" w:color="auto"/>
        <w:left w:val="none" w:sz="0" w:space="0" w:color="auto"/>
        <w:bottom w:val="none" w:sz="0" w:space="0" w:color="auto"/>
        <w:right w:val="none" w:sz="0" w:space="0" w:color="auto"/>
      </w:divBdr>
    </w:div>
    <w:div w:id="233053064">
      <w:bodyDiv w:val="1"/>
      <w:marLeft w:val="0"/>
      <w:marRight w:val="0"/>
      <w:marTop w:val="0"/>
      <w:marBottom w:val="0"/>
      <w:divBdr>
        <w:top w:val="none" w:sz="0" w:space="0" w:color="auto"/>
        <w:left w:val="none" w:sz="0" w:space="0" w:color="auto"/>
        <w:bottom w:val="none" w:sz="0" w:space="0" w:color="auto"/>
        <w:right w:val="none" w:sz="0" w:space="0" w:color="auto"/>
      </w:divBdr>
    </w:div>
    <w:div w:id="234517335">
      <w:bodyDiv w:val="1"/>
      <w:marLeft w:val="0"/>
      <w:marRight w:val="0"/>
      <w:marTop w:val="0"/>
      <w:marBottom w:val="0"/>
      <w:divBdr>
        <w:top w:val="none" w:sz="0" w:space="0" w:color="auto"/>
        <w:left w:val="none" w:sz="0" w:space="0" w:color="auto"/>
        <w:bottom w:val="none" w:sz="0" w:space="0" w:color="auto"/>
        <w:right w:val="none" w:sz="0" w:space="0" w:color="auto"/>
      </w:divBdr>
    </w:div>
    <w:div w:id="235476759">
      <w:bodyDiv w:val="1"/>
      <w:marLeft w:val="0"/>
      <w:marRight w:val="0"/>
      <w:marTop w:val="0"/>
      <w:marBottom w:val="0"/>
      <w:divBdr>
        <w:top w:val="none" w:sz="0" w:space="0" w:color="auto"/>
        <w:left w:val="none" w:sz="0" w:space="0" w:color="auto"/>
        <w:bottom w:val="none" w:sz="0" w:space="0" w:color="auto"/>
        <w:right w:val="none" w:sz="0" w:space="0" w:color="auto"/>
      </w:divBdr>
    </w:div>
    <w:div w:id="235556635">
      <w:bodyDiv w:val="1"/>
      <w:marLeft w:val="0"/>
      <w:marRight w:val="0"/>
      <w:marTop w:val="0"/>
      <w:marBottom w:val="0"/>
      <w:divBdr>
        <w:top w:val="none" w:sz="0" w:space="0" w:color="auto"/>
        <w:left w:val="none" w:sz="0" w:space="0" w:color="auto"/>
        <w:bottom w:val="none" w:sz="0" w:space="0" w:color="auto"/>
        <w:right w:val="none" w:sz="0" w:space="0" w:color="auto"/>
      </w:divBdr>
    </w:div>
    <w:div w:id="235557276">
      <w:bodyDiv w:val="1"/>
      <w:marLeft w:val="0"/>
      <w:marRight w:val="0"/>
      <w:marTop w:val="0"/>
      <w:marBottom w:val="0"/>
      <w:divBdr>
        <w:top w:val="none" w:sz="0" w:space="0" w:color="auto"/>
        <w:left w:val="none" w:sz="0" w:space="0" w:color="auto"/>
        <w:bottom w:val="none" w:sz="0" w:space="0" w:color="auto"/>
        <w:right w:val="none" w:sz="0" w:space="0" w:color="auto"/>
      </w:divBdr>
    </w:div>
    <w:div w:id="235745080">
      <w:bodyDiv w:val="1"/>
      <w:marLeft w:val="0"/>
      <w:marRight w:val="0"/>
      <w:marTop w:val="0"/>
      <w:marBottom w:val="0"/>
      <w:divBdr>
        <w:top w:val="none" w:sz="0" w:space="0" w:color="auto"/>
        <w:left w:val="none" w:sz="0" w:space="0" w:color="auto"/>
        <w:bottom w:val="none" w:sz="0" w:space="0" w:color="auto"/>
        <w:right w:val="none" w:sz="0" w:space="0" w:color="auto"/>
      </w:divBdr>
    </w:div>
    <w:div w:id="235822759">
      <w:bodyDiv w:val="1"/>
      <w:marLeft w:val="0"/>
      <w:marRight w:val="0"/>
      <w:marTop w:val="0"/>
      <w:marBottom w:val="0"/>
      <w:divBdr>
        <w:top w:val="none" w:sz="0" w:space="0" w:color="auto"/>
        <w:left w:val="none" w:sz="0" w:space="0" w:color="auto"/>
        <w:bottom w:val="none" w:sz="0" w:space="0" w:color="auto"/>
        <w:right w:val="none" w:sz="0" w:space="0" w:color="auto"/>
      </w:divBdr>
    </w:div>
    <w:div w:id="238441842">
      <w:bodyDiv w:val="1"/>
      <w:marLeft w:val="0"/>
      <w:marRight w:val="0"/>
      <w:marTop w:val="0"/>
      <w:marBottom w:val="0"/>
      <w:divBdr>
        <w:top w:val="none" w:sz="0" w:space="0" w:color="auto"/>
        <w:left w:val="none" w:sz="0" w:space="0" w:color="auto"/>
        <w:bottom w:val="none" w:sz="0" w:space="0" w:color="auto"/>
        <w:right w:val="none" w:sz="0" w:space="0" w:color="auto"/>
      </w:divBdr>
    </w:div>
    <w:div w:id="238447205">
      <w:bodyDiv w:val="1"/>
      <w:marLeft w:val="0"/>
      <w:marRight w:val="0"/>
      <w:marTop w:val="0"/>
      <w:marBottom w:val="0"/>
      <w:divBdr>
        <w:top w:val="none" w:sz="0" w:space="0" w:color="auto"/>
        <w:left w:val="none" w:sz="0" w:space="0" w:color="auto"/>
        <w:bottom w:val="none" w:sz="0" w:space="0" w:color="auto"/>
        <w:right w:val="none" w:sz="0" w:space="0" w:color="auto"/>
      </w:divBdr>
    </w:div>
    <w:div w:id="238566071">
      <w:bodyDiv w:val="1"/>
      <w:marLeft w:val="0"/>
      <w:marRight w:val="0"/>
      <w:marTop w:val="0"/>
      <w:marBottom w:val="0"/>
      <w:divBdr>
        <w:top w:val="none" w:sz="0" w:space="0" w:color="auto"/>
        <w:left w:val="none" w:sz="0" w:space="0" w:color="auto"/>
        <w:bottom w:val="none" w:sz="0" w:space="0" w:color="auto"/>
        <w:right w:val="none" w:sz="0" w:space="0" w:color="auto"/>
      </w:divBdr>
    </w:div>
    <w:div w:id="238639352">
      <w:bodyDiv w:val="1"/>
      <w:marLeft w:val="0"/>
      <w:marRight w:val="0"/>
      <w:marTop w:val="0"/>
      <w:marBottom w:val="0"/>
      <w:divBdr>
        <w:top w:val="none" w:sz="0" w:space="0" w:color="auto"/>
        <w:left w:val="none" w:sz="0" w:space="0" w:color="auto"/>
        <w:bottom w:val="none" w:sz="0" w:space="0" w:color="auto"/>
        <w:right w:val="none" w:sz="0" w:space="0" w:color="auto"/>
      </w:divBdr>
    </w:div>
    <w:div w:id="238639494">
      <w:bodyDiv w:val="1"/>
      <w:marLeft w:val="0"/>
      <w:marRight w:val="0"/>
      <w:marTop w:val="0"/>
      <w:marBottom w:val="0"/>
      <w:divBdr>
        <w:top w:val="none" w:sz="0" w:space="0" w:color="auto"/>
        <w:left w:val="none" w:sz="0" w:space="0" w:color="auto"/>
        <w:bottom w:val="none" w:sz="0" w:space="0" w:color="auto"/>
        <w:right w:val="none" w:sz="0" w:space="0" w:color="auto"/>
      </w:divBdr>
    </w:div>
    <w:div w:id="238757675">
      <w:bodyDiv w:val="1"/>
      <w:marLeft w:val="0"/>
      <w:marRight w:val="0"/>
      <w:marTop w:val="0"/>
      <w:marBottom w:val="0"/>
      <w:divBdr>
        <w:top w:val="none" w:sz="0" w:space="0" w:color="auto"/>
        <w:left w:val="none" w:sz="0" w:space="0" w:color="auto"/>
        <w:bottom w:val="none" w:sz="0" w:space="0" w:color="auto"/>
        <w:right w:val="none" w:sz="0" w:space="0" w:color="auto"/>
      </w:divBdr>
    </w:div>
    <w:div w:id="240023929">
      <w:bodyDiv w:val="1"/>
      <w:marLeft w:val="0"/>
      <w:marRight w:val="0"/>
      <w:marTop w:val="0"/>
      <w:marBottom w:val="0"/>
      <w:divBdr>
        <w:top w:val="none" w:sz="0" w:space="0" w:color="auto"/>
        <w:left w:val="none" w:sz="0" w:space="0" w:color="auto"/>
        <w:bottom w:val="none" w:sz="0" w:space="0" w:color="auto"/>
        <w:right w:val="none" w:sz="0" w:space="0" w:color="auto"/>
      </w:divBdr>
    </w:div>
    <w:div w:id="240337688">
      <w:bodyDiv w:val="1"/>
      <w:marLeft w:val="0"/>
      <w:marRight w:val="0"/>
      <w:marTop w:val="0"/>
      <w:marBottom w:val="0"/>
      <w:divBdr>
        <w:top w:val="none" w:sz="0" w:space="0" w:color="auto"/>
        <w:left w:val="none" w:sz="0" w:space="0" w:color="auto"/>
        <w:bottom w:val="none" w:sz="0" w:space="0" w:color="auto"/>
        <w:right w:val="none" w:sz="0" w:space="0" w:color="auto"/>
      </w:divBdr>
    </w:div>
    <w:div w:id="240410754">
      <w:bodyDiv w:val="1"/>
      <w:marLeft w:val="0"/>
      <w:marRight w:val="0"/>
      <w:marTop w:val="0"/>
      <w:marBottom w:val="0"/>
      <w:divBdr>
        <w:top w:val="none" w:sz="0" w:space="0" w:color="auto"/>
        <w:left w:val="none" w:sz="0" w:space="0" w:color="auto"/>
        <w:bottom w:val="none" w:sz="0" w:space="0" w:color="auto"/>
        <w:right w:val="none" w:sz="0" w:space="0" w:color="auto"/>
      </w:divBdr>
    </w:div>
    <w:div w:id="240800153">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0988438">
      <w:bodyDiv w:val="1"/>
      <w:marLeft w:val="0"/>
      <w:marRight w:val="0"/>
      <w:marTop w:val="0"/>
      <w:marBottom w:val="0"/>
      <w:divBdr>
        <w:top w:val="none" w:sz="0" w:space="0" w:color="auto"/>
        <w:left w:val="none" w:sz="0" w:space="0" w:color="auto"/>
        <w:bottom w:val="none" w:sz="0" w:space="0" w:color="auto"/>
        <w:right w:val="none" w:sz="0" w:space="0" w:color="auto"/>
      </w:divBdr>
    </w:div>
    <w:div w:id="241331188">
      <w:bodyDiv w:val="1"/>
      <w:marLeft w:val="0"/>
      <w:marRight w:val="0"/>
      <w:marTop w:val="0"/>
      <w:marBottom w:val="0"/>
      <w:divBdr>
        <w:top w:val="none" w:sz="0" w:space="0" w:color="auto"/>
        <w:left w:val="none" w:sz="0" w:space="0" w:color="auto"/>
        <w:bottom w:val="none" w:sz="0" w:space="0" w:color="auto"/>
        <w:right w:val="none" w:sz="0" w:space="0" w:color="auto"/>
      </w:divBdr>
    </w:div>
    <w:div w:id="241722702">
      <w:bodyDiv w:val="1"/>
      <w:marLeft w:val="0"/>
      <w:marRight w:val="0"/>
      <w:marTop w:val="0"/>
      <w:marBottom w:val="0"/>
      <w:divBdr>
        <w:top w:val="none" w:sz="0" w:space="0" w:color="auto"/>
        <w:left w:val="none" w:sz="0" w:space="0" w:color="auto"/>
        <w:bottom w:val="none" w:sz="0" w:space="0" w:color="auto"/>
        <w:right w:val="none" w:sz="0" w:space="0" w:color="auto"/>
      </w:divBdr>
    </w:div>
    <w:div w:id="242957186">
      <w:marLeft w:val="0"/>
      <w:marRight w:val="0"/>
      <w:marTop w:val="0"/>
      <w:marBottom w:val="0"/>
      <w:divBdr>
        <w:top w:val="none" w:sz="0" w:space="0" w:color="auto"/>
        <w:left w:val="none" w:sz="0" w:space="0" w:color="auto"/>
        <w:bottom w:val="none" w:sz="0" w:space="0" w:color="auto"/>
        <w:right w:val="none" w:sz="0" w:space="0" w:color="auto"/>
      </w:divBdr>
    </w:div>
    <w:div w:id="243035111">
      <w:bodyDiv w:val="1"/>
      <w:marLeft w:val="0"/>
      <w:marRight w:val="0"/>
      <w:marTop w:val="0"/>
      <w:marBottom w:val="0"/>
      <w:divBdr>
        <w:top w:val="none" w:sz="0" w:space="0" w:color="auto"/>
        <w:left w:val="none" w:sz="0" w:space="0" w:color="auto"/>
        <w:bottom w:val="none" w:sz="0" w:space="0" w:color="auto"/>
        <w:right w:val="none" w:sz="0" w:space="0" w:color="auto"/>
      </w:divBdr>
    </w:div>
    <w:div w:id="243073128">
      <w:bodyDiv w:val="1"/>
      <w:marLeft w:val="0"/>
      <w:marRight w:val="0"/>
      <w:marTop w:val="0"/>
      <w:marBottom w:val="0"/>
      <w:divBdr>
        <w:top w:val="none" w:sz="0" w:space="0" w:color="auto"/>
        <w:left w:val="none" w:sz="0" w:space="0" w:color="auto"/>
        <w:bottom w:val="none" w:sz="0" w:space="0" w:color="auto"/>
        <w:right w:val="none" w:sz="0" w:space="0" w:color="auto"/>
      </w:divBdr>
    </w:div>
    <w:div w:id="243224381">
      <w:bodyDiv w:val="1"/>
      <w:marLeft w:val="0"/>
      <w:marRight w:val="0"/>
      <w:marTop w:val="0"/>
      <w:marBottom w:val="0"/>
      <w:divBdr>
        <w:top w:val="none" w:sz="0" w:space="0" w:color="auto"/>
        <w:left w:val="none" w:sz="0" w:space="0" w:color="auto"/>
        <w:bottom w:val="none" w:sz="0" w:space="0" w:color="auto"/>
        <w:right w:val="none" w:sz="0" w:space="0" w:color="auto"/>
      </w:divBdr>
    </w:div>
    <w:div w:id="243496745">
      <w:bodyDiv w:val="1"/>
      <w:marLeft w:val="0"/>
      <w:marRight w:val="0"/>
      <w:marTop w:val="0"/>
      <w:marBottom w:val="0"/>
      <w:divBdr>
        <w:top w:val="none" w:sz="0" w:space="0" w:color="auto"/>
        <w:left w:val="none" w:sz="0" w:space="0" w:color="auto"/>
        <w:bottom w:val="none" w:sz="0" w:space="0" w:color="auto"/>
        <w:right w:val="none" w:sz="0" w:space="0" w:color="auto"/>
      </w:divBdr>
    </w:div>
    <w:div w:id="243808073">
      <w:bodyDiv w:val="1"/>
      <w:marLeft w:val="0"/>
      <w:marRight w:val="0"/>
      <w:marTop w:val="0"/>
      <w:marBottom w:val="0"/>
      <w:divBdr>
        <w:top w:val="none" w:sz="0" w:space="0" w:color="auto"/>
        <w:left w:val="none" w:sz="0" w:space="0" w:color="auto"/>
        <w:bottom w:val="none" w:sz="0" w:space="0" w:color="auto"/>
        <w:right w:val="none" w:sz="0" w:space="0" w:color="auto"/>
      </w:divBdr>
    </w:div>
    <w:div w:id="244455479">
      <w:bodyDiv w:val="1"/>
      <w:marLeft w:val="0"/>
      <w:marRight w:val="0"/>
      <w:marTop w:val="0"/>
      <w:marBottom w:val="0"/>
      <w:divBdr>
        <w:top w:val="none" w:sz="0" w:space="0" w:color="auto"/>
        <w:left w:val="none" w:sz="0" w:space="0" w:color="auto"/>
        <w:bottom w:val="none" w:sz="0" w:space="0" w:color="auto"/>
        <w:right w:val="none" w:sz="0" w:space="0" w:color="auto"/>
      </w:divBdr>
    </w:div>
    <w:div w:id="244609984">
      <w:marLeft w:val="480"/>
      <w:marRight w:val="0"/>
      <w:marTop w:val="0"/>
      <w:marBottom w:val="0"/>
      <w:divBdr>
        <w:top w:val="none" w:sz="0" w:space="0" w:color="auto"/>
        <w:left w:val="none" w:sz="0" w:space="0" w:color="auto"/>
        <w:bottom w:val="none" w:sz="0" w:space="0" w:color="auto"/>
        <w:right w:val="none" w:sz="0" w:space="0" w:color="auto"/>
      </w:divBdr>
    </w:div>
    <w:div w:id="244648389">
      <w:bodyDiv w:val="1"/>
      <w:marLeft w:val="0"/>
      <w:marRight w:val="0"/>
      <w:marTop w:val="0"/>
      <w:marBottom w:val="0"/>
      <w:divBdr>
        <w:top w:val="none" w:sz="0" w:space="0" w:color="auto"/>
        <w:left w:val="none" w:sz="0" w:space="0" w:color="auto"/>
        <w:bottom w:val="none" w:sz="0" w:space="0" w:color="auto"/>
        <w:right w:val="none" w:sz="0" w:space="0" w:color="auto"/>
      </w:divBdr>
    </w:div>
    <w:div w:id="244874644">
      <w:bodyDiv w:val="1"/>
      <w:marLeft w:val="0"/>
      <w:marRight w:val="0"/>
      <w:marTop w:val="0"/>
      <w:marBottom w:val="0"/>
      <w:divBdr>
        <w:top w:val="none" w:sz="0" w:space="0" w:color="auto"/>
        <w:left w:val="none" w:sz="0" w:space="0" w:color="auto"/>
        <w:bottom w:val="none" w:sz="0" w:space="0" w:color="auto"/>
        <w:right w:val="none" w:sz="0" w:space="0" w:color="auto"/>
      </w:divBdr>
    </w:div>
    <w:div w:id="245043754">
      <w:bodyDiv w:val="1"/>
      <w:marLeft w:val="0"/>
      <w:marRight w:val="0"/>
      <w:marTop w:val="0"/>
      <w:marBottom w:val="0"/>
      <w:divBdr>
        <w:top w:val="none" w:sz="0" w:space="0" w:color="auto"/>
        <w:left w:val="none" w:sz="0" w:space="0" w:color="auto"/>
        <w:bottom w:val="none" w:sz="0" w:space="0" w:color="auto"/>
        <w:right w:val="none" w:sz="0" w:space="0" w:color="auto"/>
      </w:divBdr>
    </w:div>
    <w:div w:id="245503483">
      <w:bodyDiv w:val="1"/>
      <w:marLeft w:val="0"/>
      <w:marRight w:val="0"/>
      <w:marTop w:val="0"/>
      <w:marBottom w:val="0"/>
      <w:divBdr>
        <w:top w:val="none" w:sz="0" w:space="0" w:color="auto"/>
        <w:left w:val="none" w:sz="0" w:space="0" w:color="auto"/>
        <w:bottom w:val="none" w:sz="0" w:space="0" w:color="auto"/>
        <w:right w:val="none" w:sz="0" w:space="0" w:color="auto"/>
      </w:divBdr>
    </w:div>
    <w:div w:id="246960985">
      <w:bodyDiv w:val="1"/>
      <w:marLeft w:val="0"/>
      <w:marRight w:val="0"/>
      <w:marTop w:val="0"/>
      <w:marBottom w:val="0"/>
      <w:divBdr>
        <w:top w:val="none" w:sz="0" w:space="0" w:color="auto"/>
        <w:left w:val="none" w:sz="0" w:space="0" w:color="auto"/>
        <w:bottom w:val="none" w:sz="0" w:space="0" w:color="auto"/>
        <w:right w:val="none" w:sz="0" w:space="0" w:color="auto"/>
      </w:divBdr>
    </w:div>
    <w:div w:id="248587543">
      <w:bodyDiv w:val="1"/>
      <w:marLeft w:val="0"/>
      <w:marRight w:val="0"/>
      <w:marTop w:val="0"/>
      <w:marBottom w:val="0"/>
      <w:divBdr>
        <w:top w:val="none" w:sz="0" w:space="0" w:color="auto"/>
        <w:left w:val="none" w:sz="0" w:space="0" w:color="auto"/>
        <w:bottom w:val="none" w:sz="0" w:space="0" w:color="auto"/>
        <w:right w:val="none" w:sz="0" w:space="0" w:color="auto"/>
      </w:divBdr>
    </w:div>
    <w:div w:id="250546411">
      <w:bodyDiv w:val="1"/>
      <w:marLeft w:val="0"/>
      <w:marRight w:val="0"/>
      <w:marTop w:val="0"/>
      <w:marBottom w:val="0"/>
      <w:divBdr>
        <w:top w:val="none" w:sz="0" w:space="0" w:color="auto"/>
        <w:left w:val="none" w:sz="0" w:space="0" w:color="auto"/>
        <w:bottom w:val="none" w:sz="0" w:space="0" w:color="auto"/>
        <w:right w:val="none" w:sz="0" w:space="0" w:color="auto"/>
      </w:divBdr>
    </w:div>
    <w:div w:id="250747031">
      <w:bodyDiv w:val="1"/>
      <w:marLeft w:val="0"/>
      <w:marRight w:val="0"/>
      <w:marTop w:val="0"/>
      <w:marBottom w:val="0"/>
      <w:divBdr>
        <w:top w:val="none" w:sz="0" w:space="0" w:color="auto"/>
        <w:left w:val="none" w:sz="0" w:space="0" w:color="auto"/>
        <w:bottom w:val="none" w:sz="0" w:space="0" w:color="auto"/>
        <w:right w:val="none" w:sz="0" w:space="0" w:color="auto"/>
      </w:divBdr>
    </w:div>
    <w:div w:id="251554223">
      <w:bodyDiv w:val="1"/>
      <w:marLeft w:val="0"/>
      <w:marRight w:val="0"/>
      <w:marTop w:val="0"/>
      <w:marBottom w:val="0"/>
      <w:divBdr>
        <w:top w:val="none" w:sz="0" w:space="0" w:color="auto"/>
        <w:left w:val="none" w:sz="0" w:space="0" w:color="auto"/>
        <w:bottom w:val="none" w:sz="0" w:space="0" w:color="auto"/>
        <w:right w:val="none" w:sz="0" w:space="0" w:color="auto"/>
      </w:divBdr>
    </w:div>
    <w:div w:id="251817643">
      <w:marLeft w:val="0"/>
      <w:marRight w:val="0"/>
      <w:marTop w:val="0"/>
      <w:marBottom w:val="0"/>
      <w:divBdr>
        <w:top w:val="none" w:sz="0" w:space="0" w:color="auto"/>
        <w:left w:val="none" w:sz="0" w:space="0" w:color="auto"/>
        <w:bottom w:val="none" w:sz="0" w:space="0" w:color="auto"/>
        <w:right w:val="none" w:sz="0" w:space="0" w:color="auto"/>
      </w:divBdr>
    </w:div>
    <w:div w:id="254167533">
      <w:bodyDiv w:val="1"/>
      <w:marLeft w:val="0"/>
      <w:marRight w:val="0"/>
      <w:marTop w:val="0"/>
      <w:marBottom w:val="0"/>
      <w:divBdr>
        <w:top w:val="none" w:sz="0" w:space="0" w:color="auto"/>
        <w:left w:val="none" w:sz="0" w:space="0" w:color="auto"/>
        <w:bottom w:val="none" w:sz="0" w:space="0" w:color="auto"/>
        <w:right w:val="none" w:sz="0" w:space="0" w:color="auto"/>
      </w:divBdr>
    </w:div>
    <w:div w:id="254167881">
      <w:marLeft w:val="480"/>
      <w:marRight w:val="0"/>
      <w:marTop w:val="0"/>
      <w:marBottom w:val="0"/>
      <w:divBdr>
        <w:top w:val="none" w:sz="0" w:space="0" w:color="auto"/>
        <w:left w:val="none" w:sz="0" w:space="0" w:color="auto"/>
        <w:bottom w:val="none" w:sz="0" w:space="0" w:color="auto"/>
        <w:right w:val="none" w:sz="0" w:space="0" w:color="auto"/>
      </w:divBdr>
    </w:div>
    <w:div w:id="254825243">
      <w:bodyDiv w:val="1"/>
      <w:marLeft w:val="0"/>
      <w:marRight w:val="0"/>
      <w:marTop w:val="0"/>
      <w:marBottom w:val="0"/>
      <w:divBdr>
        <w:top w:val="none" w:sz="0" w:space="0" w:color="auto"/>
        <w:left w:val="none" w:sz="0" w:space="0" w:color="auto"/>
        <w:bottom w:val="none" w:sz="0" w:space="0" w:color="auto"/>
        <w:right w:val="none" w:sz="0" w:space="0" w:color="auto"/>
      </w:divBdr>
    </w:div>
    <w:div w:id="254826691">
      <w:bodyDiv w:val="1"/>
      <w:marLeft w:val="0"/>
      <w:marRight w:val="0"/>
      <w:marTop w:val="0"/>
      <w:marBottom w:val="0"/>
      <w:divBdr>
        <w:top w:val="none" w:sz="0" w:space="0" w:color="auto"/>
        <w:left w:val="none" w:sz="0" w:space="0" w:color="auto"/>
        <w:bottom w:val="none" w:sz="0" w:space="0" w:color="auto"/>
        <w:right w:val="none" w:sz="0" w:space="0" w:color="auto"/>
      </w:divBdr>
    </w:div>
    <w:div w:id="255286942">
      <w:bodyDiv w:val="1"/>
      <w:marLeft w:val="0"/>
      <w:marRight w:val="0"/>
      <w:marTop w:val="0"/>
      <w:marBottom w:val="0"/>
      <w:divBdr>
        <w:top w:val="none" w:sz="0" w:space="0" w:color="auto"/>
        <w:left w:val="none" w:sz="0" w:space="0" w:color="auto"/>
        <w:bottom w:val="none" w:sz="0" w:space="0" w:color="auto"/>
        <w:right w:val="none" w:sz="0" w:space="0" w:color="auto"/>
      </w:divBdr>
    </w:div>
    <w:div w:id="255670767">
      <w:bodyDiv w:val="1"/>
      <w:marLeft w:val="0"/>
      <w:marRight w:val="0"/>
      <w:marTop w:val="0"/>
      <w:marBottom w:val="0"/>
      <w:divBdr>
        <w:top w:val="none" w:sz="0" w:space="0" w:color="auto"/>
        <w:left w:val="none" w:sz="0" w:space="0" w:color="auto"/>
        <w:bottom w:val="none" w:sz="0" w:space="0" w:color="auto"/>
        <w:right w:val="none" w:sz="0" w:space="0" w:color="auto"/>
      </w:divBdr>
    </w:div>
    <w:div w:id="255870134">
      <w:bodyDiv w:val="1"/>
      <w:marLeft w:val="0"/>
      <w:marRight w:val="0"/>
      <w:marTop w:val="0"/>
      <w:marBottom w:val="0"/>
      <w:divBdr>
        <w:top w:val="none" w:sz="0" w:space="0" w:color="auto"/>
        <w:left w:val="none" w:sz="0" w:space="0" w:color="auto"/>
        <w:bottom w:val="none" w:sz="0" w:space="0" w:color="auto"/>
        <w:right w:val="none" w:sz="0" w:space="0" w:color="auto"/>
      </w:divBdr>
    </w:div>
    <w:div w:id="256139062">
      <w:bodyDiv w:val="1"/>
      <w:marLeft w:val="0"/>
      <w:marRight w:val="0"/>
      <w:marTop w:val="0"/>
      <w:marBottom w:val="0"/>
      <w:divBdr>
        <w:top w:val="none" w:sz="0" w:space="0" w:color="auto"/>
        <w:left w:val="none" w:sz="0" w:space="0" w:color="auto"/>
        <w:bottom w:val="none" w:sz="0" w:space="0" w:color="auto"/>
        <w:right w:val="none" w:sz="0" w:space="0" w:color="auto"/>
      </w:divBdr>
    </w:div>
    <w:div w:id="256210272">
      <w:bodyDiv w:val="1"/>
      <w:marLeft w:val="0"/>
      <w:marRight w:val="0"/>
      <w:marTop w:val="0"/>
      <w:marBottom w:val="0"/>
      <w:divBdr>
        <w:top w:val="none" w:sz="0" w:space="0" w:color="auto"/>
        <w:left w:val="none" w:sz="0" w:space="0" w:color="auto"/>
        <w:bottom w:val="none" w:sz="0" w:space="0" w:color="auto"/>
        <w:right w:val="none" w:sz="0" w:space="0" w:color="auto"/>
      </w:divBdr>
    </w:div>
    <w:div w:id="257371572">
      <w:bodyDiv w:val="1"/>
      <w:marLeft w:val="0"/>
      <w:marRight w:val="0"/>
      <w:marTop w:val="0"/>
      <w:marBottom w:val="0"/>
      <w:divBdr>
        <w:top w:val="none" w:sz="0" w:space="0" w:color="auto"/>
        <w:left w:val="none" w:sz="0" w:space="0" w:color="auto"/>
        <w:bottom w:val="none" w:sz="0" w:space="0" w:color="auto"/>
        <w:right w:val="none" w:sz="0" w:space="0" w:color="auto"/>
      </w:divBdr>
    </w:div>
    <w:div w:id="258416446">
      <w:bodyDiv w:val="1"/>
      <w:marLeft w:val="0"/>
      <w:marRight w:val="0"/>
      <w:marTop w:val="0"/>
      <w:marBottom w:val="0"/>
      <w:divBdr>
        <w:top w:val="none" w:sz="0" w:space="0" w:color="auto"/>
        <w:left w:val="none" w:sz="0" w:space="0" w:color="auto"/>
        <w:bottom w:val="none" w:sz="0" w:space="0" w:color="auto"/>
        <w:right w:val="none" w:sz="0" w:space="0" w:color="auto"/>
      </w:divBdr>
    </w:div>
    <w:div w:id="259066975">
      <w:bodyDiv w:val="1"/>
      <w:marLeft w:val="0"/>
      <w:marRight w:val="0"/>
      <w:marTop w:val="0"/>
      <w:marBottom w:val="0"/>
      <w:divBdr>
        <w:top w:val="none" w:sz="0" w:space="0" w:color="auto"/>
        <w:left w:val="none" w:sz="0" w:space="0" w:color="auto"/>
        <w:bottom w:val="none" w:sz="0" w:space="0" w:color="auto"/>
        <w:right w:val="none" w:sz="0" w:space="0" w:color="auto"/>
      </w:divBdr>
    </w:div>
    <w:div w:id="260840676">
      <w:bodyDiv w:val="1"/>
      <w:marLeft w:val="0"/>
      <w:marRight w:val="0"/>
      <w:marTop w:val="0"/>
      <w:marBottom w:val="0"/>
      <w:divBdr>
        <w:top w:val="none" w:sz="0" w:space="0" w:color="auto"/>
        <w:left w:val="none" w:sz="0" w:space="0" w:color="auto"/>
        <w:bottom w:val="none" w:sz="0" w:space="0" w:color="auto"/>
        <w:right w:val="none" w:sz="0" w:space="0" w:color="auto"/>
      </w:divBdr>
    </w:div>
    <w:div w:id="262302144">
      <w:bodyDiv w:val="1"/>
      <w:marLeft w:val="0"/>
      <w:marRight w:val="0"/>
      <w:marTop w:val="0"/>
      <w:marBottom w:val="0"/>
      <w:divBdr>
        <w:top w:val="none" w:sz="0" w:space="0" w:color="auto"/>
        <w:left w:val="none" w:sz="0" w:space="0" w:color="auto"/>
        <w:bottom w:val="none" w:sz="0" w:space="0" w:color="auto"/>
        <w:right w:val="none" w:sz="0" w:space="0" w:color="auto"/>
      </w:divBdr>
    </w:div>
    <w:div w:id="262736812">
      <w:bodyDiv w:val="1"/>
      <w:marLeft w:val="0"/>
      <w:marRight w:val="0"/>
      <w:marTop w:val="0"/>
      <w:marBottom w:val="0"/>
      <w:divBdr>
        <w:top w:val="none" w:sz="0" w:space="0" w:color="auto"/>
        <w:left w:val="none" w:sz="0" w:space="0" w:color="auto"/>
        <w:bottom w:val="none" w:sz="0" w:space="0" w:color="auto"/>
        <w:right w:val="none" w:sz="0" w:space="0" w:color="auto"/>
      </w:divBdr>
    </w:div>
    <w:div w:id="262954341">
      <w:bodyDiv w:val="1"/>
      <w:marLeft w:val="0"/>
      <w:marRight w:val="0"/>
      <w:marTop w:val="0"/>
      <w:marBottom w:val="0"/>
      <w:divBdr>
        <w:top w:val="none" w:sz="0" w:space="0" w:color="auto"/>
        <w:left w:val="none" w:sz="0" w:space="0" w:color="auto"/>
        <w:bottom w:val="none" w:sz="0" w:space="0" w:color="auto"/>
        <w:right w:val="none" w:sz="0" w:space="0" w:color="auto"/>
      </w:divBdr>
    </w:div>
    <w:div w:id="263269904">
      <w:bodyDiv w:val="1"/>
      <w:marLeft w:val="0"/>
      <w:marRight w:val="0"/>
      <w:marTop w:val="0"/>
      <w:marBottom w:val="0"/>
      <w:divBdr>
        <w:top w:val="none" w:sz="0" w:space="0" w:color="auto"/>
        <w:left w:val="none" w:sz="0" w:space="0" w:color="auto"/>
        <w:bottom w:val="none" w:sz="0" w:space="0" w:color="auto"/>
        <w:right w:val="none" w:sz="0" w:space="0" w:color="auto"/>
      </w:divBdr>
    </w:div>
    <w:div w:id="263537966">
      <w:bodyDiv w:val="1"/>
      <w:marLeft w:val="0"/>
      <w:marRight w:val="0"/>
      <w:marTop w:val="0"/>
      <w:marBottom w:val="0"/>
      <w:divBdr>
        <w:top w:val="none" w:sz="0" w:space="0" w:color="auto"/>
        <w:left w:val="none" w:sz="0" w:space="0" w:color="auto"/>
        <w:bottom w:val="none" w:sz="0" w:space="0" w:color="auto"/>
        <w:right w:val="none" w:sz="0" w:space="0" w:color="auto"/>
      </w:divBdr>
    </w:div>
    <w:div w:id="264267951">
      <w:marLeft w:val="480"/>
      <w:marRight w:val="0"/>
      <w:marTop w:val="0"/>
      <w:marBottom w:val="0"/>
      <w:divBdr>
        <w:top w:val="none" w:sz="0" w:space="0" w:color="auto"/>
        <w:left w:val="none" w:sz="0" w:space="0" w:color="auto"/>
        <w:bottom w:val="none" w:sz="0" w:space="0" w:color="auto"/>
        <w:right w:val="none" w:sz="0" w:space="0" w:color="auto"/>
      </w:divBdr>
    </w:div>
    <w:div w:id="264507476">
      <w:bodyDiv w:val="1"/>
      <w:marLeft w:val="0"/>
      <w:marRight w:val="0"/>
      <w:marTop w:val="0"/>
      <w:marBottom w:val="0"/>
      <w:divBdr>
        <w:top w:val="none" w:sz="0" w:space="0" w:color="auto"/>
        <w:left w:val="none" w:sz="0" w:space="0" w:color="auto"/>
        <w:bottom w:val="none" w:sz="0" w:space="0" w:color="auto"/>
        <w:right w:val="none" w:sz="0" w:space="0" w:color="auto"/>
      </w:divBdr>
    </w:div>
    <w:div w:id="265506064">
      <w:bodyDiv w:val="1"/>
      <w:marLeft w:val="0"/>
      <w:marRight w:val="0"/>
      <w:marTop w:val="0"/>
      <w:marBottom w:val="0"/>
      <w:divBdr>
        <w:top w:val="none" w:sz="0" w:space="0" w:color="auto"/>
        <w:left w:val="none" w:sz="0" w:space="0" w:color="auto"/>
        <w:bottom w:val="none" w:sz="0" w:space="0" w:color="auto"/>
        <w:right w:val="none" w:sz="0" w:space="0" w:color="auto"/>
      </w:divBdr>
    </w:div>
    <w:div w:id="265622605">
      <w:bodyDiv w:val="1"/>
      <w:marLeft w:val="0"/>
      <w:marRight w:val="0"/>
      <w:marTop w:val="0"/>
      <w:marBottom w:val="0"/>
      <w:divBdr>
        <w:top w:val="none" w:sz="0" w:space="0" w:color="auto"/>
        <w:left w:val="none" w:sz="0" w:space="0" w:color="auto"/>
        <w:bottom w:val="none" w:sz="0" w:space="0" w:color="auto"/>
        <w:right w:val="none" w:sz="0" w:space="0" w:color="auto"/>
      </w:divBdr>
    </w:div>
    <w:div w:id="266279617">
      <w:bodyDiv w:val="1"/>
      <w:marLeft w:val="0"/>
      <w:marRight w:val="0"/>
      <w:marTop w:val="0"/>
      <w:marBottom w:val="0"/>
      <w:divBdr>
        <w:top w:val="none" w:sz="0" w:space="0" w:color="auto"/>
        <w:left w:val="none" w:sz="0" w:space="0" w:color="auto"/>
        <w:bottom w:val="none" w:sz="0" w:space="0" w:color="auto"/>
        <w:right w:val="none" w:sz="0" w:space="0" w:color="auto"/>
      </w:divBdr>
    </w:div>
    <w:div w:id="267004880">
      <w:bodyDiv w:val="1"/>
      <w:marLeft w:val="0"/>
      <w:marRight w:val="0"/>
      <w:marTop w:val="0"/>
      <w:marBottom w:val="0"/>
      <w:divBdr>
        <w:top w:val="none" w:sz="0" w:space="0" w:color="auto"/>
        <w:left w:val="none" w:sz="0" w:space="0" w:color="auto"/>
        <w:bottom w:val="none" w:sz="0" w:space="0" w:color="auto"/>
        <w:right w:val="none" w:sz="0" w:space="0" w:color="auto"/>
      </w:divBdr>
    </w:div>
    <w:div w:id="267351479">
      <w:bodyDiv w:val="1"/>
      <w:marLeft w:val="0"/>
      <w:marRight w:val="0"/>
      <w:marTop w:val="0"/>
      <w:marBottom w:val="0"/>
      <w:divBdr>
        <w:top w:val="none" w:sz="0" w:space="0" w:color="auto"/>
        <w:left w:val="none" w:sz="0" w:space="0" w:color="auto"/>
        <w:bottom w:val="none" w:sz="0" w:space="0" w:color="auto"/>
        <w:right w:val="none" w:sz="0" w:space="0" w:color="auto"/>
      </w:divBdr>
    </w:div>
    <w:div w:id="267466201">
      <w:bodyDiv w:val="1"/>
      <w:marLeft w:val="0"/>
      <w:marRight w:val="0"/>
      <w:marTop w:val="0"/>
      <w:marBottom w:val="0"/>
      <w:divBdr>
        <w:top w:val="none" w:sz="0" w:space="0" w:color="auto"/>
        <w:left w:val="none" w:sz="0" w:space="0" w:color="auto"/>
        <w:bottom w:val="none" w:sz="0" w:space="0" w:color="auto"/>
        <w:right w:val="none" w:sz="0" w:space="0" w:color="auto"/>
      </w:divBdr>
    </w:div>
    <w:div w:id="267591676">
      <w:bodyDiv w:val="1"/>
      <w:marLeft w:val="0"/>
      <w:marRight w:val="0"/>
      <w:marTop w:val="0"/>
      <w:marBottom w:val="0"/>
      <w:divBdr>
        <w:top w:val="none" w:sz="0" w:space="0" w:color="auto"/>
        <w:left w:val="none" w:sz="0" w:space="0" w:color="auto"/>
        <w:bottom w:val="none" w:sz="0" w:space="0" w:color="auto"/>
        <w:right w:val="none" w:sz="0" w:space="0" w:color="auto"/>
      </w:divBdr>
    </w:div>
    <w:div w:id="269164022">
      <w:bodyDiv w:val="1"/>
      <w:marLeft w:val="0"/>
      <w:marRight w:val="0"/>
      <w:marTop w:val="0"/>
      <w:marBottom w:val="0"/>
      <w:divBdr>
        <w:top w:val="none" w:sz="0" w:space="0" w:color="auto"/>
        <w:left w:val="none" w:sz="0" w:space="0" w:color="auto"/>
        <w:bottom w:val="none" w:sz="0" w:space="0" w:color="auto"/>
        <w:right w:val="none" w:sz="0" w:space="0" w:color="auto"/>
      </w:divBdr>
    </w:div>
    <w:div w:id="270207689">
      <w:bodyDiv w:val="1"/>
      <w:marLeft w:val="0"/>
      <w:marRight w:val="0"/>
      <w:marTop w:val="0"/>
      <w:marBottom w:val="0"/>
      <w:divBdr>
        <w:top w:val="none" w:sz="0" w:space="0" w:color="auto"/>
        <w:left w:val="none" w:sz="0" w:space="0" w:color="auto"/>
        <w:bottom w:val="none" w:sz="0" w:space="0" w:color="auto"/>
        <w:right w:val="none" w:sz="0" w:space="0" w:color="auto"/>
      </w:divBdr>
    </w:div>
    <w:div w:id="271134439">
      <w:bodyDiv w:val="1"/>
      <w:marLeft w:val="0"/>
      <w:marRight w:val="0"/>
      <w:marTop w:val="0"/>
      <w:marBottom w:val="0"/>
      <w:divBdr>
        <w:top w:val="none" w:sz="0" w:space="0" w:color="auto"/>
        <w:left w:val="none" w:sz="0" w:space="0" w:color="auto"/>
        <w:bottom w:val="none" w:sz="0" w:space="0" w:color="auto"/>
        <w:right w:val="none" w:sz="0" w:space="0" w:color="auto"/>
      </w:divBdr>
    </w:div>
    <w:div w:id="271279610">
      <w:bodyDiv w:val="1"/>
      <w:marLeft w:val="0"/>
      <w:marRight w:val="0"/>
      <w:marTop w:val="0"/>
      <w:marBottom w:val="0"/>
      <w:divBdr>
        <w:top w:val="none" w:sz="0" w:space="0" w:color="auto"/>
        <w:left w:val="none" w:sz="0" w:space="0" w:color="auto"/>
        <w:bottom w:val="none" w:sz="0" w:space="0" w:color="auto"/>
        <w:right w:val="none" w:sz="0" w:space="0" w:color="auto"/>
      </w:divBdr>
    </w:div>
    <w:div w:id="272708430">
      <w:bodyDiv w:val="1"/>
      <w:marLeft w:val="0"/>
      <w:marRight w:val="0"/>
      <w:marTop w:val="0"/>
      <w:marBottom w:val="0"/>
      <w:divBdr>
        <w:top w:val="none" w:sz="0" w:space="0" w:color="auto"/>
        <w:left w:val="none" w:sz="0" w:space="0" w:color="auto"/>
        <w:bottom w:val="none" w:sz="0" w:space="0" w:color="auto"/>
        <w:right w:val="none" w:sz="0" w:space="0" w:color="auto"/>
      </w:divBdr>
    </w:div>
    <w:div w:id="272710975">
      <w:bodyDiv w:val="1"/>
      <w:marLeft w:val="0"/>
      <w:marRight w:val="0"/>
      <w:marTop w:val="0"/>
      <w:marBottom w:val="0"/>
      <w:divBdr>
        <w:top w:val="none" w:sz="0" w:space="0" w:color="auto"/>
        <w:left w:val="none" w:sz="0" w:space="0" w:color="auto"/>
        <w:bottom w:val="none" w:sz="0" w:space="0" w:color="auto"/>
        <w:right w:val="none" w:sz="0" w:space="0" w:color="auto"/>
      </w:divBdr>
    </w:div>
    <w:div w:id="273053866">
      <w:bodyDiv w:val="1"/>
      <w:marLeft w:val="0"/>
      <w:marRight w:val="0"/>
      <w:marTop w:val="0"/>
      <w:marBottom w:val="0"/>
      <w:divBdr>
        <w:top w:val="none" w:sz="0" w:space="0" w:color="auto"/>
        <w:left w:val="none" w:sz="0" w:space="0" w:color="auto"/>
        <w:bottom w:val="none" w:sz="0" w:space="0" w:color="auto"/>
        <w:right w:val="none" w:sz="0" w:space="0" w:color="auto"/>
      </w:divBdr>
    </w:div>
    <w:div w:id="273444518">
      <w:bodyDiv w:val="1"/>
      <w:marLeft w:val="0"/>
      <w:marRight w:val="0"/>
      <w:marTop w:val="0"/>
      <w:marBottom w:val="0"/>
      <w:divBdr>
        <w:top w:val="none" w:sz="0" w:space="0" w:color="auto"/>
        <w:left w:val="none" w:sz="0" w:space="0" w:color="auto"/>
        <w:bottom w:val="none" w:sz="0" w:space="0" w:color="auto"/>
        <w:right w:val="none" w:sz="0" w:space="0" w:color="auto"/>
      </w:divBdr>
    </w:div>
    <w:div w:id="274600260">
      <w:bodyDiv w:val="1"/>
      <w:marLeft w:val="0"/>
      <w:marRight w:val="0"/>
      <w:marTop w:val="0"/>
      <w:marBottom w:val="0"/>
      <w:divBdr>
        <w:top w:val="none" w:sz="0" w:space="0" w:color="auto"/>
        <w:left w:val="none" w:sz="0" w:space="0" w:color="auto"/>
        <w:bottom w:val="none" w:sz="0" w:space="0" w:color="auto"/>
        <w:right w:val="none" w:sz="0" w:space="0" w:color="auto"/>
      </w:divBdr>
    </w:div>
    <w:div w:id="275063494">
      <w:bodyDiv w:val="1"/>
      <w:marLeft w:val="0"/>
      <w:marRight w:val="0"/>
      <w:marTop w:val="0"/>
      <w:marBottom w:val="0"/>
      <w:divBdr>
        <w:top w:val="none" w:sz="0" w:space="0" w:color="auto"/>
        <w:left w:val="none" w:sz="0" w:space="0" w:color="auto"/>
        <w:bottom w:val="none" w:sz="0" w:space="0" w:color="auto"/>
        <w:right w:val="none" w:sz="0" w:space="0" w:color="auto"/>
      </w:divBdr>
    </w:div>
    <w:div w:id="275986245">
      <w:bodyDiv w:val="1"/>
      <w:marLeft w:val="0"/>
      <w:marRight w:val="0"/>
      <w:marTop w:val="0"/>
      <w:marBottom w:val="0"/>
      <w:divBdr>
        <w:top w:val="none" w:sz="0" w:space="0" w:color="auto"/>
        <w:left w:val="none" w:sz="0" w:space="0" w:color="auto"/>
        <w:bottom w:val="none" w:sz="0" w:space="0" w:color="auto"/>
        <w:right w:val="none" w:sz="0" w:space="0" w:color="auto"/>
      </w:divBdr>
    </w:div>
    <w:div w:id="275987377">
      <w:bodyDiv w:val="1"/>
      <w:marLeft w:val="0"/>
      <w:marRight w:val="0"/>
      <w:marTop w:val="0"/>
      <w:marBottom w:val="0"/>
      <w:divBdr>
        <w:top w:val="none" w:sz="0" w:space="0" w:color="auto"/>
        <w:left w:val="none" w:sz="0" w:space="0" w:color="auto"/>
        <w:bottom w:val="none" w:sz="0" w:space="0" w:color="auto"/>
        <w:right w:val="none" w:sz="0" w:space="0" w:color="auto"/>
      </w:divBdr>
    </w:div>
    <w:div w:id="276453817">
      <w:bodyDiv w:val="1"/>
      <w:marLeft w:val="0"/>
      <w:marRight w:val="0"/>
      <w:marTop w:val="0"/>
      <w:marBottom w:val="0"/>
      <w:divBdr>
        <w:top w:val="none" w:sz="0" w:space="0" w:color="auto"/>
        <w:left w:val="none" w:sz="0" w:space="0" w:color="auto"/>
        <w:bottom w:val="none" w:sz="0" w:space="0" w:color="auto"/>
        <w:right w:val="none" w:sz="0" w:space="0" w:color="auto"/>
      </w:divBdr>
    </w:div>
    <w:div w:id="276955843">
      <w:bodyDiv w:val="1"/>
      <w:marLeft w:val="0"/>
      <w:marRight w:val="0"/>
      <w:marTop w:val="0"/>
      <w:marBottom w:val="0"/>
      <w:divBdr>
        <w:top w:val="none" w:sz="0" w:space="0" w:color="auto"/>
        <w:left w:val="none" w:sz="0" w:space="0" w:color="auto"/>
        <w:bottom w:val="none" w:sz="0" w:space="0" w:color="auto"/>
        <w:right w:val="none" w:sz="0" w:space="0" w:color="auto"/>
      </w:divBdr>
    </w:div>
    <w:div w:id="277293860">
      <w:bodyDiv w:val="1"/>
      <w:marLeft w:val="0"/>
      <w:marRight w:val="0"/>
      <w:marTop w:val="0"/>
      <w:marBottom w:val="0"/>
      <w:divBdr>
        <w:top w:val="none" w:sz="0" w:space="0" w:color="auto"/>
        <w:left w:val="none" w:sz="0" w:space="0" w:color="auto"/>
        <w:bottom w:val="none" w:sz="0" w:space="0" w:color="auto"/>
        <w:right w:val="none" w:sz="0" w:space="0" w:color="auto"/>
      </w:divBdr>
    </w:div>
    <w:div w:id="277610535">
      <w:bodyDiv w:val="1"/>
      <w:marLeft w:val="0"/>
      <w:marRight w:val="0"/>
      <w:marTop w:val="0"/>
      <w:marBottom w:val="0"/>
      <w:divBdr>
        <w:top w:val="none" w:sz="0" w:space="0" w:color="auto"/>
        <w:left w:val="none" w:sz="0" w:space="0" w:color="auto"/>
        <w:bottom w:val="none" w:sz="0" w:space="0" w:color="auto"/>
        <w:right w:val="none" w:sz="0" w:space="0" w:color="auto"/>
      </w:divBdr>
    </w:div>
    <w:div w:id="279072729">
      <w:bodyDiv w:val="1"/>
      <w:marLeft w:val="0"/>
      <w:marRight w:val="0"/>
      <w:marTop w:val="0"/>
      <w:marBottom w:val="0"/>
      <w:divBdr>
        <w:top w:val="none" w:sz="0" w:space="0" w:color="auto"/>
        <w:left w:val="none" w:sz="0" w:space="0" w:color="auto"/>
        <w:bottom w:val="none" w:sz="0" w:space="0" w:color="auto"/>
        <w:right w:val="none" w:sz="0" w:space="0" w:color="auto"/>
      </w:divBdr>
    </w:div>
    <w:div w:id="280039494">
      <w:bodyDiv w:val="1"/>
      <w:marLeft w:val="0"/>
      <w:marRight w:val="0"/>
      <w:marTop w:val="0"/>
      <w:marBottom w:val="0"/>
      <w:divBdr>
        <w:top w:val="none" w:sz="0" w:space="0" w:color="auto"/>
        <w:left w:val="none" w:sz="0" w:space="0" w:color="auto"/>
        <w:bottom w:val="none" w:sz="0" w:space="0" w:color="auto"/>
        <w:right w:val="none" w:sz="0" w:space="0" w:color="auto"/>
      </w:divBdr>
    </w:div>
    <w:div w:id="281035205">
      <w:bodyDiv w:val="1"/>
      <w:marLeft w:val="0"/>
      <w:marRight w:val="0"/>
      <w:marTop w:val="0"/>
      <w:marBottom w:val="0"/>
      <w:divBdr>
        <w:top w:val="none" w:sz="0" w:space="0" w:color="auto"/>
        <w:left w:val="none" w:sz="0" w:space="0" w:color="auto"/>
        <w:bottom w:val="none" w:sz="0" w:space="0" w:color="auto"/>
        <w:right w:val="none" w:sz="0" w:space="0" w:color="auto"/>
      </w:divBdr>
    </w:div>
    <w:div w:id="282276756">
      <w:marLeft w:val="0"/>
      <w:marRight w:val="0"/>
      <w:marTop w:val="0"/>
      <w:marBottom w:val="0"/>
      <w:divBdr>
        <w:top w:val="none" w:sz="0" w:space="0" w:color="auto"/>
        <w:left w:val="none" w:sz="0" w:space="0" w:color="auto"/>
        <w:bottom w:val="none" w:sz="0" w:space="0" w:color="auto"/>
        <w:right w:val="none" w:sz="0" w:space="0" w:color="auto"/>
      </w:divBdr>
    </w:div>
    <w:div w:id="282544594">
      <w:bodyDiv w:val="1"/>
      <w:marLeft w:val="0"/>
      <w:marRight w:val="0"/>
      <w:marTop w:val="0"/>
      <w:marBottom w:val="0"/>
      <w:divBdr>
        <w:top w:val="none" w:sz="0" w:space="0" w:color="auto"/>
        <w:left w:val="none" w:sz="0" w:space="0" w:color="auto"/>
        <w:bottom w:val="none" w:sz="0" w:space="0" w:color="auto"/>
        <w:right w:val="none" w:sz="0" w:space="0" w:color="auto"/>
      </w:divBdr>
    </w:div>
    <w:div w:id="282738156">
      <w:bodyDiv w:val="1"/>
      <w:marLeft w:val="0"/>
      <w:marRight w:val="0"/>
      <w:marTop w:val="0"/>
      <w:marBottom w:val="0"/>
      <w:divBdr>
        <w:top w:val="none" w:sz="0" w:space="0" w:color="auto"/>
        <w:left w:val="none" w:sz="0" w:space="0" w:color="auto"/>
        <w:bottom w:val="none" w:sz="0" w:space="0" w:color="auto"/>
        <w:right w:val="none" w:sz="0" w:space="0" w:color="auto"/>
      </w:divBdr>
    </w:div>
    <w:div w:id="283075359">
      <w:bodyDiv w:val="1"/>
      <w:marLeft w:val="0"/>
      <w:marRight w:val="0"/>
      <w:marTop w:val="0"/>
      <w:marBottom w:val="0"/>
      <w:divBdr>
        <w:top w:val="none" w:sz="0" w:space="0" w:color="auto"/>
        <w:left w:val="none" w:sz="0" w:space="0" w:color="auto"/>
        <w:bottom w:val="none" w:sz="0" w:space="0" w:color="auto"/>
        <w:right w:val="none" w:sz="0" w:space="0" w:color="auto"/>
      </w:divBdr>
    </w:div>
    <w:div w:id="283772255">
      <w:bodyDiv w:val="1"/>
      <w:marLeft w:val="0"/>
      <w:marRight w:val="0"/>
      <w:marTop w:val="0"/>
      <w:marBottom w:val="0"/>
      <w:divBdr>
        <w:top w:val="none" w:sz="0" w:space="0" w:color="auto"/>
        <w:left w:val="none" w:sz="0" w:space="0" w:color="auto"/>
        <w:bottom w:val="none" w:sz="0" w:space="0" w:color="auto"/>
        <w:right w:val="none" w:sz="0" w:space="0" w:color="auto"/>
      </w:divBdr>
    </w:div>
    <w:div w:id="283853797">
      <w:bodyDiv w:val="1"/>
      <w:marLeft w:val="0"/>
      <w:marRight w:val="0"/>
      <w:marTop w:val="0"/>
      <w:marBottom w:val="0"/>
      <w:divBdr>
        <w:top w:val="none" w:sz="0" w:space="0" w:color="auto"/>
        <w:left w:val="none" w:sz="0" w:space="0" w:color="auto"/>
        <w:bottom w:val="none" w:sz="0" w:space="0" w:color="auto"/>
        <w:right w:val="none" w:sz="0" w:space="0" w:color="auto"/>
      </w:divBdr>
    </w:div>
    <w:div w:id="284695519">
      <w:bodyDiv w:val="1"/>
      <w:marLeft w:val="0"/>
      <w:marRight w:val="0"/>
      <w:marTop w:val="0"/>
      <w:marBottom w:val="0"/>
      <w:divBdr>
        <w:top w:val="none" w:sz="0" w:space="0" w:color="auto"/>
        <w:left w:val="none" w:sz="0" w:space="0" w:color="auto"/>
        <w:bottom w:val="none" w:sz="0" w:space="0" w:color="auto"/>
        <w:right w:val="none" w:sz="0" w:space="0" w:color="auto"/>
      </w:divBdr>
    </w:div>
    <w:div w:id="286393239">
      <w:bodyDiv w:val="1"/>
      <w:marLeft w:val="0"/>
      <w:marRight w:val="0"/>
      <w:marTop w:val="0"/>
      <w:marBottom w:val="0"/>
      <w:divBdr>
        <w:top w:val="none" w:sz="0" w:space="0" w:color="auto"/>
        <w:left w:val="none" w:sz="0" w:space="0" w:color="auto"/>
        <w:bottom w:val="none" w:sz="0" w:space="0" w:color="auto"/>
        <w:right w:val="none" w:sz="0" w:space="0" w:color="auto"/>
      </w:divBdr>
    </w:div>
    <w:div w:id="287511746">
      <w:bodyDiv w:val="1"/>
      <w:marLeft w:val="0"/>
      <w:marRight w:val="0"/>
      <w:marTop w:val="0"/>
      <w:marBottom w:val="0"/>
      <w:divBdr>
        <w:top w:val="none" w:sz="0" w:space="0" w:color="auto"/>
        <w:left w:val="none" w:sz="0" w:space="0" w:color="auto"/>
        <w:bottom w:val="none" w:sz="0" w:space="0" w:color="auto"/>
        <w:right w:val="none" w:sz="0" w:space="0" w:color="auto"/>
      </w:divBdr>
    </w:div>
    <w:div w:id="289407134">
      <w:bodyDiv w:val="1"/>
      <w:marLeft w:val="0"/>
      <w:marRight w:val="0"/>
      <w:marTop w:val="0"/>
      <w:marBottom w:val="0"/>
      <w:divBdr>
        <w:top w:val="none" w:sz="0" w:space="0" w:color="auto"/>
        <w:left w:val="none" w:sz="0" w:space="0" w:color="auto"/>
        <w:bottom w:val="none" w:sz="0" w:space="0" w:color="auto"/>
        <w:right w:val="none" w:sz="0" w:space="0" w:color="auto"/>
      </w:divBdr>
    </w:div>
    <w:div w:id="289675396">
      <w:bodyDiv w:val="1"/>
      <w:marLeft w:val="0"/>
      <w:marRight w:val="0"/>
      <w:marTop w:val="0"/>
      <w:marBottom w:val="0"/>
      <w:divBdr>
        <w:top w:val="none" w:sz="0" w:space="0" w:color="auto"/>
        <w:left w:val="none" w:sz="0" w:space="0" w:color="auto"/>
        <w:bottom w:val="none" w:sz="0" w:space="0" w:color="auto"/>
        <w:right w:val="none" w:sz="0" w:space="0" w:color="auto"/>
      </w:divBdr>
    </w:div>
    <w:div w:id="292057229">
      <w:bodyDiv w:val="1"/>
      <w:marLeft w:val="0"/>
      <w:marRight w:val="0"/>
      <w:marTop w:val="0"/>
      <w:marBottom w:val="0"/>
      <w:divBdr>
        <w:top w:val="none" w:sz="0" w:space="0" w:color="auto"/>
        <w:left w:val="none" w:sz="0" w:space="0" w:color="auto"/>
        <w:bottom w:val="none" w:sz="0" w:space="0" w:color="auto"/>
        <w:right w:val="none" w:sz="0" w:space="0" w:color="auto"/>
      </w:divBdr>
    </w:div>
    <w:div w:id="292683815">
      <w:bodyDiv w:val="1"/>
      <w:marLeft w:val="0"/>
      <w:marRight w:val="0"/>
      <w:marTop w:val="0"/>
      <w:marBottom w:val="0"/>
      <w:divBdr>
        <w:top w:val="none" w:sz="0" w:space="0" w:color="auto"/>
        <w:left w:val="none" w:sz="0" w:space="0" w:color="auto"/>
        <w:bottom w:val="none" w:sz="0" w:space="0" w:color="auto"/>
        <w:right w:val="none" w:sz="0" w:space="0" w:color="auto"/>
      </w:divBdr>
    </w:div>
    <w:div w:id="292977925">
      <w:bodyDiv w:val="1"/>
      <w:marLeft w:val="0"/>
      <w:marRight w:val="0"/>
      <w:marTop w:val="0"/>
      <w:marBottom w:val="0"/>
      <w:divBdr>
        <w:top w:val="none" w:sz="0" w:space="0" w:color="auto"/>
        <w:left w:val="none" w:sz="0" w:space="0" w:color="auto"/>
        <w:bottom w:val="none" w:sz="0" w:space="0" w:color="auto"/>
        <w:right w:val="none" w:sz="0" w:space="0" w:color="auto"/>
      </w:divBdr>
    </w:div>
    <w:div w:id="293412732">
      <w:bodyDiv w:val="1"/>
      <w:marLeft w:val="0"/>
      <w:marRight w:val="0"/>
      <w:marTop w:val="0"/>
      <w:marBottom w:val="0"/>
      <w:divBdr>
        <w:top w:val="none" w:sz="0" w:space="0" w:color="auto"/>
        <w:left w:val="none" w:sz="0" w:space="0" w:color="auto"/>
        <w:bottom w:val="none" w:sz="0" w:space="0" w:color="auto"/>
        <w:right w:val="none" w:sz="0" w:space="0" w:color="auto"/>
      </w:divBdr>
    </w:div>
    <w:div w:id="294262062">
      <w:bodyDiv w:val="1"/>
      <w:marLeft w:val="0"/>
      <w:marRight w:val="0"/>
      <w:marTop w:val="0"/>
      <w:marBottom w:val="0"/>
      <w:divBdr>
        <w:top w:val="none" w:sz="0" w:space="0" w:color="auto"/>
        <w:left w:val="none" w:sz="0" w:space="0" w:color="auto"/>
        <w:bottom w:val="none" w:sz="0" w:space="0" w:color="auto"/>
        <w:right w:val="none" w:sz="0" w:space="0" w:color="auto"/>
      </w:divBdr>
    </w:div>
    <w:div w:id="294524875">
      <w:bodyDiv w:val="1"/>
      <w:marLeft w:val="0"/>
      <w:marRight w:val="0"/>
      <w:marTop w:val="0"/>
      <w:marBottom w:val="0"/>
      <w:divBdr>
        <w:top w:val="none" w:sz="0" w:space="0" w:color="auto"/>
        <w:left w:val="none" w:sz="0" w:space="0" w:color="auto"/>
        <w:bottom w:val="none" w:sz="0" w:space="0" w:color="auto"/>
        <w:right w:val="none" w:sz="0" w:space="0" w:color="auto"/>
      </w:divBdr>
    </w:div>
    <w:div w:id="294717702">
      <w:bodyDiv w:val="1"/>
      <w:marLeft w:val="0"/>
      <w:marRight w:val="0"/>
      <w:marTop w:val="0"/>
      <w:marBottom w:val="0"/>
      <w:divBdr>
        <w:top w:val="none" w:sz="0" w:space="0" w:color="auto"/>
        <w:left w:val="none" w:sz="0" w:space="0" w:color="auto"/>
        <w:bottom w:val="none" w:sz="0" w:space="0" w:color="auto"/>
        <w:right w:val="none" w:sz="0" w:space="0" w:color="auto"/>
      </w:divBdr>
    </w:div>
    <w:div w:id="295767888">
      <w:bodyDiv w:val="1"/>
      <w:marLeft w:val="0"/>
      <w:marRight w:val="0"/>
      <w:marTop w:val="0"/>
      <w:marBottom w:val="0"/>
      <w:divBdr>
        <w:top w:val="none" w:sz="0" w:space="0" w:color="auto"/>
        <w:left w:val="none" w:sz="0" w:space="0" w:color="auto"/>
        <w:bottom w:val="none" w:sz="0" w:space="0" w:color="auto"/>
        <w:right w:val="none" w:sz="0" w:space="0" w:color="auto"/>
      </w:divBdr>
    </w:div>
    <w:div w:id="296303830">
      <w:bodyDiv w:val="1"/>
      <w:marLeft w:val="0"/>
      <w:marRight w:val="0"/>
      <w:marTop w:val="0"/>
      <w:marBottom w:val="0"/>
      <w:divBdr>
        <w:top w:val="none" w:sz="0" w:space="0" w:color="auto"/>
        <w:left w:val="none" w:sz="0" w:space="0" w:color="auto"/>
        <w:bottom w:val="none" w:sz="0" w:space="0" w:color="auto"/>
        <w:right w:val="none" w:sz="0" w:space="0" w:color="auto"/>
      </w:divBdr>
    </w:div>
    <w:div w:id="297077548">
      <w:bodyDiv w:val="1"/>
      <w:marLeft w:val="0"/>
      <w:marRight w:val="0"/>
      <w:marTop w:val="0"/>
      <w:marBottom w:val="0"/>
      <w:divBdr>
        <w:top w:val="none" w:sz="0" w:space="0" w:color="auto"/>
        <w:left w:val="none" w:sz="0" w:space="0" w:color="auto"/>
        <w:bottom w:val="none" w:sz="0" w:space="0" w:color="auto"/>
        <w:right w:val="none" w:sz="0" w:space="0" w:color="auto"/>
      </w:divBdr>
    </w:div>
    <w:div w:id="297301903">
      <w:bodyDiv w:val="1"/>
      <w:marLeft w:val="0"/>
      <w:marRight w:val="0"/>
      <w:marTop w:val="0"/>
      <w:marBottom w:val="0"/>
      <w:divBdr>
        <w:top w:val="none" w:sz="0" w:space="0" w:color="auto"/>
        <w:left w:val="none" w:sz="0" w:space="0" w:color="auto"/>
        <w:bottom w:val="none" w:sz="0" w:space="0" w:color="auto"/>
        <w:right w:val="none" w:sz="0" w:space="0" w:color="auto"/>
      </w:divBdr>
    </w:div>
    <w:div w:id="297805691">
      <w:bodyDiv w:val="1"/>
      <w:marLeft w:val="0"/>
      <w:marRight w:val="0"/>
      <w:marTop w:val="0"/>
      <w:marBottom w:val="0"/>
      <w:divBdr>
        <w:top w:val="none" w:sz="0" w:space="0" w:color="auto"/>
        <w:left w:val="none" w:sz="0" w:space="0" w:color="auto"/>
        <w:bottom w:val="none" w:sz="0" w:space="0" w:color="auto"/>
        <w:right w:val="none" w:sz="0" w:space="0" w:color="auto"/>
      </w:divBdr>
    </w:div>
    <w:div w:id="298154097">
      <w:bodyDiv w:val="1"/>
      <w:marLeft w:val="0"/>
      <w:marRight w:val="0"/>
      <w:marTop w:val="0"/>
      <w:marBottom w:val="0"/>
      <w:divBdr>
        <w:top w:val="none" w:sz="0" w:space="0" w:color="auto"/>
        <w:left w:val="none" w:sz="0" w:space="0" w:color="auto"/>
        <w:bottom w:val="none" w:sz="0" w:space="0" w:color="auto"/>
        <w:right w:val="none" w:sz="0" w:space="0" w:color="auto"/>
      </w:divBdr>
    </w:div>
    <w:div w:id="298463595">
      <w:bodyDiv w:val="1"/>
      <w:marLeft w:val="0"/>
      <w:marRight w:val="0"/>
      <w:marTop w:val="0"/>
      <w:marBottom w:val="0"/>
      <w:divBdr>
        <w:top w:val="none" w:sz="0" w:space="0" w:color="auto"/>
        <w:left w:val="none" w:sz="0" w:space="0" w:color="auto"/>
        <w:bottom w:val="none" w:sz="0" w:space="0" w:color="auto"/>
        <w:right w:val="none" w:sz="0" w:space="0" w:color="auto"/>
      </w:divBdr>
    </w:div>
    <w:div w:id="299263840">
      <w:bodyDiv w:val="1"/>
      <w:marLeft w:val="0"/>
      <w:marRight w:val="0"/>
      <w:marTop w:val="0"/>
      <w:marBottom w:val="0"/>
      <w:divBdr>
        <w:top w:val="none" w:sz="0" w:space="0" w:color="auto"/>
        <w:left w:val="none" w:sz="0" w:space="0" w:color="auto"/>
        <w:bottom w:val="none" w:sz="0" w:space="0" w:color="auto"/>
        <w:right w:val="none" w:sz="0" w:space="0" w:color="auto"/>
      </w:divBdr>
    </w:div>
    <w:div w:id="299842448">
      <w:bodyDiv w:val="1"/>
      <w:marLeft w:val="0"/>
      <w:marRight w:val="0"/>
      <w:marTop w:val="0"/>
      <w:marBottom w:val="0"/>
      <w:divBdr>
        <w:top w:val="none" w:sz="0" w:space="0" w:color="auto"/>
        <w:left w:val="none" w:sz="0" w:space="0" w:color="auto"/>
        <w:bottom w:val="none" w:sz="0" w:space="0" w:color="auto"/>
        <w:right w:val="none" w:sz="0" w:space="0" w:color="auto"/>
      </w:divBdr>
    </w:div>
    <w:div w:id="300422023">
      <w:bodyDiv w:val="1"/>
      <w:marLeft w:val="0"/>
      <w:marRight w:val="0"/>
      <w:marTop w:val="0"/>
      <w:marBottom w:val="0"/>
      <w:divBdr>
        <w:top w:val="none" w:sz="0" w:space="0" w:color="auto"/>
        <w:left w:val="none" w:sz="0" w:space="0" w:color="auto"/>
        <w:bottom w:val="none" w:sz="0" w:space="0" w:color="auto"/>
        <w:right w:val="none" w:sz="0" w:space="0" w:color="auto"/>
      </w:divBdr>
    </w:div>
    <w:div w:id="300615117">
      <w:bodyDiv w:val="1"/>
      <w:marLeft w:val="0"/>
      <w:marRight w:val="0"/>
      <w:marTop w:val="0"/>
      <w:marBottom w:val="0"/>
      <w:divBdr>
        <w:top w:val="none" w:sz="0" w:space="0" w:color="auto"/>
        <w:left w:val="none" w:sz="0" w:space="0" w:color="auto"/>
        <w:bottom w:val="none" w:sz="0" w:space="0" w:color="auto"/>
        <w:right w:val="none" w:sz="0" w:space="0" w:color="auto"/>
      </w:divBdr>
    </w:div>
    <w:div w:id="300774435">
      <w:bodyDiv w:val="1"/>
      <w:marLeft w:val="0"/>
      <w:marRight w:val="0"/>
      <w:marTop w:val="0"/>
      <w:marBottom w:val="0"/>
      <w:divBdr>
        <w:top w:val="none" w:sz="0" w:space="0" w:color="auto"/>
        <w:left w:val="none" w:sz="0" w:space="0" w:color="auto"/>
        <w:bottom w:val="none" w:sz="0" w:space="0" w:color="auto"/>
        <w:right w:val="none" w:sz="0" w:space="0" w:color="auto"/>
      </w:divBdr>
    </w:div>
    <w:div w:id="301236063">
      <w:bodyDiv w:val="1"/>
      <w:marLeft w:val="0"/>
      <w:marRight w:val="0"/>
      <w:marTop w:val="0"/>
      <w:marBottom w:val="0"/>
      <w:divBdr>
        <w:top w:val="none" w:sz="0" w:space="0" w:color="auto"/>
        <w:left w:val="none" w:sz="0" w:space="0" w:color="auto"/>
        <w:bottom w:val="none" w:sz="0" w:space="0" w:color="auto"/>
        <w:right w:val="none" w:sz="0" w:space="0" w:color="auto"/>
      </w:divBdr>
    </w:div>
    <w:div w:id="301932424">
      <w:bodyDiv w:val="1"/>
      <w:marLeft w:val="0"/>
      <w:marRight w:val="0"/>
      <w:marTop w:val="0"/>
      <w:marBottom w:val="0"/>
      <w:divBdr>
        <w:top w:val="none" w:sz="0" w:space="0" w:color="auto"/>
        <w:left w:val="none" w:sz="0" w:space="0" w:color="auto"/>
        <w:bottom w:val="none" w:sz="0" w:space="0" w:color="auto"/>
        <w:right w:val="none" w:sz="0" w:space="0" w:color="auto"/>
      </w:divBdr>
    </w:div>
    <w:div w:id="302657238">
      <w:bodyDiv w:val="1"/>
      <w:marLeft w:val="0"/>
      <w:marRight w:val="0"/>
      <w:marTop w:val="0"/>
      <w:marBottom w:val="0"/>
      <w:divBdr>
        <w:top w:val="none" w:sz="0" w:space="0" w:color="auto"/>
        <w:left w:val="none" w:sz="0" w:space="0" w:color="auto"/>
        <w:bottom w:val="none" w:sz="0" w:space="0" w:color="auto"/>
        <w:right w:val="none" w:sz="0" w:space="0" w:color="auto"/>
      </w:divBdr>
    </w:div>
    <w:div w:id="302925858">
      <w:bodyDiv w:val="1"/>
      <w:marLeft w:val="0"/>
      <w:marRight w:val="0"/>
      <w:marTop w:val="0"/>
      <w:marBottom w:val="0"/>
      <w:divBdr>
        <w:top w:val="none" w:sz="0" w:space="0" w:color="auto"/>
        <w:left w:val="none" w:sz="0" w:space="0" w:color="auto"/>
        <w:bottom w:val="none" w:sz="0" w:space="0" w:color="auto"/>
        <w:right w:val="none" w:sz="0" w:space="0" w:color="auto"/>
      </w:divBdr>
    </w:div>
    <w:div w:id="303462218">
      <w:bodyDiv w:val="1"/>
      <w:marLeft w:val="0"/>
      <w:marRight w:val="0"/>
      <w:marTop w:val="0"/>
      <w:marBottom w:val="0"/>
      <w:divBdr>
        <w:top w:val="none" w:sz="0" w:space="0" w:color="auto"/>
        <w:left w:val="none" w:sz="0" w:space="0" w:color="auto"/>
        <w:bottom w:val="none" w:sz="0" w:space="0" w:color="auto"/>
        <w:right w:val="none" w:sz="0" w:space="0" w:color="auto"/>
      </w:divBdr>
    </w:div>
    <w:div w:id="303774101">
      <w:bodyDiv w:val="1"/>
      <w:marLeft w:val="0"/>
      <w:marRight w:val="0"/>
      <w:marTop w:val="0"/>
      <w:marBottom w:val="0"/>
      <w:divBdr>
        <w:top w:val="none" w:sz="0" w:space="0" w:color="auto"/>
        <w:left w:val="none" w:sz="0" w:space="0" w:color="auto"/>
        <w:bottom w:val="none" w:sz="0" w:space="0" w:color="auto"/>
        <w:right w:val="none" w:sz="0" w:space="0" w:color="auto"/>
      </w:divBdr>
    </w:div>
    <w:div w:id="304043401">
      <w:bodyDiv w:val="1"/>
      <w:marLeft w:val="0"/>
      <w:marRight w:val="0"/>
      <w:marTop w:val="0"/>
      <w:marBottom w:val="0"/>
      <w:divBdr>
        <w:top w:val="none" w:sz="0" w:space="0" w:color="auto"/>
        <w:left w:val="none" w:sz="0" w:space="0" w:color="auto"/>
        <w:bottom w:val="none" w:sz="0" w:space="0" w:color="auto"/>
        <w:right w:val="none" w:sz="0" w:space="0" w:color="auto"/>
      </w:divBdr>
    </w:div>
    <w:div w:id="304089100">
      <w:bodyDiv w:val="1"/>
      <w:marLeft w:val="0"/>
      <w:marRight w:val="0"/>
      <w:marTop w:val="0"/>
      <w:marBottom w:val="0"/>
      <w:divBdr>
        <w:top w:val="none" w:sz="0" w:space="0" w:color="auto"/>
        <w:left w:val="none" w:sz="0" w:space="0" w:color="auto"/>
        <w:bottom w:val="none" w:sz="0" w:space="0" w:color="auto"/>
        <w:right w:val="none" w:sz="0" w:space="0" w:color="auto"/>
      </w:divBdr>
    </w:div>
    <w:div w:id="304939430">
      <w:bodyDiv w:val="1"/>
      <w:marLeft w:val="0"/>
      <w:marRight w:val="0"/>
      <w:marTop w:val="0"/>
      <w:marBottom w:val="0"/>
      <w:divBdr>
        <w:top w:val="none" w:sz="0" w:space="0" w:color="auto"/>
        <w:left w:val="none" w:sz="0" w:space="0" w:color="auto"/>
        <w:bottom w:val="none" w:sz="0" w:space="0" w:color="auto"/>
        <w:right w:val="none" w:sz="0" w:space="0" w:color="auto"/>
      </w:divBdr>
    </w:div>
    <w:div w:id="306590718">
      <w:marLeft w:val="480"/>
      <w:marRight w:val="0"/>
      <w:marTop w:val="0"/>
      <w:marBottom w:val="0"/>
      <w:divBdr>
        <w:top w:val="none" w:sz="0" w:space="0" w:color="auto"/>
        <w:left w:val="none" w:sz="0" w:space="0" w:color="auto"/>
        <w:bottom w:val="none" w:sz="0" w:space="0" w:color="auto"/>
        <w:right w:val="none" w:sz="0" w:space="0" w:color="auto"/>
      </w:divBdr>
    </w:div>
    <w:div w:id="306665337">
      <w:bodyDiv w:val="1"/>
      <w:marLeft w:val="0"/>
      <w:marRight w:val="0"/>
      <w:marTop w:val="0"/>
      <w:marBottom w:val="0"/>
      <w:divBdr>
        <w:top w:val="none" w:sz="0" w:space="0" w:color="auto"/>
        <w:left w:val="none" w:sz="0" w:space="0" w:color="auto"/>
        <w:bottom w:val="none" w:sz="0" w:space="0" w:color="auto"/>
        <w:right w:val="none" w:sz="0" w:space="0" w:color="auto"/>
      </w:divBdr>
    </w:div>
    <w:div w:id="307439239">
      <w:bodyDiv w:val="1"/>
      <w:marLeft w:val="0"/>
      <w:marRight w:val="0"/>
      <w:marTop w:val="0"/>
      <w:marBottom w:val="0"/>
      <w:divBdr>
        <w:top w:val="none" w:sz="0" w:space="0" w:color="auto"/>
        <w:left w:val="none" w:sz="0" w:space="0" w:color="auto"/>
        <w:bottom w:val="none" w:sz="0" w:space="0" w:color="auto"/>
        <w:right w:val="none" w:sz="0" w:space="0" w:color="auto"/>
      </w:divBdr>
    </w:div>
    <w:div w:id="307828724">
      <w:marLeft w:val="480"/>
      <w:marRight w:val="0"/>
      <w:marTop w:val="0"/>
      <w:marBottom w:val="0"/>
      <w:divBdr>
        <w:top w:val="none" w:sz="0" w:space="0" w:color="auto"/>
        <w:left w:val="none" w:sz="0" w:space="0" w:color="auto"/>
        <w:bottom w:val="none" w:sz="0" w:space="0" w:color="auto"/>
        <w:right w:val="none" w:sz="0" w:space="0" w:color="auto"/>
      </w:divBdr>
    </w:div>
    <w:div w:id="307831886">
      <w:bodyDiv w:val="1"/>
      <w:marLeft w:val="0"/>
      <w:marRight w:val="0"/>
      <w:marTop w:val="0"/>
      <w:marBottom w:val="0"/>
      <w:divBdr>
        <w:top w:val="none" w:sz="0" w:space="0" w:color="auto"/>
        <w:left w:val="none" w:sz="0" w:space="0" w:color="auto"/>
        <w:bottom w:val="none" w:sz="0" w:space="0" w:color="auto"/>
        <w:right w:val="none" w:sz="0" w:space="0" w:color="auto"/>
      </w:divBdr>
    </w:div>
    <w:div w:id="308290105">
      <w:bodyDiv w:val="1"/>
      <w:marLeft w:val="0"/>
      <w:marRight w:val="0"/>
      <w:marTop w:val="0"/>
      <w:marBottom w:val="0"/>
      <w:divBdr>
        <w:top w:val="none" w:sz="0" w:space="0" w:color="auto"/>
        <w:left w:val="none" w:sz="0" w:space="0" w:color="auto"/>
        <w:bottom w:val="none" w:sz="0" w:space="0" w:color="auto"/>
        <w:right w:val="none" w:sz="0" w:space="0" w:color="auto"/>
      </w:divBdr>
    </w:div>
    <w:div w:id="308361763">
      <w:marLeft w:val="480"/>
      <w:marRight w:val="0"/>
      <w:marTop w:val="0"/>
      <w:marBottom w:val="0"/>
      <w:divBdr>
        <w:top w:val="none" w:sz="0" w:space="0" w:color="auto"/>
        <w:left w:val="none" w:sz="0" w:space="0" w:color="auto"/>
        <w:bottom w:val="none" w:sz="0" w:space="0" w:color="auto"/>
        <w:right w:val="none" w:sz="0" w:space="0" w:color="auto"/>
      </w:divBdr>
    </w:div>
    <w:div w:id="308679095">
      <w:bodyDiv w:val="1"/>
      <w:marLeft w:val="0"/>
      <w:marRight w:val="0"/>
      <w:marTop w:val="0"/>
      <w:marBottom w:val="0"/>
      <w:divBdr>
        <w:top w:val="none" w:sz="0" w:space="0" w:color="auto"/>
        <w:left w:val="none" w:sz="0" w:space="0" w:color="auto"/>
        <w:bottom w:val="none" w:sz="0" w:space="0" w:color="auto"/>
        <w:right w:val="none" w:sz="0" w:space="0" w:color="auto"/>
      </w:divBdr>
    </w:div>
    <w:div w:id="309940963">
      <w:marLeft w:val="480"/>
      <w:marRight w:val="0"/>
      <w:marTop w:val="0"/>
      <w:marBottom w:val="0"/>
      <w:divBdr>
        <w:top w:val="none" w:sz="0" w:space="0" w:color="auto"/>
        <w:left w:val="none" w:sz="0" w:space="0" w:color="auto"/>
        <w:bottom w:val="none" w:sz="0" w:space="0" w:color="auto"/>
        <w:right w:val="none" w:sz="0" w:space="0" w:color="auto"/>
      </w:divBdr>
    </w:div>
    <w:div w:id="310258007">
      <w:bodyDiv w:val="1"/>
      <w:marLeft w:val="0"/>
      <w:marRight w:val="0"/>
      <w:marTop w:val="0"/>
      <w:marBottom w:val="0"/>
      <w:divBdr>
        <w:top w:val="none" w:sz="0" w:space="0" w:color="auto"/>
        <w:left w:val="none" w:sz="0" w:space="0" w:color="auto"/>
        <w:bottom w:val="none" w:sz="0" w:space="0" w:color="auto"/>
        <w:right w:val="none" w:sz="0" w:space="0" w:color="auto"/>
      </w:divBdr>
    </w:div>
    <w:div w:id="312031442">
      <w:bodyDiv w:val="1"/>
      <w:marLeft w:val="0"/>
      <w:marRight w:val="0"/>
      <w:marTop w:val="0"/>
      <w:marBottom w:val="0"/>
      <w:divBdr>
        <w:top w:val="none" w:sz="0" w:space="0" w:color="auto"/>
        <w:left w:val="none" w:sz="0" w:space="0" w:color="auto"/>
        <w:bottom w:val="none" w:sz="0" w:space="0" w:color="auto"/>
        <w:right w:val="none" w:sz="0" w:space="0" w:color="auto"/>
      </w:divBdr>
    </w:div>
    <w:div w:id="312874092">
      <w:bodyDiv w:val="1"/>
      <w:marLeft w:val="0"/>
      <w:marRight w:val="0"/>
      <w:marTop w:val="0"/>
      <w:marBottom w:val="0"/>
      <w:divBdr>
        <w:top w:val="none" w:sz="0" w:space="0" w:color="auto"/>
        <w:left w:val="none" w:sz="0" w:space="0" w:color="auto"/>
        <w:bottom w:val="none" w:sz="0" w:space="0" w:color="auto"/>
        <w:right w:val="none" w:sz="0" w:space="0" w:color="auto"/>
      </w:divBdr>
    </w:div>
    <w:div w:id="313336089">
      <w:bodyDiv w:val="1"/>
      <w:marLeft w:val="0"/>
      <w:marRight w:val="0"/>
      <w:marTop w:val="0"/>
      <w:marBottom w:val="0"/>
      <w:divBdr>
        <w:top w:val="none" w:sz="0" w:space="0" w:color="auto"/>
        <w:left w:val="none" w:sz="0" w:space="0" w:color="auto"/>
        <w:bottom w:val="none" w:sz="0" w:space="0" w:color="auto"/>
        <w:right w:val="none" w:sz="0" w:space="0" w:color="auto"/>
      </w:divBdr>
    </w:div>
    <w:div w:id="313804146">
      <w:bodyDiv w:val="1"/>
      <w:marLeft w:val="0"/>
      <w:marRight w:val="0"/>
      <w:marTop w:val="0"/>
      <w:marBottom w:val="0"/>
      <w:divBdr>
        <w:top w:val="none" w:sz="0" w:space="0" w:color="auto"/>
        <w:left w:val="none" w:sz="0" w:space="0" w:color="auto"/>
        <w:bottom w:val="none" w:sz="0" w:space="0" w:color="auto"/>
        <w:right w:val="none" w:sz="0" w:space="0" w:color="auto"/>
      </w:divBdr>
    </w:div>
    <w:div w:id="314601580">
      <w:bodyDiv w:val="1"/>
      <w:marLeft w:val="0"/>
      <w:marRight w:val="0"/>
      <w:marTop w:val="0"/>
      <w:marBottom w:val="0"/>
      <w:divBdr>
        <w:top w:val="none" w:sz="0" w:space="0" w:color="auto"/>
        <w:left w:val="none" w:sz="0" w:space="0" w:color="auto"/>
        <w:bottom w:val="none" w:sz="0" w:space="0" w:color="auto"/>
        <w:right w:val="none" w:sz="0" w:space="0" w:color="auto"/>
      </w:divBdr>
    </w:div>
    <w:div w:id="314919655">
      <w:bodyDiv w:val="1"/>
      <w:marLeft w:val="0"/>
      <w:marRight w:val="0"/>
      <w:marTop w:val="0"/>
      <w:marBottom w:val="0"/>
      <w:divBdr>
        <w:top w:val="none" w:sz="0" w:space="0" w:color="auto"/>
        <w:left w:val="none" w:sz="0" w:space="0" w:color="auto"/>
        <w:bottom w:val="none" w:sz="0" w:space="0" w:color="auto"/>
        <w:right w:val="none" w:sz="0" w:space="0" w:color="auto"/>
      </w:divBdr>
    </w:div>
    <w:div w:id="315379471">
      <w:marLeft w:val="480"/>
      <w:marRight w:val="0"/>
      <w:marTop w:val="0"/>
      <w:marBottom w:val="0"/>
      <w:divBdr>
        <w:top w:val="none" w:sz="0" w:space="0" w:color="auto"/>
        <w:left w:val="none" w:sz="0" w:space="0" w:color="auto"/>
        <w:bottom w:val="none" w:sz="0" w:space="0" w:color="auto"/>
        <w:right w:val="none" w:sz="0" w:space="0" w:color="auto"/>
      </w:divBdr>
    </w:div>
    <w:div w:id="315691041">
      <w:bodyDiv w:val="1"/>
      <w:marLeft w:val="0"/>
      <w:marRight w:val="0"/>
      <w:marTop w:val="0"/>
      <w:marBottom w:val="0"/>
      <w:divBdr>
        <w:top w:val="none" w:sz="0" w:space="0" w:color="auto"/>
        <w:left w:val="none" w:sz="0" w:space="0" w:color="auto"/>
        <w:bottom w:val="none" w:sz="0" w:space="0" w:color="auto"/>
        <w:right w:val="none" w:sz="0" w:space="0" w:color="auto"/>
      </w:divBdr>
    </w:div>
    <w:div w:id="316421962">
      <w:bodyDiv w:val="1"/>
      <w:marLeft w:val="0"/>
      <w:marRight w:val="0"/>
      <w:marTop w:val="0"/>
      <w:marBottom w:val="0"/>
      <w:divBdr>
        <w:top w:val="none" w:sz="0" w:space="0" w:color="auto"/>
        <w:left w:val="none" w:sz="0" w:space="0" w:color="auto"/>
        <w:bottom w:val="none" w:sz="0" w:space="0" w:color="auto"/>
        <w:right w:val="none" w:sz="0" w:space="0" w:color="auto"/>
      </w:divBdr>
    </w:div>
    <w:div w:id="316807692">
      <w:bodyDiv w:val="1"/>
      <w:marLeft w:val="0"/>
      <w:marRight w:val="0"/>
      <w:marTop w:val="0"/>
      <w:marBottom w:val="0"/>
      <w:divBdr>
        <w:top w:val="none" w:sz="0" w:space="0" w:color="auto"/>
        <w:left w:val="none" w:sz="0" w:space="0" w:color="auto"/>
        <w:bottom w:val="none" w:sz="0" w:space="0" w:color="auto"/>
        <w:right w:val="none" w:sz="0" w:space="0" w:color="auto"/>
      </w:divBdr>
    </w:div>
    <w:div w:id="316886447">
      <w:bodyDiv w:val="1"/>
      <w:marLeft w:val="0"/>
      <w:marRight w:val="0"/>
      <w:marTop w:val="0"/>
      <w:marBottom w:val="0"/>
      <w:divBdr>
        <w:top w:val="none" w:sz="0" w:space="0" w:color="auto"/>
        <w:left w:val="none" w:sz="0" w:space="0" w:color="auto"/>
        <w:bottom w:val="none" w:sz="0" w:space="0" w:color="auto"/>
        <w:right w:val="none" w:sz="0" w:space="0" w:color="auto"/>
      </w:divBdr>
    </w:div>
    <w:div w:id="318505586">
      <w:bodyDiv w:val="1"/>
      <w:marLeft w:val="0"/>
      <w:marRight w:val="0"/>
      <w:marTop w:val="0"/>
      <w:marBottom w:val="0"/>
      <w:divBdr>
        <w:top w:val="none" w:sz="0" w:space="0" w:color="auto"/>
        <w:left w:val="none" w:sz="0" w:space="0" w:color="auto"/>
        <w:bottom w:val="none" w:sz="0" w:space="0" w:color="auto"/>
        <w:right w:val="none" w:sz="0" w:space="0" w:color="auto"/>
      </w:divBdr>
    </w:div>
    <w:div w:id="319508786">
      <w:bodyDiv w:val="1"/>
      <w:marLeft w:val="0"/>
      <w:marRight w:val="0"/>
      <w:marTop w:val="0"/>
      <w:marBottom w:val="0"/>
      <w:divBdr>
        <w:top w:val="none" w:sz="0" w:space="0" w:color="auto"/>
        <w:left w:val="none" w:sz="0" w:space="0" w:color="auto"/>
        <w:bottom w:val="none" w:sz="0" w:space="0" w:color="auto"/>
        <w:right w:val="none" w:sz="0" w:space="0" w:color="auto"/>
      </w:divBdr>
    </w:div>
    <w:div w:id="319578214">
      <w:bodyDiv w:val="1"/>
      <w:marLeft w:val="0"/>
      <w:marRight w:val="0"/>
      <w:marTop w:val="0"/>
      <w:marBottom w:val="0"/>
      <w:divBdr>
        <w:top w:val="none" w:sz="0" w:space="0" w:color="auto"/>
        <w:left w:val="none" w:sz="0" w:space="0" w:color="auto"/>
        <w:bottom w:val="none" w:sz="0" w:space="0" w:color="auto"/>
        <w:right w:val="none" w:sz="0" w:space="0" w:color="auto"/>
      </w:divBdr>
    </w:div>
    <w:div w:id="319621000">
      <w:bodyDiv w:val="1"/>
      <w:marLeft w:val="0"/>
      <w:marRight w:val="0"/>
      <w:marTop w:val="0"/>
      <w:marBottom w:val="0"/>
      <w:divBdr>
        <w:top w:val="none" w:sz="0" w:space="0" w:color="auto"/>
        <w:left w:val="none" w:sz="0" w:space="0" w:color="auto"/>
        <w:bottom w:val="none" w:sz="0" w:space="0" w:color="auto"/>
        <w:right w:val="none" w:sz="0" w:space="0" w:color="auto"/>
      </w:divBdr>
    </w:div>
    <w:div w:id="319845366">
      <w:bodyDiv w:val="1"/>
      <w:marLeft w:val="0"/>
      <w:marRight w:val="0"/>
      <w:marTop w:val="0"/>
      <w:marBottom w:val="0"/>
      <w:divBdr>
        <w:top w:val="none" w:sz="0" w:space="0" w:color="auto"/>
        <w:left w:val="none" w:sz="0" w:space="0" w:color="auto"/>
        <w:bottom w:val="none" w:sz="0" w:space="0" w:color="auto"/>
        <w:right w:val="none" w:sz="0" w:space="0" w:color="auto"/>
      </w:divBdr>
    </w:div>
    <w:div w:id="319845380">
      <w:bodyDiv w:val="1"/>
      <w:marLeft w:val="0"/>
      <w:marRight w:val="0"/>
      <w:marTop w:val="0"/>
      <w:marBottom w:val="0"/>
      <w:divBdr>
        <w:top w:val="none" w:sz="0" w:space="0" w:color="auto"/>
        <w:left w:val="none" w:sz="0" w:space="0" w:color="auto"/>
        <w:bottom w:val="none" w:sz="0" w:space="0" w:color="auto"/>
        <w:right w:val="none" w:sz="0" w:space="0" w:color="auto"/>
      </w:divBdr>
    </w:div>
    <w:div w:id="321932801">
      <w:bodyDiv w:val="1"/>
      <w:marLeft w:val="0"/>
      <w:marRight w:val="0"/>
      <w:marTop w:val="0"/>
      <w:marBottom w:val="0"/>
      <w:divBdr>
        <w:top w:val="none" w:sz="0" w:space="0" w:color="auto"/>
        <w:left w:val="none" w:sz="0" w:space="0" w:color="auto"/>
        <w:bottom w:val="none" w:sz="0" w:space="0" w:color="auto"/>
        <w:right w:val="none" w:sz="0" w:space="0" w:color="auto"/>
      </w:divBdr>
    </w:div>
    <w:div w:id="323318191">
      <w:bodyDiv w:val="1"/>
      <w:marLeft w:val="0"/>
      <w:marRight w:val="0"/>
      <w:marTop w:val="0"/>
      <w:marBottom w:val="0"/>
      <w:divBdr>
        <w:top w:val="none" w:sz="0" w:space="0" w:color="auto"/>
        <w:left w:val="none" w:sz="0" w:space="0" w:color="auto"/>
        <w:bottom w:val="none" w:sz="0" w:space="0" w:color="auto"/>
        <w:right w:val="none" w:sz="0" w:space="0" w:color="auto"/>
      </w:divBdr>
    </w:div>
    <w:div w:id="323438615">
      <w:bodyDiv w:val="1"/>
      <w:marLeft w:val="0"/>
      <w:marRight w:val="0"/>
      <w:marTop w:val="0"/>
      <w:marBottom w:val="0"/>
      <w:divBdr>
        <w:top w:val="none" w:sz="0" w:space="0" w:color="auto"/>
        <w:left w:val="none" w:sz="0" w:space="0" w:color="auto"/>
        <w:bottom w:val="none" w:sz="0" w:space="0" w:color="auto"/>
        <w:right w:val="none" w:sz="0" w:space="0" w:color="auto"/>
      </w:divBdr>
    </w:div>
    <w:div w:id="323513832">
      <w:bodyDiv w:val="1"/>
      <w:marLeft w:val="0"/>
      <w:marRight w:val="0"/>
      <w:marTop w:val="0"/>
      <w:marBottom w:val="0"/>
      <w:divBdr>
        <w:top w:val="none" w:sz="0" w:space="0" w:color="auto"/>
        <w:left w:val="none" w:sz="0" w:space="0" w:color="auto"/>
        <w:bottom w:val="none" w:sz="0" w:space="0" w:color="auto"/>
        <w:right w:val="none" w:sz="0" w:space="0" w:color="auto"/>
      </w:divBdr>
    </w:div>
    <w:div w:id="323551881">
      <w:bodyDiv w:val="1"/>
      <w:marLeft w:val="0"/>
      <w:marRight w:val="0"/>
      <w:marTop w:val="0"/>
      <w:marBottom w:val="0"/>
      <w:divBdr>
        <w:top w:val="none" w:sz="0" w:space="0" w:color="auto"/>
        <w:left w:val="none" w:sz="0" w:space="0" w:color="auto"/>
        <w:bottom w:val="none" w:sz="0" w:space="0" w:color="auto"/>
        <w:right w:val="none" w:sz="0" w:space="0" w:color="auto"/>
      </w:divBdr>
    </w:div>
    <w:div w:id="324280877">
      <w:bodyDiv w:val="1"/>
      <w:marLeft w:val="0"/>
      <w:marRight w:val="0"/>
      <w:marTop w:val="0"/>
      <w:marBottom w:val="0"/>
      <w:divBdr>
        <w:top w:val="none" w:sz="0" w:space="0" w:color="auto"/>
        <w:left w:val="none" w:sz="0" w:space="0" w:color="auto"/>
        <w:bottom w:val="none" w:sz="0" w:space="0" w:color="auto"/>
        <w:right w:val="none" w:sz="0" w:space="0" w:color="auto"/>
      </w:divBdr>
    </w:div>
    <w:div w:id="324937734">
      <w:bodyDiv w:val="1"/>
      <w:marLeft w:val="0"/>
      <w:marRight w:val="0"/>
      <w:marTop w:val="0"/>
      <w:marBottom w:val="0"/>
      <w:divBdr>
        <w:top w:val="none" w:sz="0" w:space="0" w:color="auto"/>
        <w:left w:val="none" w:sz="0" w:space="0" w:color="auto"/>
        <w:bottom w:val="none" w:sz="0" w:space="0" w:color="auto"/>
        <w:right w:val="none" w:sz="0" w:space="0" w:color="auto"/>
      </w:divBdr>
    </w:div>
    <w:div w:id="325595189">
      <w:bodyDiv w:val="1"/>
      <w:marLeft w:val="0"/>
      <w:marRight w:val="0"/>
      <w:marTop w:val="0"/>
      <w:marBottom w:val="0"/>
      <w:divBdr>
        <w:top w:val="none" w:sz="0" w:space="0" w:color="auto"/>
        <w:left w:val="none" w:sz="0" w:space="0" w:color="auto"/>
        <w:bottom w:val="none" w:sz="0" w:space="0" w:color="auto"/>
        <w:right w:val="none" w:sz="0" w:space="0" w:color="auto"/>
      </w:divBdr>
    </w:div>
    <w:div w:id="326396427">
      <w:bodyDiv w:val="1"/>
      <w:marLeft w:val="0"/>
      <w:marRight w:val="0"/>
      <w:marTop w:val="0"/>
      <w:marBottom w:val="0"/>
      <w:divBdr>
        <w:top w:val="none" w:sz="0" w:space="0" w:color="auto"/>
        <w:left w:val="none" w:sz="0" w:space="0" w:color="auto"/>
        <w:bottom w:val="none" w:sz="0" w:space="0" w:color="auto"/>
        <w:right w:val="none" w:sz="0" w:space="0" w:color="auto"/>
      </w:divBdr>
    </w:div>
    <w:div w:id="326446693">
      <w:bodyDiv w:val="1"/>
      <w:marLeft w:val="0"/>
      <w:marRight w:val="0"/>
      <w:marTop w:val="0"/>
      <w:marBottom w:val="0"/>
      <w:divBdr>
        <w:top w:val="none" w:sz="0" w:space="0" w:color="auto"/>
        <w:left w:val="none" w:sz="0" w:space="0" w:color="auto"/>
        <w:bottom w:val="none" w:sz="0" w:space="0" w:color="auto"/>
        <w:right w:val="none" w:sz="0" w:space="0" w:color="auto"/>
      </w:divBdr>
    </w:div>
    <w:div w:id="326833153">
      <w:marLeft w:val="0"/>
      <w:marRight w:val="0"/>
      <w:marTop w:val="0"/>
      <w:marBottom w:val="0"/>
      <w:divBdr>
        <w:top w:val="none" w:sz="0" w:space="0" w:color="auto"/>
        <w:left w:val="none" w:sz="0" w:space="0" w:color="auto"/>
        <w:bottom w:val="none" w:sz="0" w:space="0" w:color="auto"/>
        <w:right w:val="none" w:sz="0" w:space="0" w:color="auto"/>
      </w:divBdr>
    </w:div>
    <w:div w:id="327443337">
      <w:bodyDiv w:val="1"/>
      <w:marLeft w:val="0"/>
      <w:marRight w:val="0"/>
      <w:marTop w:val="0"/>
      <w:marBottom w:val="0"/>
      <w:divBdr>
        <w:top w:val="none" w:sz="0" w:space="0" w:color="auto"/>
        <w:left w:val="none" w:sz="0" w:space="0" w:color="auto"/>
        <w:bottom w:val="none" w:sz="0" w:space="0" w:color="auto"/>
        <w:right w:val="none" w:sz="0" w:space="0" w:color="auto"/>
      </w:divBdr>
    </w:div>
    <w:div w:id="327830646">
      <w:bodyDiv w:val="1"/>
      <w:marLeft w:val="0"/>
      <w:marRight w:val="0"/>
      <w:marTop w:val="0"/>
      <w:marBottom w:val="0"/>
      <w:divBdr>
        <w:top w:val="none" w:sz="0" w:space="0" w:color="auto"/>
        <w:left w:val="none" w:sz="0" w:space="0" w:color="auto"/>
        <w:bottom w:val="none" w:sz="0" w:space="0" w:color="auto"/>
        <w:right w:val="none" w:sz="0" w:space="0" w:color="auto"/>
      </w:divBdr>
    </w:div>
    <w:div w:id="328946548">
      <w:bodyDiv w:val="1"/>
      <w:marLeft w:val="0"/>
      <w:marRight w:val="0"/>
      <w:marTop w:val="0"/>
      <w:marBottom w:val="0"/>
      <w:divBdr>
        <w:top w:val="none" w:sz="0" w:space="0" w:color="auto"/>
        <w:left w:val="none" w:sz="0" w:space="0" w:color="auto"/>
        <w:bottom w:val="none" w:sz="0" w:space="0" w:color="auto"/>
        <w:right w:val="none" w:sz="0" w:space="0" w:color="auto"/>
      </w:divBdr>
    </w:div>
    <w:div w:id="329062458">
      <w:bodyDiv w:val="1"/>
      <w:marLeft w:val="0"/>
      <w:marRight w:val="0"/>
      <w:marTop w:val="0"/>
      <w:marBottom w:val="0"/>
      <w:divBdr>
        <w:top w:val="none" w:sz="0" w:space="0" w:color="auto"/>
        <w:left w:val="none" w:sz="0" w:space="0" w:color="auto"/>
        <w:bottom w:val="none" w:sz="0" w:space="0" w:color="auto"/>
        <w:right w:val="none" w:sz="0" w:space="0" w:color="auto"/>
      </w:divBdr>
    </w:div>
    <w:div w:id="329187690">
      <w:bodyDiv w:val="1"/>
      <w:marLeft w:val="0"/>
      <w:marRight w:val="0"/>
      <w:marTop w:val="0"/>
      <w:marBottom w:val="0"/>
      <w:divBdr>
        <w:top w:val="none" w:sz="0" w:space="0" w:color="auto"/>
        <w:left w:val="none" w:sz="0" w:space="0" w:color="auto"/>
        <w:bottom w:val="none" w:sz="0" w:space="0" w:color="auto"/>
        <w:right w:val="none" w:sz="0" w:space="0" w:color="auto"/>
      </w:divBdr>
    </w:div>
    <w:div w:id="329406311">
      <w:bodyDiv w:val="1"/>
      <w:marLeft w:val="0"/>
      <w:marRight w:val="0"/>
      <w:marTop w:val="0"/>
      <w:marBottom w:val="0"/>
      <w:divBdr>
        <w:top w:val="none" w:sz="0" w:space="0" w:color="auto"/>
        <w:left w:val="none" w:sz="0" w:space="0" w:color="auto"/>
        <w:bottom w:val="none" w:sz="0" w:space="0" w:color="auto"/>
        <w:right w:val="none" w:sz="0" w:space="0" w:color="auto"/>
      </w:divBdr>
    </w:div>
    <w:div w:id="329917967">
      <w:bodyDiv w:val="1"/>
      <w:marLeft w:val="0"/>
      <w:marRight w:val="0"/>
      <w:marTop w:val="0"/>
      <w:marBottom w:val="0"/>
      <w:divBdr>
        <w:top w:val="none" w:sz="0" w:space="0" w:color="auto"/>
        <w:left w:val="none" w:sz="0" w:space="0" w:color="auto"/>
        <w:bottom w:val="none" w:sz="0" w:space="0" w:color="auto"/>
        <w:right w:val="none" w:sz="0" w:space="0" w:color="auto"/>
      </w:divBdr>
    </w:div>
    <w:div w:id="330450791">
      <w:bodyDiv w:val="1"/>
      <w:marLeft w:val="0"/>
      <w:marRight w:val="0"/>
      <w:marTop w:val="0"/>
      <w:marBottom w:val="0"/>
      <w:divBdr>
        <w:top w:val="none" w:sz="0" w:space="0" w:color="auto"/>
        <w:left w:val="none" w:sz="0" w:space="0" w:color="auto"/>
        <w:bottom w:val="none" w:sz="0" w:space="0" w:color="auto"/>
        <w:right w:val="none" w:sz="0" w:space="0" w:color="auto"/>
      </w:divBdr>
    </w:div>
    <w:div w:id="332492657">
      <w:bodyDiv w:val="1"/>
      <w:marLeft w:val="0"/>
      <w:marRight w:val="0"/>
      <w:marTop w:val="0"/>
      <w:marBottom w:val="0"/>
      <w:divBdr>
        <w:top w:val="none" w:sz="0" w:space="0" w:color="auto"/>
        <w:left w:val="none" w:sz="0" w:space="0" w:color="auto"/>
        <w:bottom w:val="none" w:sz="0" w:space="0" w:color="auto"/>
        <w:right w:val="none" w:sz="0" w:space="0" w:color="auto"/>
      </w:divBdr>
    </w:div>
    <w:div w:id="333148683">
      <w:bodyDiv w:val="1"/>
      <w:marLeft w:val="0"/>
      <w:marRight w:val="0"/>
      <w:marTop w:val="0"/>
      <w:marBottom w:val="0"/>
      <w:divBdr>
        <w:top w:val="none" w:sz="0" w:space="0" w:color="auto"/>
        <w:left w:val="none" w:sz="0" w:space="0" w:color="auto"/>
        <w:bottom w:val="none" w:sz="0" w:space="0" w:color="auto"/>
        <w:right w:val="none" w:sz="0" w:space="0" w:color="auto"/>
      </w:divBdr>
    </w:div>
    <w:div w:id="334235767">
      <w:bodyDiv w:val="1"/>
      <w:marLeft w:val="0"/>
      <w:marRight w:val="0"/>
      <w:marTop w:val="0"/>
      <w:marBottom w:val="0"/>
      <w:divBdr>
        <w:top w:val="none" w:sz="0" w:space="0" w:color="auto"/>
        <w:left w:val="none" w:sz="0" w:space="0" w:color="auto"/>
        <w:bottom w:val="none" w:sz="0" w:space="0" w:color="auto"/>
        <w:right w:val="none" w:sz="0" w:space="0" w:color="auto"/>
      </w:divBdr>
    </w:div>
    <w:div w:id="334456620">
      <w:bodyDiv w:val="1"/>
      <w:marLeft w:val="0"/>
      <w:marRight w:val="0"/>
      <w:marTop w:val="0"/>
      <w:marBottom w:val="0"/>
      <w:divBdr>
        <w:top w:val="none" w:sz="0" w:space="0" w:color="auto"/>
        <w:left w:val="none" w:sz="0" w:space="0" w:color="auto"/>
        <w:bottom w:val="none" w:sz="0" w:space="0" w:color="auto"/>
        <w:right w:val="none" w:sz="0" w:space="0" w:color="auto"/>
      </w:divBdr>
    </w:div>
    <w:div w:id="335809282">
      <w:bodyDiv w:val="1"/>
      <w:marLeft w:val="0"/>
      <w:marRight w:val="0"/>
      <w:marTop w:val="0"/>
      <w:marBottom w:val="0"/>
      <w:divBdr>
        <w:top w:val="none" w:sz="0" w:space="0" w:color="auto"/>
        <w:left w:val="none" w:sz="0" w:space="0" w:color="auto"/>
        <w:bottom w:val="none" w:sz="0" w:space="0" w:color="auto"/>
        <w:right w:val="none" w:sz="0" w:space="0" w:color="auto"/>
      </w:divBdr>
    </w:div>
    <w:div w:id="335966046">
      <w:bodyDiv w:val="1"/>
      <w:marLeft w:val="0"/>
      <w:marRight w:val="0"/>
      <w:marTop w:val="0"/>
      <w:marBottom w:val="0"/>
      <w:divBdr>
        <w:top w:val="none" w:sz="0" w:space="0" w:color="auto"/>
        <w:left w:val="none" w:sz="0" w:space="0" w:color="auto"/>
        <w:bottom w:val="none" w:sz="0" w:space="0" w:color="auto"/>
        <w:right w:val="none" w:sz="0" w:space="0" w:color="auto"/>
      </w:divBdr>
    </w:div>
    <w:div w:id="336033869">
      <w:bodyDiv w:val="1"/>
      <w:marLeft w:val="0"/>
      <w:marRight w:val="0"/>
      <w:marTop w:val="0"/>
      <w:marBottom w:val="0"/>
      <w:divBdr>
        <w:top w:val="none" w:sz="0" w:space="0" w:color="auto"/>
        <w:left w:val="none" w:sz="0" w:space="0" w:color="auto"/>
        <w:bottom w:val="none" w:sz="0" w:space="0" w:color="auto"/>
        <w:right w:val="none" w:sz="0" w:space="0" w:color="auto"/>
      </w:divBdr>
    </w:div>
    <w:div w:id="336618889">
      <w:bodyDiv w:val="1"/>
      <w:marLeft w:val="0"/>
      <w:marRight w:val="0"/>
      <w:marTop w:val="0"/>
      <w:marBottom w:val="0"/>
      <w:divBdr>
        <w:top w:val="none" w:sz="0" w:space="0" w:color="auto"/>
        <w:left w:val="none" w:sz="0" w:space="0" w:color="auto"/>
        <w:bottom w:val="none" w:sz="0" w:space="0" w:color="auto"/>
        <w:right w:val="none" w:sz="0" w:space="0" w:color="auto"/>
      </w:divBdr>
    </w:div>
    <w:div w:id="339087517">
      <w:bodyDiv w:val="1"/>
      <w:marLeft w:val="0"/>
      <w:marRight w:val="0"/>
      <w:marTop w:val="0"/>
      <w:marBottom w:val="0"/>
      <w:divBdr>
        <w:top w:val="none" w:sz="0" w:space="0" w:color="auto"/>
        <w:left w:val="none" w:sz="0" w:space="0" w:color="auto"/>
        <w:bottom w:val="none" w:sz="0" w:space="0" w:color="auto"/>
        <w:right w:val="none" w:sz="0" w:space="0" w:color="auto"/>
      </w:divBdr>
    </w:div>
    <w:div w:id="339088090">
      <w:bodyDiv w:val="1"/>
      <w:marLeft w:val="0"/>
      <w:marRight w:val="0"/>
      <w:marTop w:val="0"/>
      <w:marBottom w:val="0"/>
      <w:divBdr>
        <w:top w:val="none" w:sz="0" w:space="0" w:color="auto"/>
        <w:left w:val="none" w:sz="0" w:space="0" w:color="auto"/>
        <w:bottom w:val="none" w:sz="0" w:space="0" w:color="auto"/>
        <w:right w:val="none" w:sz="0" w:space="0" w:color="auto"/>
      </w:divBdr>
    </w:div>
    <w:div w:id="339241667">
      <w:bodyDiv w:val="1"/>
      <w:marLeft w:val="0"/>
      <w:marRight w:val="0"/>
      <w:marTop w:val="0"/>
      <w:marBottom w:val="0"/>
      <w:divBdr>
        <w:top w:val="none" w:sz="0" w:space="0" w:color="auto"/>
        <w:left w:val="none" w:sz="0" w:space="0" w:color="auto"/>
        <w:bottom w:val="none" w:sz="0" w:space="0" w:color="auto"/>
        <w:right w:val="none" w:sz="0" w:space="0" w:color="auto"/>
      </w:divBdr>
    </w:div>
    <w:div w:id="341325998">
      <w:bodyDiv w:val="1"/>
      <w:marLeft w:val="0"/>
      <w:marRight w:val="0"/>
      <w:marTop w:val="0"/>
      <w:marBottom w:val="0"/>
      <w:divBdr>
        <w:top w:val="none" w:sz="0" w:space="0" w:color="auto"/>
        <w:left w:val="none" w:sz="0" w:space="0" w:color="auto"/>
        <w:bottom w:val="none" w:sz="0" w:space="0" w:color="auto"/>
        <w:right w:val="none" w:sz="0" w:space="0" w:color="auto"/>
      </w:divBdr>
    </w:div>
    <w:div w:id="341394715">
      <w:bodyDiv w:val="1"/>
      <w:marLeft w:val="0"/>
      <w:marRight w:val="0"/>
      <w:marTop w:val="0"/>
      <w:marBottom w:val="0"/>
      <w:divBdr>
        <w:top w:val="none" w:sz="0" w:space="0" w:color="auto"/>
        <w:left w:val="none" w:sz="0" w:space="0" w:color="auto"/>
        <w:bottom w:val="none" w:sz="0" w:space="0" w:color="auto"/>
        <w:right w:val="none" w:sz="0" w:space="0" w:color="auto"/>
      </w:divBdr>
    </w:div>
    <w:div w:id="341931996">
      <w:bodyDiv w:val="1"/>
      <w:marLeft w:val="0"/>
      <w:marRight w:val="0"/>
      <w:marTop w:val="0"/>
      <w:marBottom w:val="0"/>
      <w:divBdr>
        <w:top w:val="none" w:sz="0" w:space="0" w:color="auto"/>
        <w:left w:val="none" w:sz="0" w:space="0" w:color="auto"/>
        <w:bottom w:val="none" w:sz="0" w:space="0" w:color="auto"/>
        <w:right w:val="none" w:sz="0" w:space="0" w:color="auto"/>
      </w:divBdr>
    </w:div>
    <w:div w:id="342050028">
      <w:bodyDiv w:val="1"/>
      <w:marLeft w:val="0"/>
      <w:marRight w:val="0"/>
      <w:marTop w:val="0"/>
      <w:marBottom w:val="0"/>
      <w:divBdr>
        <w:top w:val="none" w:sz="0" w:space="0" w:color="auto"/>
        <w:left w:val="none" w:sz="0" w:space="0" w:color="auto"/>
        <w:bottom w:val="none" w:sz="0" w:space="0" w:color="auto"/>
        <w:right w:val="none" w:sz="0" w:space="0" w:color="auto"/>
      </w:divBdr>
    </w:div>
    <w:div w:id="342050773">
      <w:bodyDiv w:val="1"/>
      <w:marLeft w:val="0"/>
      <w:marRight w:val="0"/>
      <w:marTop w:val="0"/>
      <w:marBottom w:val="0"/>
      <w:divBdr>
        <w:top w:val="none" w:sz="0" w:space="0" w:color="auto"/>
        <w:left w:val="none" w:sz="0" w:space="0" w:color="auto"/>
        <w:bottom w:val="none" w:sz="0" w:space="0" w:color="auto"/>
        <w:right w:val="none" w:sz="0" w:space="0" w:color="auto"/>
      </w:divBdr>
    </w:div>
    <w:div w:id="342125194">
      <w:bodyDiv w:val="1"/>
      <w:marLeft w:val="0"/>
      <w:marRight w:val="0"/>
      <w:marTop w:val="0"/>
      <w:marBottom w:val="0"/>
      <w:divBdr>
        <w:top w:val="none" w:sz="0" w:space="0" w:color="auto"/>
        <w:left w:val="none" w:sz="0" w:space="0" w:color="auto"/>
        <w:bottom w:val="none" w:sz="0" w:space="0" w:color="auto"/>
        <w:right w:val="none" w:sz="0" w:space="0" w:color="auto"/>
      </w:divBdr>
    </w:div>
    <w:div w:id="342245958">
      <w:bodyDiv w:val="1"/>
      <w:marLeft w:val="0"/>
      <w:marRight w:val="0"/>
      <w:marTop w:val="0"/>
      <w:marBottom w:val="0"/>
      <w:divBdr>
        <w:top w:val="none" w:sz="0" w:space="0" w:color="auto"/>
        <w:left w:val="none" w:sz="0" w:space="0" w:color="auto"/>
        <w:bottom w:val="none" w:sz="0" w:space="0" w:color="auto"/>
        <w:right w:val="none" w:sz="0" w:space="0" w:color="auto"/>
      </w:divBdr>
    </w:div>
    <w:div w:id="342440497">
      <w:marLeft w:val="480"/>
      <w:marRight w:val="0"/>
      <w:marTop w:val="0"/>
      <w:marBottom w:val="0"/>
      <w:divBdr>
        <w:top w:val="none" w:sz="0" w:space="0" w:color="auto"/>
        <w:left w:val="none" w:sz="0" w:space="0" w:color="auto"/>
        <w:bottom w:val="none" w:sz="0" w:space="0" w:color="auto"/>
        <w:right w:val="none" w:sz="0" w:space="0" w:color="auto"/>
      </w:divBdr>
    </w:div>
    <w:div w:id="342630256">
      <w:bodyDiv w:val="1"/>
      <w:marLeft w:val="0"/>
      <w:marRight w:val="0"/>
      <w:marTop w:val="0"/>
      <w:marBottom w:val="0"/>
      <w:divBdr>
        <w:top w:val="none" w:sz="0" w:space="0" w:color="auto"/>
        <w:left w:val="none" w:sz="0" w:space="0" w:color="auto"/>
        <w:bottom w:val="none" w:sz="0" w:space="0" w:color="auto"/>
        <w:right w:val="none" w:sz="0" w:space="0" w:color="auto"/>
      </w:divBdr>
    </w:div>
    <w:div w:id="343672050">
      <w:bodyDiv w:val="1"/>
      <w:marLeft w:val="0"/>
      <w:marRight w:val="0"/>
      <w:marTop w:val="0"/>
      <w:marBottom w:val="0"/>
      <w:divBdr>
        <w:top w:val="none" w:sz="0" w:space="0" w:color="auto"/>
        <w:left w:val="none" w:sz="0" w:space="0" w:color="auto"/>
        <w:bottom w:val="none" w:sz="0" w:space="0" w:color="auto"/>
        <w:right w:val="none" w:sz="0" w:space="0" w:color="auto"/>
      </w:divBdr>
    </w:div>
    <w:div w:id="343744978">
      <w:bodyDiv w:val="1"/>
      <w:marLeft w:val="0"/>
      <w:marRight w:val="0"/>
      <w:marTop w:val="0"/>
      <w:marBottom w:val="0"/>
      <w:divBdr>
        <w:top w:val="none" w:sz="0" w:space="0" w:color="auto"/>
        <w:left w:val="none" w:sz="0" w:space="0" w:color="auto"/>
        <w:bottom w:val="none" w:sz="0" w:space="0" w:color="auto"/>
        <w:right w:val="none" w:sz="0" w:space="0" w:color="auto"/>
      </w:divBdr>
    </w:div>
    <w:div w:id="343943988">
      <w:marLeft w:val="480"/>
      <w:marRight w:val="0"/>
      <w:marTop w:val="0"/>
      <w:marBottom w:val="0"/>
      <w:divBdr>
        <w:top w:val="none" w:sz="0" w:space="0" w:color="auto"/>
        <w:left w:val="none" w:sz="0" w:space="0" w:color="auto"/>
        <w:bottom w:val="none" w:sz="0" w:space="0" w:color="auto"/>
        <w:right w:val="none" w:sz="0" w:space="0" w:color="auto"/>
      </w:divBdr>
    </w:div>
    <w:div w:id="344793241">
      <w:bodyDiv w:val="1"/>
      <w:marLeft w:val="0"/>
      <w:marRight w:val="0"/>
      <w:marTop w:val="0"/>
      <w:marBottom w:val="0"/>
      <w:divBdr>
        <w:top w:val="none" w:sz="0" w:space="0" w:color="auto"/>
        <w:left w:val="none" w:sz="0" w:space="0" w:color="auto"/>
        <w:bottom w:val="none" w:sz="0" w:space="0" w:color="auto"/>
        <w:right w:val="none" w:sz="0" w:space="0" w:color="auto"/>
      </w:divBdr>
    </w:div>
    <w:div w:id="345522723">
      <w:bodyDiv w:val="1"/>
      <w:marLeft w:val="0"/>
      <w:marRight w:val="0"/>
      <w:marTop w:val="0"/>
      <w:marBottom w:val="0"/>
      <w:divBdr>
        <w:top w:val="none" w:sz="0" w:space="0" w:color="auto"/>
        <w:left w:val="none" w:sz="0" w:space="0" w:color="auto"/>
        <w:bottom w:val="none" w:sz="0" w:space="0" w:color="auto"/>
        <w:right w:val="none" w:sz="0" w:space="0" w:color="auto"/>
      </w:divBdr>
    </w:div>
    <w:div w:id="345712895">
      <w:bodyDiv w:val="1"/>
      <w:marLeft w:val="0"/>
      <w:marRight w:val="0"/>
      <w:marTop w:val="0"/>
      <w:marBottom w:val="0"/>
      <w:divBdr>
        <w:top w:val="none" w:sz="0" w:space="0" w:color="auto"/>
        <w:left w:val="none" w:sz="0" w:space="0" w:color="auto"/>
        <w:bottom w:val="none" w:sz="0" w:space="0" w:color="auto"/>
        <w:right w:val="none" w:sz="0" w:space="0" w:color="auto"/>
      </w:divBdr>
    </w:div>
    <w:div w:id="345988158">
      <w:bodyDiv w:val="1"/>
      <w:marLeft w:val="0"/>
      <w:marRight w:val="0"/>
      <w:marTop w:val="0"/>
      <w:marBottom w:val="0"/>
      <w:divBdr>
        <w:top w:val="none" w:sz="0" w:space="0" w:color="auto"/>
        <w:left w:val="none" w:sz="0" w:space="0" w:color="auto"/>
        <w:bottom w:val="none" w:sz="0" w:space="0" w:color="auto"/>
        <w:right w:val="none" w:sz="0" w:space="0" w:color="auto"/>
      </w:divBdr>
    </w:div>
    <w:div w:id="346516757">
      <w:bodyDiv w:val="1"/>
      <w:marLeft w:val="0"/>
      <w:marRight w:val="0"/>
      <w:marTop w:val="0"/>
      <w:marBottom w:val="0"/>
      <w:divBdr>
        <w:top w:val="none" w:sz="0" w:space="0" w:color="auto"/>
        <w:left w:val="none" w:sz="0" w:space="0" w:color="auto"/>
        <w:bottom w:val="none" w:sz="0" w:space="0" w:color="auto"/>
        <w:right w:val="none" w:sz="0" w:space="0" w:color="auto"/>
      </w:divBdr>
    </w:div>
    <w:div w:id="346717990">
      <w:bodyDiv w:val="1"/>
      <w:marLeft w:val="0"/>
      <w:marRight w:val="0"/>
      <w:marTop w:val="0"/>
      <w:marBottom w:val="0"/>
      <w:divBdr>
        <w:top w:val="none" w:sz="0" w:space="0" w:color="auto"/>
        <w:left w:val="none" w:sz="0" w:space="0" w:color="auto"/>
        <w:bottom w:val="none" w:sz="0" w:space="0" w:color="auto"/>
        <w:right w:val="none" w:sz="0" w:space="0" w:color="auto"/>
      </w:divBdr>
    </w:div>
    <w:div w:id="346836989">
      <w:bodyDiv w:val="1"/>
      <w:marLeft w:val="0"/>
      <w:marRight w:val="0"/>
      <w:marTop w:val="0"/>
      <w:marBottom w:val="0"/>
      <w:divBdr>
        <w:top w:val="none" w:sz="0" w:space="0" w:color="auto"/>
        <w:left w:val="none" w:sz="0" w:space="0" w:color="auto"/>
        <w:bottom w:val="none" w:sz="0" w:space="0" w:color="auto"/>
        <w:right w:val="none" w:sz="0" w:space="0" w:color="auto"/>
      </w:divBdr>
    </w:div>
    <w:div w:id="347878995">
      <w:bodyDiv w:val="1"/>
      <w:marLeft w:val="0"/>
      <w:marRight w:val="0"/>
      <w:marTop w:val="0"/>
      <w:marBottom w:val="0"/>
      <w:divBdr>
        <w:top w:val="none" w:sz="0" w:space="0" w:color="auto"/>
        <w:left w:val="none" w:sz="0" w:space="0" w:color="auto"/>
        <w:bottom w:val="none" w:sz="0" w:space="0" w:color="auto"/>
        <w:right w:val="none" w:sz="0" w:space="0" w:color="auto"/>
      </w:divBdr>
    </w:div>
    <w:div w:id="348064291">
      <w:bodyDiv w:val="1"/>
      <w:marLeft w:val="0"/>
      <w:marRight w:val="0"/>
      <w:marTop w:val="0"/>
      <w:marBottom w:val="0"/>
      <w:divBdr>
        <w:top w:val="none" w:sz="0" w:space="0" w:color="auto"/>
        <w:left w:val="none" w:sz="0" w:space="0" w:color="auto"/>
        <w:bottom w:val="none" w:sz="0" w:space="0" w:color="auto"/>
        <w:right w:val="none" w:sz="0" w:space="0" w:color="auto"/>
      </w:divBdr>
    </w:div>
    <w:div w:id="348723063">
      <w:bodyDiv w:val="1"/>
      <w:marLeft w:val="0"/>
      <w:marRight w:val="0"/>
      <w:marTop w:val="0"/>
      <w:marBottom w:val="0"/>
      <w:divBdr>
        <w:top w:val="none" w:sz="0" w:space="0" w:color="auto"/>
        <w:left w:val="none" w:sz="0" w:space="0" w:color="auto"/>
        <w:bottom w:val="none" w:sz="0" w:space="0" w:color="auto"/>
        <w:right w:val="none" w:sz="0" w:space="0" w:color="auto"/>
      </w:divBdr>
    </w:div>
    <w:div w:id="349374908">
      <w:bodyDiv w:val="1"/>
      <w:marLeft w:val="0"/>
      <w:marRight w:val="0"/>
      <w:marTop w:val="0"/>
      <w:marBottom w:val="0"/>
      <w:divBdr>
        <w:top w:val="none" w:sz="0" w:space="0" w:color="auto"/>
        <w:left w:val="none" w:sz="0" w:space="0" w:color="auto"/>
        <w:bottom w:val="none" w:sz="0" w:space="0" w:color="auto"/>
        <w:right w:val="none" w:sz="0" w:space="0" w:color="auto"/>
      </w:divBdr>
    </w:div>
    <w:div w:id="349725311">
      <w:bodyDiv w:val="1"/>
      <w:marLeft w:val="0"/>
      <w:marRight w:val="0"/>
      <w:marTop w:val="0"/>
      <w:marBottom w:val="0"/>
      <w:divBdr>
        <w:top w:val="none" w:sz="0" w:space="0" w:color="auto"/>
        <w:left w:val="none" w:sz="0" w:space="0" w:color="auto"/>
        <w:bottom w:val="none" w:sz="0" w:space="0" w:color="auto"/>
        <w:right w:val="none" w:sz="0" w:space="0" w:color="auto"/>
      </w:divBdr>
    </w:div>
    <w:div w:id="350034051">
      <w:bodyDiv w:val="1"/>
      <w:marLeft w:val="0"/>
      <w:marRight w:val="0"/>
      <w:marTop w:val="0"/>
      <w:marBottom w:val="0"/>
      <w:divBdr>
        <w:top w:val="none" w:sz="0" w:space="0" w:color="auto"/>
        <w:left w:val="none" w:sz="0" w:space="0" w:color="auto"/>
        <w:bottom w:val="none" w:sz="0" w:space="0" w:color="auto"/>
        <w:right w:val="none" w:sz="0" w:space="0" w:color="auto"/>
      </w:divBdr>
    </w:div>
    <w:div w:id="350767964">
      <w:bodyDiv w:val="1"/>
      <w:marLeft w:val="0"/>
      <w:marRight w:val="0"/>
      <w:marTop w:val="0"/>
      <w:marBottom w:val="0"/>
      <w:divBdr>
        <w:top w:val="none" w:sz="0" w:space="0" w:color="auto"/>
        <w:left w:val="none" w:sz="0" w:space="0" w:color="auto"/>
        <w:bottom w:val="none" w:sz="0" w:space="0" w:color="auto"/>
        <w:right w:val="none" w:sz="0" w:space="0" w:color="auto"/>
      </w:divBdr>
    </w:div>
    <w:div w:id="352388558">
      <w:bodyDiv w:val="1"/>
      <w:marLeft w:val="0"/>
      <w:marRight w:val="0"/>
      <w:marTop w:val="0"/>
      <w:marBottom w:val="0"/>
      <w:divBdr>
        <w:top w:val="none" w:sz="0" w:space="0" w:color="auto"/>
        <w:left w:val="none" w:sz="0" w:space="0" w:color="auto"/>
        <w:bottom w:val="none" w:sz="0" w:space="0" w:color="auto"/>
        <w:right w:val="none" w:sz="0" w:space="0" w:color="auto"/>
      </w:divBdr>
    </w:div>
    <w:div w:id="352389144">
      <w:bodyDiv w:val="1"/>
      <w:marLeft w:val="0"/>
      <w:marRight w:val="0"/>
      <w:marTop w:val="0"/>
      <w:marBottom w:val="0"/>
      <w:divBdr>
        <w:top w:val="none" w:sz="0" w:space="0" w:color="auto"/>
        <w:left w:val="none" w:sz="0" w:space="0" w:color="auto"/>
        <w:bottom w:val="none" w:sz="0" w:space="0" w:color="auto"/>
        <w:right w:val="none" w:sz="0" w:space="0" w:color="auto"/>
      </w:divBdr>
    </w:div>
    <w:div w:id="352808419">
      <w:bodyDiv w:val="1"/>
      <w:marLeft w:val="0"/>
      <w:marRight w:val="0"/>
      <w:marTop w:val="0"/>
      <w:marBottom w:val="0"/>
      <w:divBdr>
        <w:top w:val="none" w:sz="0" w:space="0" w:color="auto"/>
        <w:left w:val="none" w:sz="0" w:space="0" w:color="auto"/>
        <w:bottom w:val="none" w:sz="0" w:space="0" w:color="auto"/>
        <w:right w:val="none" w:sz="0" w:space="0" w:color="auto"/>
      </w:divBdr>
    </w:div>
    <w:div w:id="352920038">
      <w:bodyDiv w:val="1"/>
      <w:marLeft w:val="0"/>
      <w:marRight w:val="0"/>
      <w:marTop w:val="0"/>
      <w:marBottom w:val="0"/>
      <w:divBdr>
        <w:top w:val="none" w:sz="0" w:space="0" w:color="auto"/>
        <w:left w:val="none" w:sz="0" w:space="0" w:color="auto"/>
        <w:bottom w:val="none" w:sz="0" w:space="0" w:color="auto"/>
        <w:right w:val="none" w:sz="0" w:space="0" w:color="auto"/>
      </w:divBdr>
    </w:div>
    <w:div w:id="353115676">
      <w:bodyDiv w:val="1"/>
      <w:marLeft w:val="0"/>
      <w:marRight w:val="0"/>
      <w:marTop w:val="0"/>
      <w:marBottom w:val="0"/>
      <w:divBdr>
        <w:top w:val="none" w:sz="0" w:space="0" w:color="auto"/>
        <w:left w:val="none" w:sz="0" w:space="0" w:color="auto"/>
        <w:bottom w:val="none" w:sz="0" w:space="0" w:color="auto"/>
        <w:right w:val="none" w:sz="0" w:space="0" w:color="auto"/>
      </w:divBdr>
    </w:div>
    <w:div w:id="353196326">
      <w:bodyDiv w:val="1"/>
      <w:marLeft w:val="0"/>
      <w:marRight w:val="0"/>
      <w:marTop w:val="0"/>
      <w:marBottom w:val="0"/>
      <w:divBdr>
        <w:top w:val="none" w:sz="0" w:space="0" w:color="auto"/>
        <w:left w:val="none" w:sz="0" w:space="0" w:color="auto"/>
        <w:bottom w:val="none" w:sz="0" w:space="0" w:color="auto"/>
        <w:right w:val="none" w:sz="0" w:space="0" w:color="auto"/>
      </w:divBdr>
    </w:div>
    <w:div w:id="353533292">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56007987">
      <w:bodyDiv w:val="1"/>
      <w:marLeft w:val="0"/>
      <w:marRight w:val="0"/>
      <w:marTop w:val="0"/>
      <w:marBottom w:val="0"/>
      <w:divBdr>
        <w:top w:val="none" w:sz="0" w:space="0" w:color="auto"/>
        <w:left w:val="none" w:sz="0" w:space="0" w:color="auto"/>
        <w:bottom w:val="none" w:sz="0" w:space="0" w:color="auto"/>
        <w:right w:val="none" w:sz="0" w:space="0" w:color="auto"/>
      </w:divBdr>
    </w:div>
    <w:div w:id="356196095">
      <w:bodyDiv w:val="1"/>
      <w:marLeft w:val="0"/>
      <w:marRight w:val="0"/>
      <w:marTop w:val="0"/>
      <w:marBottom w:val="0"/>
      <w:divBdr>
        <w:top w:val="none" w:sz="0" w:space="0" w:color="auto"/>
        <w:left w:val="none" w:sz="0" w:space="0" w:color="auto"/>
        <w:bottom w:val="none" w:sz="0" w:space="0" w:color="auto"/>
        <w:right w:val="none" w:sz="0" w:space="0" w:color="auto"/>
      </w:divBdr>
    </w:div>
    <w:div w:id="358163456">
      <w:bodyDiv w:val="1"/>
      <w:marLeft w:val="0"/>
      <w:marRight w:val="0"/>
      <w:marTop w:val="0"/>
      <w:marBottom w:val="0"/>
      <w:divBdr>
        <w:top w:val="none" w:sz="0" w:space="0" w:color="auto"/>
        <w:left w:val="none" w:sz="0" w:space="0" w:color="auto"/>
        <w:bottom w:val="none" w:sz="0" w:space="0" w:color="auto"/>
        <w:right w:val="none" w:sz="0" w:space="0" w:color="auto"/>
      </w:divBdr>
    </w:div>
    <w:div w:id="358816247">
      <w:bodyDiv w:val="1"/>
      <w:marLeft w:val="0"/>
      <w:marRight w:val="0"/>
      <w:marTop w:val="0"/>
      <w:marBottom w:val="0"/>
      <w:divBdr>
        <w:top w:val="none" w:sz="0" w:space="0" w:color="auto"/>
        <w:left w:val="none" w:sz="0" w:space="0" w:color="auto"/>
        <w:bottom w:val="none" w:sz="0" w:space="0" w:color="auto"/>
        <w:right w:val="none" w:sz="0" w:space="0" w:color="auto"/>
      </w:divBdr>
    </w:div>
    <w:div w:id="360909068">
      <w:bodyDiv w:val="1"/>
      <w:marLeft w:val="0"/>
      <w:marRight w:val="0"/>
      <w:marTop w:val="0"/>
      <w:marBottom w:val="0"/>
      <w:divBdr>
        <w:top w:val="none" w:sz="0" w:space="0" w:color="auto"/>
        <w:left w:val="none" w:sz="0" w:space="0" w:color="auto"/>
        <w:bottom w:val="none" w:sz="0" w:space="0" w:color="auto"/>
        <w:right w:val="none" w:sz="0" w:space="0" w:color="auto"/>
      </w:divBdr>
    </w:div>
    <w:div w:id="361710571">
      <w:bodyDiv w:val="1"/>
      <w:marLeft w:val="0"/>
      <w:marRight w:val="0"/>
      <w:marTop w:val="0"/>
      <w:marBottom w:val="0"/>
      <w:divBdr>
        <w:top w:val="none" w:sz="0" w:space="0" w:color="auto"/>
        <w:left w:val="none" w:sz="0" w:space="0" w:color="auto"/>
        <w:bottom w:val="none" w:sz="0" w:space="0" w:color="auto"/>
        <w:right w:val="none" w:sz="0" w:space="0" w:color="auto"/>
      </w:divBdr>
    </w:div>
    <w:div w:id="362053054">
      <w:bodyDiv w:val="1"/>
      <w:marLeft w:val="0"/>
      <w:marRight w:val="0"/>
      <w:marTop w:val="0"/>
      <w:marBottom w:val="0"/>
      <w:divBdr>
        <w:top w:val="none" w:sz="0" w:space="0" w:color="auto"/>
        <w:left w:val="none" w:sz="0" w:space="0" w:color="auto"/>
        <w:bottom w:val="none" w:sz="0" w:space="0" w:color="auto"/>
        <w:right w:val="none" w:sz="0" w:space="0" w:color="auto"/>
      </w:divBdr>
    </w:div>
    <w:div w:id="362362184">
      <w:bodyDiv w:val="1"/>
      <w:marLeft w:val="0"/>
      <w:marRight w:val="0"/>
      <w:marTop w:val="0"/>
      <w:marBottom w:val="0"/>
      <w:divBdr>
        <w:top w:val="none" w:sz="0" w:space="0" w:color="auto"/>
        <w:left w:val="none" w:sz="0" w:space="0" w:color="auto"/>
        <w:bottom w:val="none" w:sz="0" w:space="0" w:color="auto"/>
        <w:right w:val="none" w:sz="0" w:space="0" w:color="auto"/>
      </w:divBdr>
    </w:div>
    <w:div w:id="362830039">
      <w:bodyDiv w:val="1"/>
      <w:marLeft w:val="0"/>
      <w:marRight w:val="0"/>
      <w:marTop w:val="0"/>
      <w:marBottom w:val="0"/>
      <w:divBdr>
        <w:top w:val="none" w:sz="0" w:space="0" w:color="auto"/>
        <w:left w:val="none" w:sz="0" w:space="0" w:color="auto"/>
        <w:bottom w:val="none" w:sz="0" w:space="0" w:color="auto"/>
        <w:right w:val="none" w:sz="0" w:space="0" w:color="auto"/>
      </w:divBdr>
    </w:div>
    <w:div w:id="363024057">
      <w:bodyDiv w:val="1"/>
      <w:marLeft w:val="0"/>
      <w:marRight w:val="0"/>
      <w:marTop w:val="0"/>
      <w:marBottom w:val="0"/>
      <w:divBdr>
        <w:top w:val="none" w:sz="0" w:space="0" w:color="auto"/>
        <w:left w:val="none" w:sz="0" w:space="0" w:color="auto"/>
        <w:bottom w:val="none" w:sz="0" w:space="0" w:color="auto"/>
        <w:right w:val="none" w:sz="0" w:space="0" w:color="auto"/>
      </w:divBdr>
    </w:div>
    <w:div w:id="363286941">
      <w:bodyDiv w:val="1"/>
      <w:marLeft w:val="0"/>
      <w:marRight w:val="0"/>
      <w:marTop w:val="0"/>
      <w:marBottom w:val="0"/>
      <w:divBdr>
        <w:top w:val="none" w:sz="0" w:space="0" w:color="auto"/>
        <w:left w:val="none" w:sz="0" w:space="0" w:color="auto"/>
        <w:bottom w:val="none" w:sz="0" w:space="0" w:color="auto"/>
        <w:right w:val="none" w:sz="0" w:space="0" w:color="auto"/>
      </w:divBdr>
    </w:div>
    <w:div w:id="363598321">
      <w:bodyDiv w:val="1"/>
      <w:marLeft w:val="0"/>
      <w:marRight w:val="0"/>
      <w:marTop w:val="0"/>
      <w:marBottom w:val="0"/>
      <w:divBdr>
        <w:top w:val="none" w:sz="0" w:space="0" w:color="auto"/>
        <w:left w:val="none" w:sz="0" w:space="0" w:color="auto"/>
        <w:bottom w:val="none" w:sz="0" w:space="0" w:color="auto"/>
        <w:right w:val="none" w:sz="0" w:space="0" w:color="auto"/>
      </w:divBdr>
    </w:div>
    <w:div w:id="364453328">
      <w:bodyDiv w:val="1"/>
      <w:marLeft w:val="0"/>
      <w:marRight w:val="0"/>
      <w:marTop w:val="0"/>
      <w:marBottom w:val="0"/>
      <w:divBdr>
        <w:top w:val="none" w:sz="0" w:space="0" w:color="auto"/>
        <w:left w:val="none" w:sz="0" w:space="0" w:color="auto"/>
        <w:bottom w:val="none" w:sz="0" w:space="0" w:color="auto"/>
        <w:right w:val="none" w:sz="0" w:space="0" w:color="auto"/>
      </w:divBdr>
    </w:div>
    <w:div w:id="366377295">
      <w:bodyDiv w:val="1"/>
      <w:marLeft w:val="0"/>
      <w:marRight w:val="0"/>
      <w:marTop w:val="0"/>
      <w:marBottom w:val="0"/>
      <w:divBdr>
        <w:top w:val="none" w:sz="0" w:space="0" w:color="auto"/>
        <w:left w:val="none" w:sz="0" w:space="0" w:color="auto"/>
        <w:bottom w:val="none" w:sz="0" w:space="0" w:color="auto"/>
        <w:right w:val="none" w:sz="0" w:space="0" w:color="auto"/>
      </w:divBdr>
    </w:div>
    <w:div w:id="367148543">
      <w:bodyDiv w:val="1"/>
      <w:marLeft w:val="0"/>
      <w:marRight w:val="0"/>
      <w:marTop w:val="0"/>
      <w:marBottom w:val="0"/>
      <w:divBdr>
        <w:top w:val="none" w:sz="0" w:space="0" w:color="auto"/>
        <w:left w:val="none" w:sz="0" w:space="0" w:color="auto"/>
        <w:bottom w:val="none" w:sz="0" w:space="0" w:color="auto"/>
        <w:right w:val="none" w:sz="0" w:space="0" w:color="auto"/>
      </w:divBdr>
    </w:div>
    <w:div w:id="367293963">
      <w:bodyDiv w:val="1"/>
      <w:marLeft w:val="0"/>
      <w:marRight w:val="0"/>
      <w:marTop w:val="0"/>
      <w:marBottom w:val="0"/>
      <w:divBdr>
        <w:top w:val="none" w:sz="0" w:space="0" w:color="auto"/>
        <w:left w:val="none" w:sz="0" w:space="0" w:color="auto"/>
        <w:bottom w:val="none" w:sz="0" w:space="0" w:color="auto"/>
        <w:right w:val="none" w:sz="0" w:space="0" w:color="auto"/>
      </w:divBdr>
    </w:div>
    <w:div w:id="367335385">
      <w:bodyDiv w:val="1"/>
      <w:marLeft w:val="0"/>
      <w:marRight w:val="0"/>
      <w:marTop w:val="0"/>
      <w:marBottom w:val="0"/>
      <w:divBdr>
        <w:top w:val="none" w:sz="0" w:space="0" w:color="auto"/>
        <w:left w:val="none" w:sz="0" w:space="0" w:color="auto"/>
        <w:bottom w:val="none" w:sz="0" w:space="0" w:color="auto"/>
        <w:right w:val="none" w:sz="0" w:space="0" w:color="auto"/>
      </w:divBdr>
    </w:div>
    <w:div w:id="367337702">
      <w:bodyDiv w:val="1"/>
      <w:marLeft w:val="0"/>
      <w:marRight w:val="0"/>
      <w:marTop w:val="0"/>
      <w:marBottom w:val="0"/>
      <w:divBdr>
        <w:top w:val="none" w:sz="0" w:space="0" w:color="auto"/>
        <w:left w:val="none" w:sz="0" w:space="0" w:color="auto"/>
        <w:bottom w:val="none" w:sz="0" w:space="0" w:color="auto"/>
        <w:right w:val="none" w:sz="0" w:space="0" w:color="auto"/>
      </w:divBdr>
    </w:div>
    <w:div w:id="367879549">
      <w:bodyDiv w:val="1"/>
      <w:marLeft w:val="0"/>
      <w:marRight w:val="0"/>
      <w:marTop w:val="0"/>
      <w:marBottom w:val="0"/>
      <w:divBdr>
        <w:top w:val="none" w:sz="0" w:space="0" w:color="auto"/>
        <w:left w:val="none" w:sz="0" w:space="0" w:color="auto"/>
        <w:bottom w:val="none" w:sz="0" w:space="0" w:color="auto"/>
        <w:right w:val="none" w:sz="0" w:space="0" w:color="auto"/>
      </w:divBdr>
    </w:div>
    <w:div w:id="368921105">
      <w:bodyDiv w:val="1"/>
      <w:marLeft w:val="0"/>
      <w:marRight w:val="0"/>
      <w:marTop w:val="0"/>
      <w:marBottom w:val="0"/>
      <w:divBdr>
        <w:top w:val="none" w:sz="0" w:space="0" w:color="auto"/>
        <w:left w:val="none" w:sz="0" w:space="0" w:color="auto"/>
        <w:bottom w:val="none" w:sz="0" w:space="0" w:color="auto"/>
        <w:right w:val="none" w:sz="0" w:space="0" w:color="auto"/>
      </w:divBdr>
    </w:div>
    <w:div w:id="370037887">
      <w:bodyDiv w:val="1"/>
      <w:marLeft w:val="0"/>
      <w:marRight w:val="0"/>
      <w:marTop w:val="0"/>
      <w:marBottom w:val="0"/>
      <w:divBdr>
        <w:top w:val="none" w:sz="0" w:space="0" w:color="auto"/>
        <w:left w:val="none" w:sz="0" w:space="0" w:color="auto"/>
        <w:bottom w:val="none" w:sz="0" w:space="0" w:color="auto"/>
        <w:right w:val="none" w:sz="0" w:space="0" w:color="auto"/>
      </w:divBdr>
    </w:div>
    <w:div w:id="372002901">
      <w:marLeft w:val="480"/>
      <w:marRight w:val="0"/>
      <w:marTop w:val="0"/>
      <w:marBottom w:val="0"/>
      <w:divBdr>
        <w:top w:val="none" w:sz="0" w:space="0" w:color="auto"/>
        <w:left w:val="none" w:sz="0" w:space="0" w:color="auto"/>
        <w:bottom w:val="none" w:sz="0" w:space="0" w:color="auto"/>
        <w:right w:val="none" w:sz="0" w:space="0" w:color="auto"/>
      </w:divBdr>
    </w:div>
    <w:div w:id="372966046">
      <w:marLeft w:val="0"/>
      <w:marRight w:val="0"/>
      <w:marTop w:val="0"/>
      <w:marBottom w:val="0"/>
      <w:divBdr>
        <w:top w:val="none" w:sz="0" w:space="0" w:color="auto"/>
        <w:left w:val="none" w:sz="0" w:space="0" w:color="auto"/>
        <w:bottom w:val="none" w:sz="0" w:space="0" w:color="auto"/>
        <w:right w:val="none" w:sz="0" w:space="0" w:color="auto"/>
      </w:divBdr>
    </w:div>
    <w:div w:id="374434085">
      <w:bodyDiv w:val="1"/>
      <w:marLeft w:val="0"/>
      <w:marRight w:val="0"/>
      <w:marTop w:val="0"/>
      <w:marBottom w:val="0"/>
      <w:divBdr>
        <w:top w:val="none" w:sz="0" w:space="0" w:color="auto"/>
        <w:left w:val="none" w:sz="0" w:space="0" w:color="auto"/>
        <w:bottom w:val="none" w:sz="0" w:space="0" w:color="auto"/>
        <w:right w:val="none" w:sz="0" w:space="0" w:color="auto"/>
      </w:divBdr>
    </w:div>
    <w:div w:id="374544582">
      <w:bodyDiv w:val="1"/>
      <w:marLeft w:val="0"/>
      <w:marRight w:val="0"/>
      <w:marTop w:val="0"/>
      <w:marBottom w:val="0"/>
      <w:divBdr>
        <w:top w:val="none" w:sz="0" w:space="0" w:color="auto"/>
        <w:left w:val="none" w:sz="0" w:space="0" w:color="auto"/>
        <w:bottom w:val="none" w:sz="0" w:space="0" w:color="auto"/>
        <w:right w:val="none" w:sz="0" w:space="0" w:color="auto"/>
      </w:divBdr>
    </w:div>
    <w:div w:id="375006586">
      <w:bodyDiv w:val="1"/>
      <w:marLeft w:val="0"/>
      <w:marRight w:val="0"/>
      <w:marTop w:val="0"/>
      <w:marBottom w:val="0"/>
      <w:divBdr>
        <w:top w:val="none" w:sz="0" w:space="0" w:color="auto"/>
        <w:left w:val="none" w:sz="0" w:space="0" w:color="auto"/>
        <w:bottom w:val="none" w:sz="0" w:space="0" w:color="auto"/>
        <w:right w:val="none" w:sz="0" w:space="0" w:color="auto"/>
      </w:divBdr>
    </w:div>
    <w:div w:id="375352123">
      <w:bodyDiv w:val="1"/>
      <w:marLeft w:val="0"/>
      <w:marRight w:val="0"/>
      <w:marTop w:val="0"/>
      <w:marBottom w:val="0"/>
      <w:divBdr>
        <w:top w:val="none" w:sz="0" w:space="0" w:color="auto"/>
        <w:left w:val="none" w:sz="0" w:space="0" w:color="auto"/>
        <w:bottom w:val="none" w:sz="0" w:space="0" w:color="auto"/>
        <w:right w:val="none" w:sz="0" w:space="0" w:color="auto"/>
      </w:divBdr>
    </w:div>
    <w:div w:id="376242447">
      <w:bodyDiv w:val="1"/>
      <w:marLeft w:val="0"/>
      <w:marRight w:val="0"/>
      <w:marTop w:val="0"/>
      <w:marBottom w:val="0"/>
      <w:divBdr>
        <w:top w:val="none" w:sz="0" w:space="0" w:color="auto"/>
        <w:left w:val="none" w:sz="0" w:space="0" w:color="auto"/>
        <w:bottom w:val="none" w:sz="0" w:space="0" w:color="auto"/>
        <w:right w:val="none" w:sz="0" w:space="0" w:color="auto"/>
      </w:divBdr>
    </w:div>
    <w:div w:id="376663380">
      <w:bodyDiv w:val="1"/>
      <w:marLeft w:val="0"/>
      <w:marRight w:val="0"/>
      <w:marTop w:val="0"/>
      <w:marBottom w:val="0"/>
      <w:divBdr>
        <w:top w:val="none" w:sz="0" w:space="0" w:color="auto"/>
        <w:left w:val="none" w:sz="0" w:space="0" w:color="auto"/>
        <w:bottom w:val="none" w:sz="0" w:space="0" w:color="auto"/>
        <w:right w:val="none" w:sz="0" w:space="0" w:color="auto"/>
      </w:divBdr>
    </w:div>
    <w:div w:id="376706047">
      <w:bodyDiv w:val="1"/>
      <w:marLeft w:val="0"/>
      <w:marRight w:val="0"/>
      <w:marTop w:val="0"/>
      <w:marBottom w:val="0"/>
      <w:divBdr>
        <w:top w:val="none" w:sz="0" w:space="0" w:color="auto"/>
        <w:left w:val="none" w:sz="0" w:space="0" w:color="auto"/>
        <w:bottom w:val="none" w:sz="0" w:space="0" w:color="auto"/>
        <w:right w:val="none" w:sz="0" w:space="0" w:color="auto"/>
      </w:divBdr>
    </w:div>
    <w:div w:id="377776186">
      <w:bodyDiv w:val="1"/>
      <w:marLeft w:val="0"/>
      <w:marRight w:val="0"/>
      <w:marTop w:val="0"/>
      <w:marBottom w:val="0"/>
      <w:divBdr>
        <w:top w:val="none" w:sz="0" w:space="0" w:color="auto"/>
        <w:left w:val="none" w:sz="0" w:space="0" w:color="auto"/>
        <w:bottom w:val="none" w:sz="0" w:space="0" w:color="auto"/>
        <w:right w:val="none" w:sz="0" w:space="0" w:color="auto"/>
      </w:divBdr>
    </w:div>
    <w:div w:id="379520558">
      <w:bodyDiv w:val="1"/>
      <w:marLeft w:val="0"/>
      <w:marRight w:val="0"/>
      <w:marTop w:val="0"/>
      <w:marBottom w:val="0"/>
      <w:divBdr>
        <w:top w:val="none" w:sz="0" w:space="0" w:color="auto"/>
        <w:left w:val="none" w:sz="0" w:space="0" w:color="auto"/>
        <w:bottom w:val="none" w:sz="0" w:space="0" w:color="auto"/>
        <w:right w:val="none" w:sz="0" w:space="0" w:color="auto"/>
      </w:divBdr>
    </w:div>
    <w:div w:id="379717796">
      <w:bodyDiv w:val="1"/>
      <w:marLeft w:val="0"/>
      <w:marRight w:val="0"/>
      <w:marTop w:val="0"/>
      <w:marBottom w:val="0"/>
      <w:divBdr>
        <w:top w:val="none" w:sz="0" w:space="0" w:color="auto"/>
        <w:left w:val="none" w:sz="0" w:space="0" w:color="auto"/>
        <w:bottom w:val="none" w:sz="0" w:space="0" w:color="auto"/>
        <w:right w:val="none" w:sz="0" w:space="0" w:color="auto"/>
      </w:divBdr>
    </w:div>
    <w:div w:id="380246823">
      <w:bodyDiv w:val="1"/>
      <w:marLeft w:val="0"/>
      <w:marRight w:val="0"/>
      <w:marTop w:val="0"/>
      <w:marBottom w:val="0"/>
      <w:divBdr>
        <w:top w:val="none" w:sz="0" w:space="0" w:color="auto"/>
        <w:left w:val="none" w:sz="0" w:space="0" w:color="auto"/>
        <w:bottom w:val="none" w:sz="0" w:space="0" w:color="auto"/>
        <w:right w:val="none" w:sz="0" w:space="0" w:color="auto"/>
      </w:divBdr>
    </w:div>
    <w:div w:id="380440292">
      <w:bodyDiv w:val="1"/>
      <w:marLeft w:val="0"/>
      <w:marRight w:val="0"/>
      <w:marTop w:val="0"/>
      <w:marBottom w:val="0"/>
      <w:divBdr>
        <w:top w:val="none" w:sz="0" w:space="0" w:color="auto"/>
        <w:left w:val="none" w:sz="0" w:space="0" w:color="auto"/>
        <w:bottom w:val="none" w:sz="0" w:space="0" w:color="auto"/>
        <w:right w:val="none" w:sz="0" w:space="0" w:color="auto"/>
      </w:divBdr>
    </w:div>
    <w:div w:id="380785323">
      <w:marLeft w:val="480"/>
      <w:marRight w:val="0"/>
      <w:marTop w:val="0"/>
      <w:marBottom w:val="0"/>
      <w:divBdr>
        <w:top w:val="none" w:sz="0" w:space="0" w:color="auto"/>
        <w:left w:val="none" w:sz="0" w:space="0" w:color="auto"/>
        <w:bottom w:val="none" w:sz="0" w:space="0" w:color="auto"/>
        <w:right w:val="none" w:sz="0" w:space="0" w:color="auto"/>
      </w:divBdr>
    </w:div>
    <w:div w:id="382601111">
      <w:bodyDiv w:val="1"/>
      <w:marLeft w:val="0"/>
      <w:marRight w:val="0"/>
      <w:marTop w:val="0"/>
      <w:marBottom w:val="0"/>
      <w:divBdr>
        <w:top w:val="none" w:sz="0" w:space="0" w:color="auto"/>
        <w:left w:val="none" w:sz="0" w:space="0" w:color="auto"/>
        <w:bottom w:val="none" w:sz="0" w:space="0" w:color="auto"/>
        <w:right w:val="none" w:sz="0" w:space="0" w:color="auto"/>
      </w:divBdr>
    </w:div>
    <w:div w:id="384841315">
      <w:bodyDiv w:val="1"/>
      <w:marLeft w:val="0"/>
      <w:marRight w:val="0"/>
      <w:marTop w:val="0"/>
      <w:marBottom w:val="0"/>
      <w:divBdr>
        <w:top w:val="none" w:sz="0" w:space="0" w:color="auto"/>
        <w:left w:val="none" w:sz="0" w:space="0" w:color="auto"/>
        <w:bottom w:val="none" w:sz="0" w:space="0" w:color="auto"/>
        <w:right w:val="none" w:sz="0" w:space="0" w:color="auto"/>
      </w:divBdr>
    </w:div>
    <w:div w:id="384910698">
      <w:bodyDiv w:val="1"/>
      <w:marLeft w:val="0"/>
      <w:marRight w:val="0"/>
      <w:marTop w:val="0"/>
      <w:marBottom w:val="0"/>
      <w:divBdr>
        <w:top w:val="none" w:sz="0" w:space="0" w:color="auto"/>
        <w:left w:val="none" w:sz="0" w:space="0" w:color="auto"/>
        <w:bottom w:val="none" w:sz="0" w:space="0" w:color="auto"/>
        <w:right w:val="none" w:sz="0" w:space="0" w:color="auto"/>
      </w:divBdr>
    </w:div>
    <w:div w:id="384958699">
      <w:bodyDiv w:val="1"/>
      <w:marLeft w:val="0"/>
      <w:marRight w:val="0"/>
      <w:marTop w:val="0"/>
      <w:marBottom w:val="0"/>
      <w:divBdr>
        <w:top w:val="none" w:sz="0" w:space="0" w:color="auto"/>
        <w:left w:val="none" w:sz="0" w:space="0" w:color="auto"/>
        <w:bottom w:val="none" w:sz="0" w:space="0" w:color="auto"/>
        <w:right w:val="none" w:sz="0" w:space="0" w:color="auto"/>
      </w:divBdr>
    </w:div>
    <w:div w:id="385571070">
      <w:bodyDiv w:val="1"/>
      <w:marLeft w:val="0"/>
      <w:marRight w:val="0"/>
      <w:marTop w:val="0"/>
      <w:marBottom w:val="0"/>
      <w:divBdr>
        <w:top w:val="none" w:sz="0" w:space="0" w:color="auto"/>
        <w:left w:val="none" w:sz="0" w:space="0" w:color="auto"/>
        <w:bottom w:val="none" w:sz="0" w:space="0" w:color="auto"/>
        <w:right w:val="none" w:sz="0" w:space="0" w:color="auto"/>
      </w:divBdr>
    </w:div>
    <w:div w:id="385686314">
      <w:marLeft w:val="480"/>
      <w:marRight w:val="0"/>
      <w:marTop w:val="0"/>
      <w:marBottom w:val="0"/>
      <w:divBdr>
        <w:top w:val="none" w:sz="0" w:space="0" w:color="auto"/>
        <w:left w:val="none" w:sz="0" w:space="0" w:color="auto"/>
        <w:bottom w:val="none" w:sz="0" w:space="0" w:color="auto"/>
        <w:right w:val="none" w:sz="0" w:space="0" w:color="auto"/>
      </w:divBdr>
    </w:div>
    <w:div w:id="385883337">
      <w:bodyDiv w:val="1"/>
      <w:marLeft w:val="0"/>
      <w:marRight w:val="0"/>
      <w:marTop w:val="0"/>
      <w:marBottom w:val="0"/>
      <w:divBdr>
        <w:top w:val="none" w:sz="0" w:space="0" w:color="auto"/>
        <w:left w:val="none" w:sz="0" w:space="0" w:color="auto"/>
        <w:bottom w:val="none" w:sz="0" w:space="0" w:color="auto"/>
        <w:right w:val="none" w:sz="0" w:space="0" w:color="auto"/>
      </w:divBdr>
    </w:div>
    <w:div w:id="388767707">
      <w:bodyDiv w:val="1"/>
      <w:marLeft w:val="0"/>
      <w:marRight w:val="0"/>
      <w:marTop w:val="0"/>
      <w:marBottom w:val="0"/>
      <w:divBdr>
        <w:top w:val="none" w:sz="0" w:space="0" w:color="auto"/>
        <w:left w:val="none" w:sz="0" w:space="0" w:color="auto"/>
        <w:bottom w:val="none" w:sz="0" w:space="0" w:color="auto"/>
        <w:right w:val="none" w:sz="0" w:space="0" w:color="auto"/>
      </w:divBdr>
    </w:div>
    <w:div w:id="389042434">
      <w:marLeft w:val="480"/>
      <w:marRight w:val="0"/>
      <w:marTop w:val="0"/>
      <w:marBottom w:val="0"/>
      <w:divBdr>
        <w:top w:val="none" w:sz="0" w:space="0" w:color="auto"/>
        <w:left w:val="none" w:sz="0" w:space="0" w:color="auto"/>
        <w:bottom w:val="none" w:sz="0" w:space="0" w:color="auto"/>
        <w:right w:val="none" w:sz="0" w:space="0" w:color="auto"/>
      </w:divBdr>
    </w:div>
    <w:div w:id="389349917">
      <w:bodyDiv w:val="1"/>
      <w:marLeft w:val="0"/>
      <w:marRight w:val="0"/>
      <w:marTop w:val="0"/>
      <w:marBottom w:val="0"/>
      <w:divBdr>
        <w:top w:val="none" w:sz="0" w:space="0" w:color="auto"/>
        <w:left w:val="none" w:sz="0" w:space="0" w:color="auto"/>
        <w:bottom w:val="none" w:sz="0" w:space="0" w:color="auto"/>
        <w:right w:val="none" w:sz="0" w:space="0" w:color="auto"/>
      </w:divBdr>
    </w:div>
    <w:div w:id="389768410">
      <w:bodyDiv w:val="1"/>
      <w:marLeft w:val="0"/>
      <w:marRight w:val="0"/>
      <w:marTop w:val="0"/>
      <w:marBottom w:val="0"/>
      <w:divBdr>
        <w:top w:val="none" w:sz="0" w:space="0" w:color="auto"/>
        <w:left w:val="none" w:sz="0" w:space="0" w:color="auto"/>
        <w:bottom w:val="none" w:sz="0" w:space="0" w:color="auto"/>
        <w:right w:val="none" w:sz="0" w:space="0" w:color="auto"/>
      </w:divBdr>
    </w:div>
    <w:div w:id="392429782">
      <w:bodyDiv w:val="1"/>
      <w:marLeft w:val="0"/>
      <w:marRight w:val="0"/>
      <w:marTop w:val="0"/>
      <w:marBottom w:val="0"/>
      <w:divBdr>
        <w:top w:val="none" w:sz="0" w:space="0" w:color="auto"/>
        <w:left w:val="none" w:sz="0" w:space="0" w:color="auto"/>
        <w:bottom w:val="none" w:sz="0" w:space="0" w:color="auto"/>
        <w:right w:val="none" w:sz="0" w:space="0" w:color="auto"/>
      </w:divBdr>
    </w:div>
    <w:div w:id="396393397">
      <w:bodyDiv w:val="1"/>
      <w:marLeft w:val="0"/>
      <w:marRight w:val="0"/>
      <w:marTop w:val="0"/>
      <w:marBottom w:val="0"/>
      <w:divBdr>
        <w:top w:val="none" w:sz="0" w:space="0" w:color="auto"/>
        <w:left w:val="none" w:sz="0" w:space="0" w:color="auto"/>
        <w:bottom w:val="none" w:sz="0" w:space="0" w:color="auto"/>
        <w:right w:val="none" w:sz="0" w:space="0" w:color="auto"/>
      </w:divBdr>
    </w:div>
    <w:div w:id="396976574">
      <w:bodyDiv w:val="1"/>
      <w:marLeft w:val="0"/>
      <w:marRight w:val="0"/>
      <w:marTop w:val="0"/>
      <w:marBottom w:val="0"/>
      <w:divBdr>
        <w:top w:val="none" w:sz="0" w:space="0" w:color="auto"/>
        <w:left w:val="none" w:sz="0" w:space="0" w:color="auto"/>
        <w:bottom w:val="none" w:sz="0" w:space="0" w:color="auto"/>
        <w:right w:val="none" w:sz="0" w:space="0" w:color="auto"/>
      </w:divBdr>
    </w:div>
    <w:div w:id="399181344">
      <w:bodyDiv w:val="1"/>
      <w:marLeft w:val="0"/>
      <w:marRight w:val="0"/>
      <w:marTop w:val="0"/>
      <w:marBottom w:val="0"/>
      <w:divBdr>
        <w:top w:val="none" w:sz="0" w:space="0" w:color="auto"/>
        <w:left w:val="none" w:sz="0" w:space="0" w:color="auto"/>
        <w:bottom w:val="none" w:sz="0" w:space="0" w:color="auto"/>
        <w:right w:val="none" w:sz="0" w:space="0" w:color="auto"/>
      </w:divBdr>
    </w:div>
    <w:div w:id="399640549">
      <w:bodyDiv w:val="1"/>
      <w:marLeft w:val="0"/>
      <w:marRight w:val="0"/>
      <w:marTop w:val="0"/>
      <w:marBottom w:val="0"/>
      <w:divBdr>
        <w:top w:val="none" w:sz="0" w:space="0" w:color="auto"/>
        <w:left w:val="none" w:sz="0" w:space="0" w:color="auto"/>
        <w:bottom w:val="none" w:sz="0" w:space="0" w:color="auto"/>
        <w:right w:val="none" w:sz="0" w:space="0" w:color="auto"/>
      </w:divBdr>
    </w:div>
    <w:div w:id="399791515">
      <w:bodyDiv w:val="1"/>
      <w:marLeft w:val="0"/>
      <w:marRight w:val="0"/>
      <w:marTop w:val="0"/>
      <w:marBottom w:val="0"/>
      <w:divBdr>
        <w:top w:val="none" w:sz="0" w:space="0" w:color="auto"/>
        <w:left w:val="none" w:sz="0" w:space="0" w:color="auto"/>
        <w:bottom w:val="none" w:sz="0" w:space="0" w:color="auto"/>
        <w:right w:val="none" w:sz="0" w:space="0" w:color="auto"/>
      </w:divBdr>
    </w:div>
    <w:div w:id="400254371">
      <w:bodyDiv w:val="1"/>
      <w:marLeft w:val="0"/>
      <w:marRight w:val="0"/>
      <w:marTop w:val="0"/>
      <w:marBottom w:val="0"/>
      <w:divBdr>
        <w:top w:val="none" w:sz="0" w:space="0" w:color="auto"/>
        <w:left w:val="none" w:sz="0" w:space="0" w:color="auto"/>
        <w:bottom w:val="none" w:sz="0" w:space="0" w:color="auto"/>
        <w:right w:val="none" w:sz="0" w:space="0" w:color="auto"/>
      </w:divBdr>
    </w:div>
    <w:div w:id="400559895">
      <w:bodyDiv w:val="1"/>
      <w:marLeft w:val="0"/>
      <w:marRight w:val="0"/>
      <w:marTop w:val="0"/>
      <w:marBottom w:val="0"/>
      <w:divBdr>
        <w:top w:val="none" w:sz="0" w:space="0" w:color="auto"/>
        <w:left w:val="none" w:sz="0" w:space="0" w:color="auto"/>
        <w:bottom w:val="none" w:sz="0" w:space="0" w:color="auto"/>
        <w:right w:val="none" w:sz="0" w:space="0" w:color="auto"/>
      </w:divBdr>
    </w:div>
    <w:div w:id="401636726">
      <w:bodyDiv w:val="1"/>
      <w:marLeft w:val="0"/>
      <w:marRight w:val="0"/>
      <w:marTop w:val="0"/>
      <w:marBottom w:val="0"/>
      <w:divBdr>
        <w:top w:val="none" w:sz="0" w:space="0" w:color="auto"/>
        <w:left w:val="none" w:sz="0" w:space="0" w:color="auto"/>
        <w:bottom w:val="none" w:sz="0" w:space="0" w:color="auto"/>
        <w:right w:val="none" w:sz="0" w:space="0" w:color="auto"/>
      </w:divBdr>
    </w:div>
    <w:div w:id="403144203">
      <w:bodyDiv w:val="1"/>
      <w:marLeft w:val="0"/>
      <w:marRight w:val="0"/>
      <w:marTop w:val="0"/>
      <w:marBottom w:val="0"/>
      <w:divBdr>
        <w:top w:val="none" w:sz="0" w:space="0" w:color="auto"/>
        <w:left w:val="none" w:sz="0" w:space="0" w:color="auto"/>
        <w:bottom w:val="none" w:sz="0" w:space="0" w:color="auto"/>
        <w:right w:val="none" w:sz="0" w:space="0" w:color="auto"/>
      </w:divBdr>
    </w:div>
    <w:div w:id="403528788">
      <w:bodyDiv w:val="1"/>
      <w:marLeft w:val="0"/>
      <w:marRight w:val="0"/>
      <w:marTop w:val="0"/>
      <w:marBottom w:val="0"/>
      <w:divBdr>
        <w:top w:val="none" w:sz="0" w:space="0" w:color="auto"/>
        <w:left w:val="none" w:sz="0" w:space="0" w:color="auto"/>
        <w:bottom w:val="none" w:sz="0" w:space="0" w:color="auto"/>
        <w:right w:val="none" w:sz="0" w:space="0" w:color="auto"/>
      </w:divBdr>
    </w:div>
    <w:div w:id="403534378">
      <w:bodyDiv w:val="1"/>
      <w:marLeft w:val="0"/>
      <w:marRight w:val="0"/>
      <w:marTop w:val="0"/>
      <w:marBottom w:val="0"/>
      <w:divBdr>
        <w:top w:val="none" w:sz="0" w:space="0" w:color="auto"/>
        <w:left w:val="none" w:sz="0" w:space="0" w:color="auto"/>
        <w:bottom w:val="none" w:sz="0" w:space="0" w:color="auto"/>
        <w:right w:val="none" w:sz="0" w:space="0" w:color="auto"/>
      </w:divBdr>
    </w:div>
    <w:div w:id="403914558">
      <w:bodyDiv w:val="1"/>
      <w:marLeft w:val="0"/>
      <w:marRight w:val="0"/>
      <w:marTop w:val="0"/>
      <w:marBottom w:val="0"/>
      <w:divBdr>
        <w:top w:val="none" w:sz="0" w:space="0" w:color="auto"/>
        <w:left w:val="none" w:sz="0" w:space="0" w:color="auto"/>
        <w:bottom w:val="none" w:sz="0" w:space="0" w:color="auto"/>
        <w:right w:val="none" w:sz="0" w:space="0" w:color="auto"/>
      </w:divBdr>
    </w:div>
    <w:div w:id="405109701">
      <w:bodyDiv w:val="1"/>
      <w:marLeft w:val="0"/>
      <w:marRight w:val="0"/>
      <w:marTop w:val="0"/>
      <w:marBottom w:val="0"/>
      <w:divBdr>
        <w:top w:val="none" w:sz="0" w:space="0" w:color="auto"/>
        <w:left w:val="none" w:sz="0" w:space="0" w:color="auto"/>
        <w:bottom w:val="none" w:sz="0" w:space="0" w:color="auto"/>
        <w:right w:val="none" w:sz="0" w:space="0" w:color="auto"/>
      </w:divBdr>
    </w:div>
    <w:div w:id="405150091">
      <w:bodyDiv w:val="1"/>
      <w:marLeft w:val="0"/>
      <w:marRight w:val="0"/>
      <w:marTop w:val="0"/>
      <w:marBottom w:val="0"/>
      <w:divBdr>
        <w:top w:val="none" w:sz="0" w:space="0" w:color="auto"/>
        <w:left w:val="none" w:sz="0" w:space="0" w:color="auto"/>
        <w:bottom w:val="none" w:sz="0" w:space="0" w:color="auto"/>
        <w:right w:val="none" w:sz="0" w:space="0" w:color="auto"/>
      </w:divBdr>
    </w:div>
    <w:div w:id="405810948">
      <w:bodyDiv w:val="1"/>
      <w:marLeft w:val="0"/>
      <w:marRight w:val="0"/>
      <w:marTop w:val="0"/>
      <w:marBottom w:val="0"/>
      <w:divBdr>
        <w:top w:val="none" w:sz="0" w:space="0" w:color="auto"/>
        <w:left w:val="none" w:sz="0" w:space="0" w:color="auto"/>
        <w:bottom w:val="none" w:sz="0" w:space="0" w:color="auto"/>
        <w:right w:val="none" w:sz="0" w:space="0" w:color="auto"/>
      </w:divBdr>
    </w:div>
    <w:div w:id="406071419">
      <w:bodyDiv w:val="1"/>
      <w:marLeft w:val="0"/>
      <w:marRight w:val="0"/>
      <w:marTop w:val="0"/>
      <w:marBottom w:val="0"/>
      <w:divBdr>
        <w:top w:val="none" w:sz="0" w:space="0" w:color="auto"/>
        <w:left w:val="none" w:sz="0" w:space="0" w:color="auto"/>
        <w:bottom w:val="none" w:sz="0" w:space="0" w:color="auto"/>
        <w:right w:val="none" w:sz="0" w:space="0" w:color="auto"/>
      </w:divBdr>
    </w:div>
    <w:div w:id="406147041">
      <w:bodyDiv w:val="1"/>
      <w:marLeft w:val="0"/>
      <w:marRight w:val="0"/>
      <w:marTop w:val="0"/>
      <w:marBottom w:val="0"/>
      <w:divBdr>
        <w:top w:val="none" w:sz="0" w:space="0" w:color="auto"/>
        <w:left w:val="none" w:sz="0" w:space="0" w:color="auto"/>
        <w:bottom w:val="none" w:sz="0" w:space="0" w:color="auto"/>
        <w:right w:val="none" w:sz="0" w:space="0" w:color="auto"/>
      </w:divBdr>
    </w:div>
    <w:div w:id="406339481">
      <w:bodyDiv w:val="1"/>
      <w:marLeft w:val="0"/>
      <w:marRight w:val="0"/>
      <w:marTop w:val="0"/>
      <w:marBottom w:val="0"/>
      <w:divBdr>
        <w:top w:val="none" w:sz="0" w:space="0" w:color="auto"/>
        <w:left w:val="none" w:sz="0" w:space="0" w:color="auto"/>
        <w:bottom w:val="none" w:sz="0" w:space="0" w:color="auto"/>
        <w:right w:val="none" w:sz="0" w:space="0" w:color="auto"/>
      </w:divBdr>
    </w:div>
    <w:div w:id="406928109">
      <w:marLeft w:val="480"/>
      <w:marRight w:val="0"/>
      <w:marTop w:val="0"/>
      <w:marBottom w:val="0"/>
      <w:divBdr>
        <w:top w:val="none" w:sz="0" w:space="0" w:color="auto"/>
        <w:left w:val="none" w:sz="0" w:space="0" w:color="auto"/>
        <w:bottom w:val="none" w:sz="0" w:space="0" w:color="auto"/>
        <w:right w:val="none" w:sz="0" w:space="0" w:color="auto"/>
      </w:divBdr>
    </w:div>
    <w:div w:id="407506992">
      <w:bodyDiv w:val="1"/>
      <w:marLeft w:val="0"/>
      <w:marRight w:val="0"/>
      <w:marTop w:val="0"/>
      <w:marBottom w:val="0"/>
      <w:divBdr>
        <w:top w:val="none" w:sz="0" w:space="0" w:color="auto"/>
        <w:left w:val="none" w:sz="0" w:space="0" w:color="auto"/>
        <w:bottom w:val="none" w:sz="0" w:space="0" w:color="auto"/>
        <w:right w:val="none" w:sz="0" w:space="0" w:color="auto"/>
      </w:divBdr>
    </w:div>
    <w:div w:id="407922773">
      <w:bodyDiv w:val="1"/>
      <w:marLeft w:val="0"/>
      <w:marRight w:val="0"/>
      <w:marTop w:val="0"/>
      <w:marBottom w:val="0"/>
      <w:divBdr>
        <w:top w:val="none" w:sz="0" w:space="0" w:color="auto"/>
        <w:left w:val="none" w:sz="0" w:space="0" w:color="auto"/>
        <w:bottom w:val="none" w:sz="0" w:space="0" w:color="auto"/>
        <w:right w:val="none" w:sz="0" w:space="0" w:color="auto"/>
      </w:divBdr>
    </w:div>
    <w:div w:id="409278633">
      <w:bodyDiv w:val="1"/>
      <w:marLeft w:val="0"/>
      <w:marRight w:val="0"/>
      <w:marTop w:val="0"/>
      <w:marBottom w:val="0"/>
      <w:divBdr>
        <w:top w:val="none" w:sz="0" w:space="0" w:color="auto"/>
        <w:left w:val="none" w:sz="0" w:space="0" w:color="auto"/>
        <w:bottom w:val="none" w:sz="0" w:space="0" w:color="auto"/>
        <w:right w:val="none" w:sz="0" w:space="0" w:color="auto"/>
      </w:divBdr>
    </w:div>
    <w:div w:id="411124321">
      <w:bodyDiv w:val="1"/>
      <w:marLeft w:val="0"/>
      <w:marRight w:val="0"/>
      <w:marTop w:val="0"/>
      <w:marBottom w:val="0"/>
      <w:divBdr>
        <w:top w:val="none" w:sz="0" w:space="0" w:color="auto"/>
        <w:left w:val="none" w:sz="0" w:space="0" w:color="auto"/>
        <w:bottom w:val="none" w:sz="0" w:space="0" w:color="auto"/>
        <w:right w:val="none" w:sz="0" w:space="0" w:color="auto"/>
      </w:divBdr>
    </w:div>
    <w:div w:id="411661643">
      <w:bodyDiv w:val="1"/>
      <w:marLeft w:val="0"/>
      <w:marRight w:val="0"/>
      <w:marTop w:val="0"/>
      <w:marBottom w:val="0"/>
      <w:divBdr>
        <w:top w:val="none" w:sz="0" w:space="0" w:color="auto"/>
        <w:left w:val="none" w:sz="0" w:space="0" w:color="auto"/>
        <w:bottom w:val="none" w:sz="0" w:space="0" w:color="auto"/>
        <w:right w:val="none" w:sz="0" w:space="0" w:color="auto"/>
      </w:divBdr>
    </w:div>
    <w:div w:id="412092265">
      <w:bodyDiv w:val="1"/>
      <w:marLeft w:val="0"/>
      <w:marRight w:val="0"/>
      <w:marTop w:val="0"/>
      <w:marBottom w:val="0"/>
      <w:divBdr>
        <w:top w:val="none" w:sz="0" w:space="0" w:color="auto"/>
        <w:left w:val="none" w:sz="0" w:space="0" w:color="auto"/>
        <w:bottom w:val="none" w:sz="0" w:space="0" w:color="auto"/>
        <w:right w:val="none" w:sz="0" w:space="0" w:color="auto"/>
      </w:divBdr>
    </w:div>
    <w:div w:id="412627121">
      <w:bodyDiv w:val="1"/>
      <w:marLeft w:val="0"/>
      <w:marRight w:val="0"/>
      <w:marTop w:val="0"/>
      <w:marBottom w:val="0"/>
      <w:divBdr>
        <w:top w:val="none" w:sz="0" w:space="0" w:color="auto"/>
        <w:left w:val="none" w:sz="0" w:space="0" w:color="auto"/>
        <w:bottom w:val="none" w:sz="0" w:space="0" w:color="auto"/>
        <w:right w:val="none" w:sz="0" w:space="0" w:color="auto"/>
      </w:divBdr>
    </w:div>
    <w:div w:id="413555029">
      <w:bodyDiv w:val="1"/>
      <w:marLeft w:val="0"/>
      <w:marRight w:val="0"/>
      <w:marTop w:val="0"/>
      <w:marBottom w:val="0"/>
      <w:divBdr>
        <w:top w:val="none" w:sz="0" w:space="0" w:color="auto"/>
        <w:left w:val="none" w:sz="0" w:space="0" w:color="auto"/>
        <w:bottom w:val="none" w:sz="0" w:space="0" w:color="auto"/>
        <w:right w:val="none" w:sz="0" w:space="0" w:color="auto"/>
      </w:divBdr>
    </w:div>
    <w:div w:id="413598417">
      <w:bodyDiv w:val="1"/>
      <w:marLeft w:val="0"/>
      <w:marRight w:val="0"/>
      <w:marTop w:val="0"/>
      <w:marBottom w:val="0"/>
      <w:divBdr>
        <w:top w:val="none" w:sz="0" w:space="0" w:color="auto"/>
        <w:left w:val="none" w:sz="0" w:space="0" w:color="auto"/>
        <w:bottom w:val="none" w:sz="0" w:space="0" w:color="auto"/>
        <w:right w:val="none" w:sz="0" w:space="0" w:color="auto"/>
      </w:divBdr>
    </w:div>
    <w:div w:id="414396089">
      <w:bodyDiv w:val="1"/>
      <w:marLeft w:val="0"/>
      <w:marRight w:val="0"/>
      <w:marTop w:val="0"/>
      <w:marBottom w:val="0"/>
      <w:divBdr>
        <w:top w:val="none" w:sz="0" w:space="0" w:color="auto"/>
        <w:left w:val="none" w:sz="0" w:space="0" w:color="auto"/>
        <w:bottom w:val="none" w:sz="0" w:space="0" w:color="auto"/>
        <w:right w:val="none" w:sz="0" w:space="0" w:color="auto"/>
      </w:divBdr>
    </w:div>
    <w:div w:id="414740122">
      <w:bodyDiv w:val="1"/>
      <w:marLeft w:val="0"/>
      <w:marRight w:val="0"/>
      <w:marTop w:val="0"/>
      <w:marBottom w:val="0"/>
      <w:divBdr>
        <w:top w:val="none" w:sz="0" w:space="0" w:color="auto"/>
        <w:left w:val="none" w:sz="0" w:space="0" w:color="auto"/>
        <w:bottom w:val="none" w:sz="0" w:space="0" w:color="auto"/>
        <w:right w:val="none" w:sz="0" w:space="0" w:color="auto"/>
      </w:divBdr>
    </w:div>
    <w:div w:id="416442095">
      <w:bodyDiv w:val="1"/>
      <w:marLeft w:val="0"/>
      <w:marRight w:val="0"/>
      <w:marTop w:val="0"/>
      <w:marBottom w:val="0"/>
      <w:divBdr>
        <w:top w:val="none" w:sz="0" w:space="0" w:color="auto"/>
        <w:left w:val="none" w:sz="0" w:space="0" w:color="auto"/>
        <w:bottom w:val="none" w:sz="0" w:space="0" w:color="auto"/>
        <w:right w:val="none" w:sz="0" w:space="0" w:color="auto"/>
      </w:divBdr>
    </w:div>
    <w:div w:id="416481929">
      <w:bodyDiv w:val="1"/>
      <w:marLeft w:val="0"/>
      <w:marRight w:val="0"/>
      <w:marTop w:val="0"/>
      <w:marBottom w:val="0"/>
      <w:divBdr>
        <w:top w:val="none" w:sz="0" w:space="0" w:color="auto"/>
        <w:left w:val="none" w:sz="0" w:space="0" w:color="auto"/>
        <w:bottom w:val="none" w:sz="0" w:space="0" w:color="auto"/>
        <w:right w:val="none" w:sz="0" w:space="0" w:color="auto"/>
      </w:divBdr>
    </w:div>
    <w:div w:id="416484538">
      <w:bodyDiv w:val="1"/>
      <w:marLeft w:val="0"/>
      <w:marRight w:val="0"/>
      <w:marTop w:val="0"/>
      <w:marBottom w:val="0"/>
      <w:divBdr>
        <w:top w:val="none" w:sz="0" w:space="0" w:color="auto"/>
        <w:left w:val="none" w:sz="0" w:space="0" w:color="auto"/>
        <w:bottom w:val="none" w:sz="0" w:space="0" w:color="auto"/>
        <w:right w:val="none" w:sz="0" w:space="0" w:color="auto"/>
      </w:divBdr>
    </w:div>
    <w:div w:id="416678614">
      <w:bodyDiv w:val="1"/>
      <w:marLeft w:val="0"/>
      <w:marRight w:val="0"/>
      <w:marTop w:val="0"/>
      <w:marBottom w:val="0"/>
      <w:divBdr>
        <w:top w:val="none" w:sz="0" w:space="0" w:color="auto"/>
        <w:left w:val="none" w:sz="0" w:space="0" w:color="auto"/>
        <w:bottom w:val="none" w:sz="0" w:space="0" w:color="auto"/>
        <w:right w:val="none" w:sz="0" w:space="0" w:color="auto"/>
      </w:divBdr>
    </w:div>
    <w:div w:id="417948424">
      <w:bodyDiv w:val="1"/>
      <w:marLeft w:val="0"/>
      <w:marRight w:val="0"/>
      <w:marTop w:val="0"/>
      <w:marBottom w:val="0"/>
      <w:divBdr>
        <w:top w:val="none" w:sz="0" w:space="0" w:color="auto"/>
        <w:left w:val="none" w:sz="0" w:space="0" w:color="auto"/>
        <w:bottom w:val="none" w:sz="0" w:space="0" w:color="auto"/>
        <w:right w:val="none" w:sz="0" w:space="0" w:color="auto"/>
      </w:divBdr>
    </w:div>
    <w:div w:id="418064806">
      <w:marLeft w:val="480"/>
      <w:marRight w:val="0"/>
      <w:marTop w:val="0"/>
      <w:marBottom w:val="0"/>
      <w:divBdr>
        <w:top w:val="none" w:sz="0" w:space="0" w:color="auto"/>
        <w:left w:val="none" w:sz="0" w:space="0" w:color="auto"/>
        <w:bottom w:val="none" w:sz="0" w:space="0" w:color="auto"/>
        <w:right w:val="none" w:sz="0" w:space="0" w:color="auto"/>
      </w:divBdr>
    </w:div>
    <w:div w:id="418714023">
      <w:bodyDiv w:val="1"/>
      <w:marLeft w:val="0"/>
      <w:marRight w:val="0"/>
      <w:marTop w:val="0"/>
      <w:marBottom w:val="0"/>
      <w:divBdr>
        <w:top w:val="none" w:sz="0" w:space="0" w:color="auto"/>
        <w:left w:val="none" w:sz="0" w:space="0" w:color="auto"/>
        <w:bottom w:val="none" w:sz="0" w:space="0" w:color="auto"/>
        <w:right w:val="none" w:sz="0" w:space="0" w:color="auto"/>
      </w:divBdr>
    </w:div>
    <w:div w:id="419563313">
      <w:bodyDiv w:val="1"/>
      <w:marLeft w:val="0"/>
      <w:marRight w:val="0"/>
      <w:marTop w:val="0"/>
      <w:marBottom w:val="0"/>
      <w:divBdr>
        <w:top w:val="none" w:sz="0" w:space="0" w:color="auto"/>
        <w:left w:val="none" w:sz="0" w:space="0" w:color="auto"/>
        <w:bottom w:val="none" w:sz="0" w:space="0" w:color="auto"/>
        <w:right w:val="none" w:sz="0" w:space="0" w:color="auto"/>
      </w:divBdr>
    </w:div>
    <w:div w:id="419563824">
      <w:marLeft w:val="480"/>
      <w:marRight w:val="0"/>
      <w:marTop w:val="0"/>
      <w:marBottom w:val="0"/>
      <w:divBdr>
        <w:top w:val="none" w:sz="0" w:space="0" w:color="auto"/>
        <w:left w:val="none" w:sz="0" w:space="0" w:color="auto"/>
        <w:bottom w:val="none" w:sz="0" w:space="0" w:color="auto"/>
        <w:right w:val="none" w:sz="0" w:space="0" w:color="auto"/>
      </w:divBdr>
    </w:div>
    <w:div w:id="419836408">
      <w:bodyDiv w:val="1"/>
      <w:marLeft w:val="0"/>
      <w:marRight w:val="0"/>
      <w:marTop w:val="0"/>
      <w:marBottom w:val="0"/>
      <w:divBdr>
        <w:top w:val="none" w:sz="0" w:space="0" w:color="auto"/>
        <w:left w:val="none" w:sz="0" w:space="0" w:color="auto"/>
        <w:bottom w:val="none" w:sz="0" w:space="0" w:color="auto"/>
        <w:right w:val="none" w:sz="0" w:space="0" w:color="auto"/>
      </w:divBdr>
    </w:div>
    <w:div w:id="420176368">
      <w:bodyDiv w:val="1"/>
      <w:marLeft w:val="0"/>
      <w:marRight w:val="0"/>
      <w:marTop w:val="0"/>
      <w:marBottom w:val="0"/>
      <w:divBdr>
        <w:top w:val="none" w:sz="0" w:space="0" w:color="auto"/>
        <w:left w:val="none" w:sz="0" w:space="0" w:color="auto"/>
        <w:bottom w:val="none" w:sz="0" w:space="0" w:color="auto"/>
        <w:right w:val="none" w:sz="0" w:space="0" w:color="auto"/>
      </w:divBdr>
    </w:div>
    <w:div w:id="421069736">
      <w:bodyDiv w:val="1"/>
      <w:marLeft w:val="0"/>
      <w:marRight w:val="0"/>
      <w:marTop w:val="0"/>
      <w:marBottom w:val="0"/>
      <w:divBdr>
        <w:top w:val="none" w:sz="0" w:space="0" w:color="auto"/>
        <w:left w:val="none" w:sz="0" w:space="0" w:color="auto"/>
        <w:bottom w:val="none" w:sz="0" w:space="0" w:color="auto"/>
        <w:right w:val="none" w:sz="0" w:space="0" w:color="auto"/>
      </w:divBdr>
    </w:div>
    <w:div w:id="421100874">
      <w:bodyDiv w:val="1"/>
      <w:marLeft w:val="0"/>
      <w:marRight w:val="0"/>
      <w:marTop w:val="0"/>
      <w:marBottom w:val="0"/>
      <w:divBdr>
        <w:top w:val="none" w:sz="0" w:space="0" w:color="auto"/>
        <w:left w:val="none" w:sz="0" w:space="0" w:color="auto"/>
        <w:bottom w:val="none" w:sz="0" w:space="0" w:color="auto"/>
        <w:right w:val="none" w:sz="0" w:space="0" w:color="auto"/>
      </w:divBdr>
    </w:div>
    <w:div w:id="422916450">
      <w:bodyDiv w:val="1"/>
      <w:marLeft w:val="0"/>
      <w:marRight w:val="0"/>
      <w:marTop w:val="0"/>
      <w:marBottom w:val="0"/>
      <w:divBdr>
        <w:top w:val="none" w:sz="0" w:space="0" w:color="auto"/>
        <w:left w:val="none" w:sz="0" w:space="0" w:color="auto"/>
        <w:bottom w:val="none" w:sz="0" w:space="0" w:color="auto"/>
        <w:right w:val="none" w:sz="0" w:space="0" w:color="auto"/>
      </w:divBdr>
    </w:div>
    <w:div w:id="423914765">
      <w:bodyDiv w:val="1"/>
      <w:marLeft w:val="0"/>
      <w:marRight w:val="0"/>
      <w:marTop w:val="0"/>
      <w:marBottom w:val="0"/>
      <w:divBdr>
        <w:top w:val="none" w:sz="0" w:space="0" w:color="auto"/>
        <w:left w:val="none" w:sz="0" w:space="0" w:color="auto"/>
        <w:bottom w:val="none" w:sz="0" w:space="0" w:color="auto"/>
        <w:right w:val="none" w:sz="0" w:space="0" w:color="auto"/>
      </w:divBdr>
    </w:div>
    <w:div w:id="424032618">
      <w:bodyDiv w:val="1"/>
      <w:marLeft w:val="0"/>
      <w:marRight w:val="0"/>
      <w:marTop w:val="0"/>
      <w:marBottom w:val="0"/>
      <w:divBdr>
        <w:top w:val="none" w:sz="0" w:space="0" w:color="auto"/>
        <w:left w:val="none" w:sz="0" w:space="0" w:color="auto"/>
        <w:bottom w:val="none" w:sz="0" w:space="0" w:color="auto"/>
        <w:right w:val="none" w:sz="0" w:space="0" w:color="auto"/>
      </w:divBdr>
    </w:div>
    <w:div w:id="424037417">
      <w:bodyDiv w:val="1"/>
      <w:marLeft w:val="0"/>
      <w:marRight w:val="0"/>
      <w:marTop w:val="0"/>
      <w:marBottom w:val="0"/>
      <w:divBdr>
        <w:top w:val="none" w:sz="0" w:space="0" w:color="auto"/>
        <w:left w:val="none" w:sz="0" w:space="0" w:color="auto"/>
        <w:bottom w:val="none" w:sz="0" w:space="0" w:color="auto"/>
        <w:right w:val="none" w:sz="0" w:space="0" w:color="auto"/>
      </w:divBdr>
    </w:div>
    <w:div w:id="425270145">
      <w:bodyDiv w:val="1"/>
      <w:marLeft w:val="0"/>
      <w:marRight w:val="0"/>
      <w:marTop w:val="0"/>
      <w:marBottom w:val="0"/>
      <w:divBdr>
        <w:top w:val="none" w:sz="0" w:space="0" w:color="auto"/>
        <w:left w:val="none" w:sz="0" w:space="0" w:color="auto"/>
        <w:bottom w:val="none" w:sz="0" w:space="0" w:color="auto"/>
        <w:right w:val="none" w:sz="0" w:space="0" w:color="auto"/>
      </w:divBdr>
    </w:div>
    <w:div w:id="425804111">
      <w:bodyDiv w:val="1"/>
      <w:marLeft w:val="0"/>
      <w:marRight w:val="0"/>
      <w:marTop w:val="0"/>
      <w:marBottom w:val="0"/>
      <w:divBdr>
        <w:top w:val="none" w:sz="0" w:space="0" w:color="auto"/>
        <w:left w:val="none" w:sz="0" w:space="0" w:color="auto"/>
        <w:bottom w:val="none" w:sz="0" w:space="0" w:color="auto"/>
        <w:right w:val="none" w:sz="0" w:space="0" w:color="auto"/>
      </w:divBdr>
    </w:div>
    <w:div w:id="426312027">
      <w:bodyDiv w:val="1"/>
      <w:marLeft w:val="0"/>
      <w:marRight w:val="0"/>
      <w:marTop w:val="0"/>
      <w:marBottom w:val="0"/>
      <w:divBdr>
        <w:top w:val="none" w:sz="0" w:space="0" w:color="auto"/>
        <w:left w:val="none" w:sz="0" w:space="0" w:color="auto"/>
        <w:bottom w:val="none" w:sz="0" w:space="0" w:color="auto"/>
        <w:right w:val="none" w:sz="0" w:space="0" w:color="auto"/>
      </w:divBdr>
    </w:div>
    <w:div w:id="426392295">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27506339">
      <w:bodyDiv w:val="1"/>
      <w:marLeft w:val="0"/>
      <w:marRight w:val="0"/>
      <w:marTop w:val="0"/>
      <w:marBottom w:val="0"/>
      <w:divBdr>
        <w:top w:val="none" w:sz="0" w:space="0" w:color="auto"/>
        <w:left w:val="none" w:sz="0" w:space="0" w:color="auto"/>
        <w:bottom w:val="none" w:sz="0" w:space="0" w:color="auto"/>
        <w:right w:val="none" w:sz="0" w:space="0" w:color="auto"/>
      </w:divBdr>
    </w:div>
    <w:div w:id="428356204">
      <w:bodyDiv w:val="1"/>
      <w:marLeft w:val="0"/>
      <w:marRight w:val="0"/>
      <w:marTop w:val="0"/>
      <w:marBottom w:val="0"/>
      <w:divBdr>
        <w:top w:val="none" w:sz="0" w:space="0" w:color="auto"/>
        <w:left w:val="none" w:sz="0" w:space="0" w:color="auto"/>
        <w:bottom w:val="none" w:sz="0" w:space="0" w:color="auto"/>
        <w:right w:val="none" w:sz="0" w:space="0" w:color="auto"/>
      </w:divBdr>
    </w:div>
    <w:div w:id="428546856">
      <w:bodyDiv w:val="1"/>
      <w:marLeft w:val="0"/>
      <w:marRight w:val="0"/>
      <w:marTop w:val="0"/>
      <w:marBottom w:val="0"/>
      <w:divBdr>
        <w:top w:val="none" w:sz="0" w:space="0" w:color="auto"/>
        <w:left w:val="none" w:sz="0" w:space="0" w:color="auto"/>
        <w:bottom w:val="none" w:sz="0" w:space="0" w:color="auto"/>
        <w:right w:val="none" w:sz="0" w:space="0" w:color="auto"/>
      </w:divBdr>
    </w:div>
    <w:div w:id="428694533">
      <w:bodyDiv w:val="1"/>
      <w:marLeft w:val="0"/>
      <w:marRight w:val="0"/>
      <w:marTop w:val="0"/>
      <w:marBottom w:val="0"/>
      <w:divBdr>
        <w:top w:val="none" w:sz="0" w:space="0" w:color="auto"/>
        <w:left w:val="none" w:sz="0" w:space="0" w:color="auto"/>
        <w:bottom w:val="none" w:sz="0" w:space="0" w:color="auto"/>
        <w:right w:val="none" w:sz="0" w:space="0" w:color="auto"/>
      </w:divBdr>
    </w:div>
    <w:div w:id="428741033">
      <w:bodyDiv w:val="1"/>
      <w:marLeft w:val="0"/>
      <w:marRight w:val="0"/>
      <w:marTop w:val="0"/>
      <w:marBottom w:val="0"/>
      <w:divBdr>
        <w:top w:val="none" w:sz="0" w:space="0" w:color="auto"/>
        <w:left w:val="none" w:sz="0" w:space="0" w:color="auto"/>
        <w:bottom w:val="none" w:sz="0" w:space="0" w:color="auto"/>
        <w:right w:val="none" w:sz="0" w:space="0" w:color="auto"/>
      </w:divBdr>
    </w:div>
    <w:div w:id="429862503">
      <w:bodyDiv w:val="1"/>
      <w:marLeft w:val="0"/>
      <w:marRight w:val="0"/>
      <w:marTop w:val="0"/>
      <w:marBottom w:val="0"/>
      <w:divBdr>
        <w:top w:val="none" w:sz="0" w:space="0" w:color="auto"/>
        <w:left w:val="none" w:sz="0" w:space="0" w:color="auto"/>
        <w:bottom w:val="none" w:sz="0" w:space="0" w:color="auto"/>
        <w:right w:val="none" w:sz="0" w:space="0" w:color="auto"/>
      </w:divBdr>
    </w:div>
    <w:div w:id="431172894">
      <w:bodyDiv w:val="1"/>
      <w:marLeft w:val="0"/>
      <w:marRight w:val="0"/>
      <w:marTop w:val="0"/>
      <w:marBottom w:val="0"/>
      <w:divBdr>
        <w:top w:val="none" w:sz="0" w:space="0" w:color="auto"/>
        <w:left w:val="none" w:sz="0" w:space="0" w:color="auto"/>
        <w:bottom w:val="none" w:sz="0" w:space="0" w:color="auto"/>
        <w:right w:val="none" w:sz="0" w:space="0" w:color="auto"/>
      </w:divBdr>
    </w:div>
    <w:div w:id="431315952">
      <w:marLeft w:val="480"/>
      <w:marRight w:val="0"/>
      <w:marTop w:val="0"/>
      <w:marBottom w:val="0"/>
      <w:divBdr>
        <w:top w:val="none" w:sz="0" w:space="0" w:color="auto"/>
        <w:left w:val="none" w:sz="0" w:space="0" w:color="auto"/>
        <w:bottom w:val="none" w:sz="0" w:space="0" w:color="auto"/>
        <w:right w:val="none" w:sz="0" w:space="0" w:color="auto"/>
      </w:divBdr>
    </w:div>
    <w:div w:id="431366384">
      <w:bodyDiv w:val="1"/>
      <w:marLeft w:val="0"/>
      <w:marRight w:val="0"/>
      <w:marTop w:val="0"/>
      <w:marBottom w:val="0"/>
      <w:divBdr>
        <w:top w:val="none" w:sz="0" w:space="0" w:color="auto"/>
        <w:left w:val="none" w:sz="0" w:space="0" w:color="auto"/>
        <w:bottom w:val="none" w:sz="0" w:space="0" w:color="auto"/>
        <w:right w:val="none" w:sz="0" w:space="0" w:color="auto"/>
      </w:divBdr>
    </w:div>
    <w:div w:id="431556565">
      <w:bodyDiv w:val="1"/>
      <w:marLeft w:val="0"/>
      <w:marRight w:val="0"/>
      <w:marTop w:val="0"/>
      <w:marBottom w:val="0"/>
      <w:divBdr>
        <w:top w:val="none" w:sz="0" w:space="0" w:color="auto"/>
        <w:left w:val="none" w:sz="0" w:space="0" w:color="auto"/>
        <w:bottom w:val="none" w:sz="0" w:space="0" w:color="auto"/>
        <w:right w:val="none" w:sz="0" w:space="0" w:color="auto"/>
      </w:divBdr>
    </w:div>
    <w:div w:id="433020023">
      <w:bodyDiv w:val="1"/>
      <w:marLeft w:val="0"/>
      <w:marRight w:val="0"/>
      <w:marTop w:val="0"/>
      <w:marBottom w:val="0"/>
      <w:divBdr>
        <w:top w:val="none" w:sz="0" w:space="0" w:color="auto"/>
        <w:left w:val="none" w:sz="0" w:space="0" w:color="auto"/>
        <w:bottom w:val="none" w:sz="0" w:space="0" w:color="auto"/>
        <w:right w:val="none" w:sz="0" w:space="0" w:color="auto"/>
      </w:divBdr>
    </w:div>
    <w:div w:id="433137160">
      <w:bodyDiv w:val="1"/>
      <w:marLeft w:val="0"/>
      <w:marRight w:val="0"/>
      <w:marTop w:val="0"/>
      <w:marBottom w:val="0"/>
      <w:divBdr>
        <w:top w:val="none" w:sz="0" w:space="0" w:color="auto"/>
        <w:left w:val="none" w:sz="0" w:space="0" w:color="auto"/>
        <w:bottom w:val="none" w:sz="0" w:space="0" w:color="auto"/>
        <w:right w:val="none" w:sz="0" w:space="0" w:color="auto"/>
      </w:divBdr>
    </w:div>
    <w:div w:id="433793449">
      <w:bodyDiv w:val="1"/>
      <w:marLeft w:val="0"/>
      <w:marRight w:val="0"/>
      <w:marTop w:val="0"/>
      <w:marBottom w:val="0"/>
      <w:divBdr>
        <w:top w:val="none" w:sz="0" w:space="0" w:color="auto"/>
        <w:left w:val="none" w:sz="0" w:space="0" w:color="auto"/>
        <w:bottom w:val="none" w:sz="0" w:space="0" w:color="auto"/>
        <w:right w:val="none" w:sz="0" w:space="0" w:color="auto"/>
      </w:divBdr>
    </w:div>
    <w:div w:id="434520766">
      <w:bodyDiv w:val="1"/>
      <w:marLeft w:val="0"/>
      <w:marRight w:val="0"/>
      <w:marTop w:val="0"/>
      <w:marBottom w:val="0"/>
      <w:divBdr>
        <w:top w:val="none" w:sz="0" w:space="0" w:color="auto"/>
        <w:left w:val="none" w:sz="0" w:space="0" w:color="auto"/>
        <w:bottom w:val="none" w:sz="0" w:space="0" w:color="auto"/>
        <w:right w:val="none" w:sz="0" w:space="0" w:color="auto"/>
      </w:divBdr>
    </w:div>
    <w:div w:id="434600151">
      <w:bodyDiv w:val="1"/>
      <w:marLeft w:val="0"/>
      <w:marRight w:val="0"/>
      <w:marTop w:val="0"/>
      <w:marBottom w:val="0"/>
      <w:divBdr>
        <w:top w:val="none" w:sz="0" w:space="0" w:color="auto"/>
        <w:left w:val="none" w:sz="0" w:space="0" w:color="auto"/>
        <w:bottom w:val="none" w:sz="0" w:space="0" w:color="auto"/>
        <w:right w:val="none" w:sz="0" w:space="0" w:color="auto"/>
      </w:divBdr>
    </w:div>
    <w:div w:id="435103561">
      <w:bodyDiv w:val="1"/>
      <w:marLeft w:val="0"/>
      <w:marRight w:val="0"/>
      <w:marTop w:val="0"/>
      <w:marBottom w:val="0"/>
      <w:divBdr>
        <w:top w:val="none" w:sz="0" w:space="0" w:color="auto"/>
        <w:left w:val="none" w:sz="0" w:space="0" w:color="auto"/>
        <w:bottom w:val="none" w:sz="0" w:space="0" w:color="auto"/>
        <w:right w:val="none" w:sz="0" w:space="0" w:color="auto"/>
      </w:divBdr>
    </w:div>
    <w:div w:id="435562961">
      <w:bodyDiv w:val="1"/>
      <w:marLeft w:val="0"/>
      <w:marRight w:val="0"/>
      <w:marTop w:val="0"/>
      <w:marBottom w:val="0"/>
      <w:divBdr>
        <w:top w:val="none" w:sz="0" w:space="0" w:color="auto"/>
        <w:left w:val="none" w:sz="0" w:space="0" w:color="auto"/>
        <w:bottom w:val="none" w:sz="0" w:space="0" w:color="auto"/>
        <w:right w:val="none" w:sz="0" w:space="0" w:color="auto"/>
      </w:divBdr>
    </w:div>
    <w:div w:id="436871981">
      <w:bodyDiv w:val="1"/>
      <w:marLeft w:val="0"/>
      <w:marRight w:val="0"/>
      <w:marTop w:val="0"/>
      <w:marBottom w:val="0"/>
      <w:divBdr>
        <w:top w:val="none" w:sz="0" w:space="0" w:color="auto"/>
        <w:left w:val="none" w:sz="0" w:space="0" w:color="auto"/>
        <w:bottom w:val="none" w:sz="0" w:space="0" w:color="auto"/>
        <w:right w:val="none" w:sz="0" w:space="0" w:color="auto"/>
      </w:divBdr>
    </w:div>
    <w:div w:id="437453051">
      <w:bodyDiv w:val="1"/>
      <w:marLeft w:val="0"/>
      <w:marRight w:val="0"/>
      <w:marTop w:val="0"/>
      <w:marBottom w:val="0"/>
      <w:divBdr>
        <w:top w:val="none" w:sz="0" w:space="0" w:color="auto"/>
        <w:left w:val="none" w:sz="0" w:space="0" w:color="auto"/>
        <w:bottom w:val="none" w:sz="0" w:space="0" w:color="auto"/>
        <w:right w:val="none" w:sz="0" w:space="0" w:color="auto"/>
      </w:divBdr>
    </w:div>
    <w:div w:id="437483070">
      <w:bodyDiv w:val="1"/>
      <w:marLeft w:val="0"/>
      <w:marRight w:val="0"/>
      <w:marTop w:val="0"/>
      <w:marBottom w:val="0"/>
      <w:divBdr>
        <w:top w:val="none" w:sz="0" w:space="0" w:color="auto"/>
        <w:left w:val="none" w:sz="0" w:space="0" w:color="auto"/>
        <w:bottom w:val="none" w:sz="0" w:space="0" w:color="auto"/>
        <w:right w:val="none" w:sz="0" w:space="0" w:color="auto"/>
      </w:divBdr>
    </w:div>
    <w:div w:id="437604941">
      <w:bodyDiv w:val="1"/>
      <w:marLeft w:val="0"/>
      <w:marRight w:val="0"/>
      <w:marTop w:val="0"/>
      <w:marBottom w:val="0"/>
      <w:divBdr>
        <w:top w:val="none" w:sz="0" w:space="0" w:color="auto"/>
        <w:left w:val="none" w:sz="0" w:space="0" w:color="auto"/>
        <w:bottom w:val="none" w:sz="0" w:space="0" w:color="auto"/>
        <w:right w:val="none" w:sz="0" w:space="0" w:color="auto"/>
      </w:divBdr>
    </w:div>
    <w:div w:id="438254268">
      <w:bodyDiv w:val="1"/>
      <w:marLeft w:val="0"/>
      <w:marRight w:val="0"/>
      <w:marTop w:val="0"/>
      <w:marBottom w:val="0"/>
      <w:divBdr>
        <w:top w:val="none" w:sz="0" w:space="0" w:color="auto"/>
        <w:left w:val="none" w:sz="0" w:space="0" w:color="auto"/>
        <w:bottom w:val="none" w:sz="0" w:space="0" w:color="auto"/>
        <w:right w:val="none" w:sz="0" w:space="0" w:color="auto"/>
      </w:divBdr>
    </w:div>
    <w:div w:id="440225030">
      <w:bodyDiv w:val="1"/>
      <w:marLeft w:val="0"/>
      <w:marRight w:val="0"/>
      <w:marTop w:val="0"/>
      <w:marBottom w:val="0"/>
      <w:divBdr>
        <w:top w:val="none" w:sz="0" w:space="0" w:color="auto"/>
        <w:left w:val="none" w:sz="0" w:space="0" w:color="auto"/>
        <w:bottom w:val="none" w:sz="0" w:space="0" w:color="auto"/>
        <w:right w:val="none" w:sz="0" w:space="0" w:color="auto"/>
      </w:divBdr>
    </w:div>
    <w:div w:id="440272185">
      <w:bodyDiv w:val="1"/>
      <w:marLeft w:val="0"/>
      <w:marRight w:val="0"/>
      <w:marTop w:val="0"/>
      <w:marBottom w:val="0"/>
      <w:divBdr>
        <w:top w:val="none" w:sz="0" w:space="0" w:color="auto"/>
        <w:left w:val="none" w:sz="0" w:space="0" w:color="auto"/>
        <w:bottom w:val="none" w:sz="0" w:space="0" w:color="auto"/>
        <w:right w:val="none" w:sz="0" w:space="0" w:color="auto"/>
      </w:divBdr>
    </w:div>
    <w:div w:id="440339612">
      <w:bodyDiv w:val="1"/>
      <w:marLeft w:val="0"/>
      <w:marRight w:val="0"/>
      <w:marTop w:val="0"/>
      <w:marBottom w:val="0"/>
      <w:divBdr>
        <w:top w:val="none" w:sz="0" w:space="0" w:color="auto"/>
        <w:left w:val="none" w:sz="0" w:space="0" w:color="auto"/>
        <w:bottom w:val="none" w:sz="0" w:space="0" w:color="auto"/>
        <w:right w:val="none" w:sz="0" w:space="0" w:color="auto"/>
      </w:divBdr>
    </w:div>
    <w:div w:id="440608574">
      <w:bodyDiv w:val="1"/>
      <w:marLeft w:val="0"/>
      <w:marRight w:val="0"/>
      <w:marTop w:val="0"/>
      <w:marBottom w:val="0"/>
      <w:divBdr>
        <w:top w:val="none" w:sz="0" w:space="0" w:color="auto"/>
        <w:left w:val="none" w:sz="0" w:space="0" w:color="auto"/>
        <w:bottom w:val="none" w:sz="0" w:space="0" w:color="auto"/>
        <w:right w:val="none" w:sz="0" w:space="0" w:color="auto"/>
      </w:divBdr>
    </w:div>
    <w:div w:id="440993857">
      <w:bodyDiv w:val="1"/>
      <w:marLeft w:val="0"/>
      <w:marRight w:val="0"/>
      <w:marTop w:val="0"/>
      <w:marBottom w:val="0"/>
      <w:divBdr>
        <w:top w:val="none" w:sz="0" w:space="0" w:color="auto"/>
        <w:left w:val="none" w:sz="0" w:space="0" w:color="auto"/>
        <w:bottom w:val="none" w:sz="0" w:space="0" w:color="auto"/>
        <w:right w:val="none" w:sz="0" w:space="0" w:color="auto"/>
      </w:divBdr>
    </w:div>
    <w:div w:id="441337346">
      <w:bodyDiv w:val="1"/>
      <w:marLeft w:val="0"/>
      <w:marRight w:val="0"/>
      <w:marTop w:val="0"/>
      <w:marBottom w:val="0"/>
      <w:divBdr>
        <w:top w:val="none" w:sz="0" w:space="0" w:color="auto"/>
        <w:left w:val="none" w:sz="0" w:space="0" w:color="auto"/>
        <w:bottom w:val="none" w:sz="0" w:space="0" w:color="auto"/>
        <w:right w:val="none" w:sz="0" w:space="0" w:color="auto"/>
      </w:divBdr>
    </w:div>
    <w:div w:id="442072862">
      <w:marLeft w:val="480"/>
      <w:marRight w:val="0"/>
      <w:marTop w:val="0"/>
      <w:marBottom w:val="0"/>
      <w:divBdr>
        <w:top w:val="none" w:sz="0" w:space="0" w:color="auto"/>
        <w:left w:val="none" w:sz="0" w:space="0" w:color="auto"/>
        <w:bottom w:val="none" w:sz="0" w:space="0" w:color="auto"/>
        <w:right w:val="none" w:sz="0" w:space="0" w:color="auto"/>
      </w:divBdr>
    </w:div>
    <w:div w:id="444155869">
      <w:bodyDiv w:val="1"/>
      <w:marLeft w:val="0"/>
      <w:marRight w:val="0"/>
      <w:marTop w:val="0"/>
      <w:marBottom w:val="0"/>
      <w:divBdr>
        <w:top w:val="none" w:sz="0" w:space="0" w:color="auto"/>
        <w:left w:val="none" w:sz="0" w:space="0" w:color="auto"/>
        <w:bottom w:val="none" w:sz="0" w:space="0" w:color="auto"/>
        <w:right w:val="none" w:sz="0" w:space="0" w:color="auto"/>
      </w:divBdr>
    </w:div>
    <w:div w:id="444469845">
      <w:marLeft w:val="480"/>
      <w:marRight w:val="0"/>
      <w:marTop w:val="0"/>
      <w:marBottom w:val="0"/>
      <w:divBdr>
        <w:top w:val="none" w:sz="0" w:space="0" w:color="auto"/>
        <w:left w:val="none" w:sz="0" w:space="0" w:color="auto"/>
        <w:bottom w:val="none" w:sz="0" w:space="0" w:color="auto"/>
        <w:right w:val="none" w:sz="0" w:space="0" w:color="auto"/>
      </w:divBdr>
    </w:div>
    <w:div w:id="444885135">
      <w:marLeft w:val="480"/>
      <w:marRight w:val="0"/>
      <w:marTop w:val="0"/>
      <w:marBottom w:val="0"/>
      <w:divBdr>
        <w:top w:val="none" w:sz="0" w:space="0" w:color="auto"/>
        <w:left w:val="none" w:sz="0" w:space="0" w:color="auto"/>
        <w:bottom w:val="none" w:sz="0" w:space="0" w:color="auto"/>
        <w:right w:val="none" w:sz="0" w:space="0" w:color="auto"/>
      </w:divBdr>
    </w:div>
    <w:div w:id="445739974">
      <w:bodyDiv w:val="1"/>
      <w:marLeft w:val="0"/>
      <w:marRight w:val="0"/>
      <w:marTop w:val="0"/>
      <w:marBottom w:val="0"/>
      <w:divBdr>
        <w:top w:val="none" w:sz="0" w:space="0" w:color="auto"/>
        <w:left w:val="none" w:sz="0" w:space="0" w:color="auto"/>
        <w:bottom w:val="none" w:sz="0" w:space="0" w:color="auto"/>
        <w:right w:val="none" w:sz="0" w:space="0" w:color="auto"/>
      </w:divBdr>
    </w:div>
    <w:div w:id="446200628">
      <w:bodyDiv w:val="1"/>
      <w:marLeft w:val="0"/>
      <w:marRight w:val="0"/>
      <w:marTop w:val="0"/>
      <w:marBottom w:val="0"/>
      <w:divBdr>
        <w:top w:val="none" w:sz="0" w:space="0" w:color="auto"/>
        <w:left w:val="none" w:sz="0" w:space="0" w:color="auto"/>
        <w:bottom w:val="none" w:sz="0" w:space="0" w:color="auto"/>
        <w:right w:val="none" w:sz="0" w:space="0" w:color="auto"/>
      </w:divBdr>
    </w:div>
    <w:div w:id="446968429">
      <w:bodyDiv w:val="1"/>
      <w:marLeft w:val="0"/>
      <w:marRight w:val="0"/>
      <w:marTop w:val="0"/>
      <w:marBottom w:val="0"/>
      <w:divBdr>
        <w:top w:val="none" w:sz="0" w:space="0" w:color="auto"/>
        <w:left w:val="none" w:sz="0" w:space="0" w:color="auto"/>
        <w:bottom w:val="none" w:sz="0" w:space="0" w:color="auto"/>
        <w:right w:val="none" w:sz="0" w:space="0" w:color="auto"/>
      </w:divBdr>
    </w:div>
    <w:div w:id="447505196">
      <w:bodyDiv w:val="1"/>
      <w:marLeft w:val="0"/>
      <w:marRight w:val="0"/>
      <w:marTop w:val="0"/>
      <w:marBottom w:val="0"/>
      <w:divBdr>
        <w:top w:val="none" w:sz="0" w:space="0" w:color="auto"/>
        <w:left w:val="none" w:sz="0" w:space="0" w:color="auto"/>
        <w:bottom w:val="none" w:sz="0" w:space="0" w:color="auto"/>
        <w:right w:val="none" w:sz="0" w:space="0" w:color="auto"/>
      </w:divBdr>
    </w:div>
    <w:div w:id="447746713">
      <w:bodyDiv w:val="1"/>
      <w:marLeft w:val="0"/>
      <w:marRight w:val="0"/>
      <w:marTop w:val="0"/>
      <w:marBottom w:val="0"/>
      <w:divBdr>
        <w:top w:val="none" w:sz="0" w:space="0" w:color="auto"/>
        <w:left w:val="none" w:sz="0" w:space="0" w:color="auto"/>
        <w:bottom w:val="none" w:sz="0" w:space="0" w:color="auto"/>
        <w:right w:val="none" w:sz="0" w:space="0" w:color="auto"/>
      </w:divBdr>
    </w:div>
    <w:div w:id="447891702">
      <w:bodyDiv w:val="1"/>
      <w:marLeft w:val="0"/>
      <w:marRight w:val="0"/>
      <w:marTop w:val="0"/>
      <w:marBottom w:val="0"/>
      <w:divBdr>
        <w:top w:val="none" w:sz="0" w:space="0" w:color="auto"/>
        <w:left w:val="none" w:sz="0" w:space="0" w:color="auto"/>
        <w:bottom w:val="none" w:sz="0" w:space="0" w:color="auto"/>
        <w:right w:val="none" w:sz="0" w:space="0" w:color="auto"/>
      </w:divBdr>
    </w:div>
    <w:div w:id="448208389">
      <w:bodyDiv w:val="1"/>
      <w:marLeft w:val="0"/>
      <w:marRight w:val="0"/>
      <w:marTop w:val="0"/>
      <w:marBottom w:val="0"/>
      <w:divBdr>
        <w:top w:val="none" w:sz="0" w:space="0" w:color="auto"/>
        <w:left w:val="none" w:sz="0" w:space="0" w:color="auto"/>
        <w:bottom w:val="none" w:sz="0" w:space="0" w:color="auto"/>
        <w:right w:val="none" w:sz="0" w:space="0" w:color="auto"/>
      </w:divBdr>
    </w:div>
    <w:div w:id="450055232">
      <w:bodyDiv w:val="1"/>
      <w:marLeft w:val="0"/>
      <w:marRight w:val="0"/>
      <w:marTop w:val="0"/>
      <w:marBottom w:val="0"/>
      <w:divBdr>
        <w:top w:val="none" w:sz="0" w:space="0" w:color="auto"/>
        <w:left w:val="none" w:sz="0" w:space="0" w:color="auto"/>
        <w:bottom w:val="none" w:sz="0" w:space="0" w:color="auto"/>
        <w:right w:val="none" w:sz="0" w:space="0" w:color="auto"/>
      </w:divBdr>
    </w:div>
    <w:div w:id="450245983">
      <w:bodyDiv w:val="1"/>
      <w:marLeft w:val="0"/>
      <w:marRight w:val="0"/>
      <w:marTop w:val="0"/>
      <w:marBottom w:val="0"/>
      <w:divBdr>
        <w:top w:val="none" w:sz="0" w:space="0" w:color="auto"/>
        <w:left w:val="none" w:sz="0" w:space="0" w:color="auto"/>
        <w:bottom w:val="none" w:sz="0" w:space="0" w:color="auto"/>
        <w:right w:val="none" w:sz="0" w:space="0" w:color="auto"/>
      </w:divBdr>
    </w:div>
    <w:div w:id="450781294">
      <w:bodyDiv w:val="1"/>
      <w:marLeft w:val="0"/>
      <w:marRight w:val="0"/>
      <w:marTop w:val="0"/>
      <w:marBottom w:val="0"/>
      <w:divBdr>
        <w:top w:val="none" w:sz="0" w:space="0" w:color="auto"/>
        <w:left w:val="none" w:sz="0" w:space="0" w:color="auto"/>
        <w:bottom w:val="none" w:sz="0" w:space="0" w:color="auto"/>
        <w:right w:val="none" w:sz="0" w:space="0" w:color="auto"/>
      </w:divBdr>
    </w:div>
    <w:div w:id="451556513">
      <w:bodyDiv w:val="1"/>
      <w:marLeft w:val="0"/>
      <w:marRight w:val="0"/>
      <w:marTop w:val="0"/>
      <w:marBottom w:val="0"/>
      <w:divBdr>
        <w:top w:val="none" w:sz="0" w:space="0" w:color="auto"/>
        <w:left w:val="none" w:sz="0" w:space="0" w:color="auto"/>
        <w:bottom w:val="none" w:sz="0" w:space="0" w:color="auto"/>
        <w:right w:val="none" w:sz="0" w:space="0" w:color="auto"/>
      </w:divBdr>
    </w:div>
    <w:div w:id="451678705">
      <w:bodyDiv w:val="1"/>
      <w:marLeft w:val="0"/>
      <w:marRight w:val="0"/>
      <w:marTop w:val="0"/>
      <w:marBottom w:val="0"/>
      <w:divBdr>
        <w:top w:val="none" w:sz="0" w:space="0" w:color="auto"/>
        <w:left w:val="none" w:sz="0" w:space="0" w:color="auto"/>
        <w:bottom w:val="none" w:sz="0" w:space="0" w:color="auto"/>
        <w:right w:val="none" w:sz="0" w:space="0" w:color="auto"/>
      </w:divBdr>
    </w:div>
    <w:div w:id="451826043">
      <w:marLeft w:val="480"/>
      <w:marRight w:val="0"/>
      <w:marTop w:val="0"/>
      <w:marBottom w:val="0"/>
      <w:divBdr>
        <w:top w:val="none" w:sz="0" w:space="0" w:color="auto"/>
        <w:left w:val="none" w:sz="0" w:space="0" w:color="auto"/>
        <w:bottom w:val="none" w:sz="0" w:space="0" w:color="auto"/>
        <w:right w:val="none" w:sz="0" w:space="0" w:color="auto"/>
      </w:divBdr>
    </w:div>
    <w:div w:id="451941665">
      <w:bodyDiv w:val="1"/>
      <w:marLeft w:val="0"/>
      <w:marRight w:val="0"/>
      <w:marTop w:val="0"/>
      <w:marBottom w:val="0"/>
      <w:divBdr>
        <w:top w:val="none" w:sz="0" w:space="0" w:color="auto"/>
        <w:left w:val="none" w:sz="0" w:space="0" w:color="auto"/>
        <w:bottom w:val="none" w:sz="0" w:space="0" w:color="auto"/>
        <w:right w:val="none" w:sz="0" w:space="0" w:color="auto"/>
      </w:divBdr>
    </w:div>
    <w:div w:id="452556901">
      <w:bodyDiv w:val="1"/>
      <w:marLeft w:val="0"/>
      <w:marRight w:val="0"/>
      <w:marTop w:val="0"/>
      <w:marBottom w:val="0"/>
      <w:divBdr>
        <w:top w:val="none" w:sz="0" w:space="0" w:color="auto"/>
        <w:left w:val="none" w:sz="0" w:space="0" w:color="auto"/>
        <w:bottom w:val="none" w:sz="0" w:space="0" w:color="auto"/>
        <w:right w:val="none" w:sz="0" w:space="0" w:color="auto"/>
      </w:divBdr>
    </w:div>
    <w:div w:id="453450166">
      <w:bodyDiv w:val="1"/>
      <w:marLeft w:val="0"/>
      <w:marRight w:val="0"/>
      <w:marTop w:val="0"/>
      <w:marBottom w:val="0"/>
      <w:divBdr>
        <w:top w:val="none" w:sz="0" w:space="0" w:color="auto"/>
        <w:left w:val="none" w:sz="0" w:space="0" w:color="auto"/>
        <w:bottom w:val="none" w:sz="0" w:space="0" w:color="auto"/>
        <w:right w:val="none" w:sz="0" w:space="0" w:color="auto"/>
      </w:divBdr>
    </w:div>
    <w:div w:id="453519495">
      <w:bodyDiv w:val="1"/>
      <w:marLeft w:val="0"/>
      <w:marRight w:val="0"/>
      <w:marTop w:val="0"/>
      <w:marBottom w:val="0"/>
      <w:divBdr>
        <w:top w:val="none" w:sz="0" w:space="0" w:color="auto"/>
        <w:left w:val="none" w:sz="0" w:space="0" w:color="auto"/>
        <w:bottom w:val="none" w:sz="0" w:space="0" w:color="auto"/>
        <w:right w:val="none" w:sz="0" w:space="0" w:color="auto"/>
      </w:divBdr>
    </w:div>
    <w:div w:id="454910598">
      <w:bodyDiv w:val="1"/>
      <w:marLeft w:val="0"/>
      <w:marRight w:val="0"/>
      <w:marTop w:val="0"/>
      <w:marBottom w:val="0"/>
      <w:divBdr>
        <w:top w:val="none" w:sz="0" w:space="0" w:color="auto"/>
        <w:left w:val="none" w:sz="0" w:space="0" w:color="auto"/>
        <w:bottom w:val="none" w:sz="0" w:space="0" w:color="auto"/>
        <w:right w:val="none" w:sz="0" w:space="0" w:color="auto"/>
      </w:divBdr>
    </w:div>
    <w:div w:id="455609606">
      <w:bodyDiv w:val="1"/>
      <w:marLeft w:val="0"/>
      <w:marRight w:val="0"/>
      <w:marTop w:val="0"/>
      <w:marBottom w:val="0"/>
      <w:divBdr>
        <w:top w:val="none" w:sz="0" w:space="0" w:color="auto"/>
        <w:left w:val="none" w:sz="0" w:space="0" w:color="auto"/>
        <w:bottom w:val="none" w:sz="0" w:space="0" w:color="auto"/>
        <w:right w:val="none" w:sz="0" w:space="0" w:color="auto"/>
      </w:divBdr>
    </w:div>
    <w:div w:id="455833822">
      <w:bodyDiv w:val="1"/>
      <w:marLeft w:val="0"/>
      <w:marRight w:val="0"/>
      <w:marTop w:val="0"/>
      <w:marBottom w:val="0"/>
      <w:divBdr>
        <w:top w:val="none" w:sz="0" w:space="0" w:color="auto"/>
        <w:left w:val="none" w:sz="0" w:space="0" w:color="auto"/>
        <w:bottom w:val="none" w:sz="0" w:space="0" w:color="auto"/>
        <w:right w:val="none" w:sz="0" w:space="0" w:color="auto"/>
      </w:divBdr>
    </w:div>
    <w:div w:id="456339748">
      <w:bodyDiv w:val="1"/>
      <w:marLeft w:val="0"/>
      <w:marRight w:val="0"/>
      <w:marTop w:val="0"/>
      <w:marBottom w:val="0"/>
      <w:divBdr>
        <w:top w:val="none" w:sz="0" w:space="0" w:color="auto"/>
        <w:left w:val="none" w:sz="0" w:space="0" w:color="auto"/>
        <w:bottom w:val="none" w:sz="0" w:space="0" w:color="auto"/>
        <w:right w:val="none" w:sz="0" w:space="0" w:color="auto"/>
      </w:divBdr>
    </w:div>
    <w:div w:id="457264788">
      <w:bodyDiv w:val="1"/>
      <w:marLeft w:val="0"/>
      <w:marRight w:val="0"/>
      <w:marTop w:val="0"/>
      <w:marBottom w:val="0"/>
      <w:divBdr>
        <w:top w:val="none" w:sz="0" w:space="0" w:color="auto"/>
        <w:left w:val="none" w:sz="0" w:space="0" w:color="auto"/>
        <w:bottom w:val="none" w:sz="0" w:space="0" w:color="auto"/>
        <w:right w:val="none" w:sz="0" w:space="0" w:color="auto"/>
      </w:divBdr>
    </w:div>
    <w:div w:id="457651020">
      <w:bodyDiv w:val="1"/>
      <w:marLeft w:val="0"/>
      <w:marRight w:val="0"/>
      <w:marTop w:val="0"/>
      <w:marBottom w:val="0"/>
      <w:divBdr>
        <w:top w:val="none" w:sz="0" w:space="0" w:color="auto"/>
        <w:left w:val="none" w:sz="0" w:space="0" w:color="auto"/>
        <w:bottom w:val="none" w:sz="0" w:space="0" w:color="auto"/>
        <w:right w:val="none" w:sz="0" w:space="0" w:color="auto"/>
      </w:divBdr>
    </w:div>
    <w:div w:id="458764040">
      <w:bodyDiv w:val="1"/>
      <w:marLeft w:val="0"/>
      <w:marRight w:val="0"/>
      <w:marTop w:val="0"/>
      <w:marBottom w:val="0"/>
      <w:divBdr>
        <w:top w:val="none" w:sz="0" w:space="0" w:color="auto"/>
        <w:left w:val="none" w:sz="0" w:space="0" w:color="auto"/>
        <w:bottom w:val="none" w:sz="0" w:space="0" w:color="auto"/>
        <w:right w:val="none" w:sz="0" w:space="0" w:color="auto"/>
      </w:divBdr>
    </w:div>
    <w:div w:id="458914970">
      <w:bodyDiv w:val="1"/>
      <w:marLeft w:val="0"/>
      <w:marRight w:val="0"/>
      <w:marTop w:val="0"/>
      <w:marBottom w:val="0"/>
      <w:divBdr>
        <w:top w:val="none" w:sz="0" w:space="0" w:color="auto"/>
        <w:left w:val="none" w:sz="0" w:space="0" w:color="auto"/>
        <w:bottom w:val="none" w:sz="0" w:space="0" w:color="auto"/>
        <w:right w:val="none" w:sz="0" w:space="0" w:color="auto"/>
      </w:divBdr>
    </w:div>
    <w:div w:id="459614212">
      <w:bodyDiv w:val="1"/>
      <w:marLeft w:val="0"/>
      <w:marRight w:val="0"/>
      <w:marTop w:val="0"/>
      <w:marBottom w:val="0"/>
      <w:divBdr>
        <w:top w:val="none" w:sz="0" w:space="0" w:color="auto"/>
        <w:left w:val="none" w:sz="0" w:space="0" w:color="auto"/>
        <w:bottom w:val="none" w:sz="0" w:space="0" w:color="auto"/>
        <w:right w:val="none" w:sz="0" w:space="0" w:color="auto"/>
      </w:divBdr>
    </w:div>
    <w:div w:id="460811703">
      <w:bodyDiv w:val="1"/>
      <w:marLeft w:val="0"/>
      <w:marRight w:val="0"/>
      <w:marTop w:val="0"/>
      <w:marBottom w:val="0"/>
      <w:divBdr>
        <w:top w:val="none" w:sz="0" w:space="0" w:color="auto"/>
        <w:left w:val="none" w:sz="0" w:space="0" w:color="auto"/>
        <w:bottom w:val="none" w:sz="0" w:space="0" w:color="auto"/>
        <w:right w:val="none" w:sz="0" w:space="0" w:color="auto"/>
      </w:divBdr>
    </w:div>
    <w:div w:id="461964619">
      <w:bodyDiv w:val="1"/>
      <w:marLeft w:val="0"/>
      <w:marRight w:val="0"/>
      <w:marTop w:val="0"/>
      <w:marBottom w:val="0"/>
      <w:divBdr>
        <w:top w:val="none" w:sz="0" w:space="0" w:color="auto"/>
        <w:left w:val="none" w:sz="0" w:space="0" w:color="auto"/>
        <w:bottom w:val="none" w:sz="0" w:space="0" w:color="auto"/>
        <w:right w:val="none" w:sz="0" w:space="0" w:color="auto"/>
      </w:divBdr>
    </w:div>
    <w:div w:id="462236500">
      <w:bodyDiv w:val="1"/>
      <w:marLeft w:val="0"/>
      <w:marRight w:val="0"/>
      <w:marTop w:val="0"/>
      <w:marBottom w:val="0"/>
      <w:divBdr>
        <w:top w:val="none" w:sz="0" w:space="0" w:color="auto"/>
        <w:left w:val="none" w:sz="0" w:space="0" w:color="auto"/>
        <w:bottom w:val="none" w:sz="0" w:space="0" w:color="auto"/>
        <w:right w:val="none" w:sz="0" w:space="0" w:color="auto"/>
      </w:divBdr>
    </w:div>
    <w:div w:id="462315120">
      <w:bodyDiv w:val="1"/>
      <w:marLeft w:val="0"/>
      <w:marRight w:val="0"/>
      <w:marTop w:val="0"/>
      <w:marBottom w:val="0"/>
      <w:divBdr>
        <w:top w:val="none" w:sz="0" w:space="0" w:color="auto"/>
        <w:left w:val="none" w:sz="0" w:space="0" w:color="auto"/>
        <w:bottom w:val="none" w:sz="0" w:space="0" w:color="auto"/>
        <w:right w:val="none" w:sz="0" w:space="0" w:color="auto"/>
      </w:divBdr>
    </w:div>
    <w:div w:id="463734542">
      <w:bodyDiv w:val="1"/>
      <w:marLeft w:val="0"/>
      <w:marRight w:val="0"/>
      <w:marTop w:val="0"/>
      <w:marBottom w:val="0"/>
      <w:divBdr>
        <w:top w:val="none" w:sz="0" w:space="0" w:color="auto"/>
        <w:left w:val="none" w:sz="0" w:space="0" w:color="auto"/>
        <w:bottom w:val="none" w:sz="0" w:space="0" w:color="auto"/>
        <w:right w:val="none" w:sz="0" w:space="0" w:color="auto"/>
      </w:divBdr>
    </w:div>
    <w:div w:id="464127861">
      <w:marLeft w:val="480"/>
      <w:marRight w:val="0"/>
      <w:marTop w:val="0"/>
      <w:marBottom w:val="0"/>
      <w:divBdr>
        <w:top w:val="none" w:sz="0" w:space="0" w:color="auto"/>
        <w:left w:val="none" w:sz="0" w:space="0" w:color="auto"/>
        <w:bottom w:val="none" w:sz="0" w:space="0" w:color="auto"/>
        <w:right w:val="none" w:sz="0" w:space="0" w:color="auto"/>
      </w:divBdr>
    </w:div>
    <w:div w:id="464585078">
      <w:bodyDiv w:val="1"/>
      <w:marLeft w:val="0"/>
      <w:marRight w:val="0"/>
      <w:marTop w:val="0"/>
      <w:marBottom w:val="0"/>
      <w:divBdr>
        <w:top w:val="none" w:sz="0" w:space="0" w:color="auto"/>
        <w:left w:val="none" w:sz="0" w:space="0" w:color="auto"/>
        <w:bottom w:val="none" w:sz="0" w:space="0" w:color="auto"/>
        <w:right w:val="none" w:sz="0" w:space="0" w:color="auto"/>
      </w:divBdr>
    </w:div>
    <w:div w:id="466051801">
      <w:bodyDiv w:val="1"/>
      <w:marLeft w:val="0"/>
      <w:marRight w:val="0"/>
      <w:marTop w:val="0"/>
      <w:marBottom w:val="0"/>
      <w:divBdr>
        <w:top w:val="none" w:sz="0" w:space="0" w:color="auto"/>
        <w:left w:val="none" w:sz="0" w:space="0" w:color="auto"/>
        <w:bottom w:val="none" w:sz="0" w:space="0" w:color="auto"/>
        <w:right w:val="none" w:sz="0" w:space="0" w:color="auto"/>
      </w:divBdr>
    </w:div>
    <w:div w:id="466095765">
      <w:bodyDiv w:val="1"/>
      <w:marLeft w:val="0"/>
      <w:marRight w:val="0"/>
      <w:marTop w:val="0"/>
      <w:marBottom w:val="0"/>
      <w:divBdr>
        <w:top w:val="none" w:sz="0" w:space="0" w:color="auto"/>
        <w:left w:val="none" w:sz="0" w:space="0" w:color="auto"/>
        <w:bottom w:val="none" w:sz="0" w:space="0" w:color="auto"/>
        <w:right w:val="none" w:sz="0" w:space="0" w:color="auto"/>
      </w:divBdr>
    </w:div>
    <w:div w:id="466166998">
      <w:bodyDiv w:val="1"/>
      <w:marLeft w:val="0"/>
      <w:marRight w:val="0"/>
      <w:marTop w:val="0"/>
      <w:marBottom w:val="0"/>
      <w:divBdr>
        <w:top w:val="none" w:sz="0" w:space="0" w:color="auto"/>
        <w:left w:val="none" w:sz="0" w:space="0" w:color="auto"/>
        <w:bottom w:val="none" w:sz="0" w:space="0" w:color="auto"/>
        <w:right w:val="none" w:sz="0" w:space="0" w:color="auto"/>
      </w:divBdr>
    </w:div>
    <w:div w:id="466703619">
      <w:bodyDiv w:val="1"/>
      <w:marLeft w:val="0"/>
      <w:marRight w:val="0"/>
      <w:marTop w:val="0"/>
      <w:marBottom w:val="0"/>
      <w:divBdr>
        <w:top w:val="none" w:sz="0" w:space="0" w:color="auto"/>
        <w:left w:val="none" w:sz="0" w:space="0" w:color="auto"/>
        <w:bottom w:val="none" w:sz="0" w:space="0" w:color="auto"/>
        <w:right w:val="none" w:sz="0" w:space="0" w:color="auto"/>
      </w:divBdr>
    </w:div>
    <w:div w:id="466820753">
      <w:bodyDiv w:val="1"/>
      <w:marLeft w:val="0"/>
      <w:marRight w:val="0"/>
      <w:marTop w:val="0"/>
      <w:marBottom w:val="0"/>
      <w:divBdr>
        <w:top w:val="none" w:sz="0" w:space="0" w:color="auto"/>
        <w:left w:val="none" w:sz="0" w:space="0" w:color="auto"/>
        <w:bottom w:val="none" w:sz="0" w:space="0" w:color="auto"/>
        <w:right w:val="none" w:sz="0" w:space="0" w:color="auto"/>
      </w:divBdr>
    </w:div>
    <w:div w:id="466975004">
      <w:bodyDiv w:val="1"/>
      <w:marLeft w:val="0"/>
      <w:marRight w:val="0"/>
      <w:marTop w:val="0"/>
      <w:marBottom w:val="0"/>
      <w:divBdr>
        <w:top w:val="none" w:sz="0" w:space="0" w:color="auto"/>
        <w:left w:val="none" w:sz="0" w:space="0" w:color="auto"/>
        <w:bottom w:val="none" w:sz="0" w:space="0" w:color="auto"/>
        <w:right w:val="none" w:sz="0" w:space="0" w:color="auto"/>
      </w:divBdr>
    </w:div>
    <w:div w:id="468786028">
      <w:bodyDiv w:val="1"/>
      <w:marLeft w:val="0"/>
      <w:marRight w:val="0"/>
      <w:marTop w:val="0"/>
      <w:marBottom w:val="0"/>
      <w:divBdr>
        <w:top w:val="none" w:sz="0" w:space="0" w:color="auto"/>
        <w:left w:val="none" w:sz="0" w:space="0" w:color="auto"/>
        <w:bottom w:val="none" w:sz="0" w:space="0" w:color="auto"/>
        <w:right w:val="none" w:sz="0" w:space="0" w:color="auto"/>
      </w:divBdr>
    </w:div>
    <w:div w:id="468934204">
      <w:bodyDiv w:val="1"/>
      <w:marLeft w:val="0"/>
      <w:marRight w:val="0"/>
      <w:marTop w:val="0"/>
      <w:marBottom w:val="0"/>
      <w:divBdr>
        <w:top w:val="none" w:sz="0" w:space="0" w:color="auto"/>
        <w:left w:val="none" w:sz="0" w:space="0" w:color="auto"/>
        <w:bottom w:val="none" w:sz="0" w:space="0" w:color="auto"/>
        <w:right w:val="none" w:sz="0" w:space="0" w:color="auto"/>
      </w:divBdr>
    </w:div>
    <w:div w:id="469202485">
      <w:bodyDiv w:val="1"/>
      <w:marLeft w:val="0"/>
      <w:marRight w:val="0"/>
      <w:marTop w:val="0"/>
      <w:marBottom w:val="0"/>
      <w:divBdr>
        <w:top w:val="none" w:sz="0" w:space="0" w:color="auto"/>
        <w:left w:val="none" w:sz="0" w:space="0" w:color="auto"/>
        <w:bottom w:val="none" w:sz="0" w:space="0" w:color="auto"/>
        <w:right w:val="none" w:sz="0" w:space="0" w:color="auto"/>
      </w:divBdr>
    </w:div>
    <w:div w:id="470024918">
      <w:bodyDiv w:val="1"/>
      <w:marLeft w:val="0"/>
      <w:marRight w:val="0"/>
      <w:marTop w:val="0"/>
      <w:marBottom w:val="0"/>
      <w:divBdr>
        <w:top w:val="none" w:sz="0" w:space="0" w:color="auto"/>
        <w:left w:val="none" w:sz="0" w:space="0" w:color="auto"/>
        <w:bottom w:val="none" w:sz="0" w:space="0" w:color="auto"/>
        <w:right w:val="none" w:sz="0" w:space="0" w:color="auto"/>
      </w:divBdr>
    </w:div>
    <w:div w:id="471752858">
      <w:bodyDiv w:val="1"/>
      <w:marLeft w:val="0"/>
      <w:marRight w:val="0"/>
      <w:marTop w:val="0"/>
      <w:marBottom w:val="0"/>
      <w:divBdr>
        <w:top w:val="none" w:sz="0" w:space="0" w:color="auto"/>
        <w:left w:val="none" w:sz="0" w:space="0" w:color="auto"/>
        <w:bottom w:val="none" w:sz="0" w:space="0" w:color="auto"/>
        <w:right w:val="none" w:sz="0" w:space="0" w:color="auto"/>
      </w:divBdr>
    </w:div>
    <w:div w:id="473181500">
      <w:marLeft w:val="480"/>
      <w:marRight w:val="0"/>
      <w:marTop w:val="0"/>
      <w:marBottom w:val="0"/>
      <w:divBdr>
        <w:top w:val="none" w:sz="0" w:space="0" w:color="auto"/>
        <w:left w:val="none" w:sz="0" w:space="0" w:color="auto"/>
        <w:bottom w:val="none" w:sz="0" w:space="0" w:color="auto"/>
        <w:right w:val="none" w:sz="0" w:space="0" w:color="auto"/>
      </w:divBdr>
    </w:div>
    <w:div w:id="473333156">
      <w:bodyDiv w:val="1"/>
      <w:marLeft w:val="0"/>
      <w:marRight w:val="0"/>
      <w:marTop w:val="0"/>
      <w:marBottom w:val="0"/>
      <w:divBdr>
        <w:top w:val="none" w:sz="0" w:space="0" w:color="auto"/>
        <w:left w:val="none" w:sz="0" w:space="0" w:color="auto"/>
        <w:bottom w:val="none" w:sz="0" w:space="0" w:color="auto"/>
        <w:right w:val="none" w:sz="0" w:space="0" w:color="auto"/>
      </w:divBdr>
    </w:div>
    <w:div w:id="474875518">
      <w:bodyDiv w:val="1"/>
      <w:marLeft w:val="0"/>
      <w:marRight w:val="0"/>
      <w:marTop w:val="0"/>
      <w:marBottom w:val="0"/>
      <w:divBdr>
        <w:top w:val="none" w:sz="0" w:space="0" w:color="auto"/>
        <w:left w:val="none" w:sz="0" w:space="0" w:color="auto"/>
        <w:bottom w:val="none" w:sz="0" w:space="0" w:color="auto"/>
        <w:right w:val="none" w:sz="0" w:space="0" w:color="auto"/>
      </w:divBdr>
    </w:div>
    <w:div w:id="475299763">
      <w:bodyDiv w:val="1"/>
      <w:marLeft w:val="0"/>
      <w:marRight w:val="0"/>
      <w:marTop w:val="0"/>
      <w:marBottom w:val="0"/>
      <w:divBdr>
        <w:top w:val="none" w:sz="0" w:space="0" w:color="auto"/>
        <w:left w:val="none" w:sz="0" w:space="0" w:color="auto"/>
        <w:bottom w:val="none" w:sz="0" w:space="0" w:color="auto"/>
        <w:right w:val="none" w:sz="0" w:space="0" w:color="auto"/>
      </w:divBdr>
    </w:div>
    <w:div w:id="475800763">
      <w:bodyDiv w:val="1"/>
      <w:marLeft w:val="0"/>
      <w:marRight w:val="0"/>
      <w:marTop w:val="0"/>
      <w:marBottom w:val="0"/>
      <w:divBdr>
        <w:top w:val="none" w:sz="0" w:space="0" w:color="auto"/>
        <w:left w:val="none" w:sz="0" w:space="0" w:color="auto"/>
        <w:bottom w:val="none" w:sz="0" w:space="0" w:color="auto"/>
        <w:right w:val="none" w:sz="0" w:space="0" w:color="auto"/>
      </w:divBdr>
    </w:div>
    <w:div w:id="476455821">
      <w:bodyDiv w:val="1"/>
      <w:marLeft w:val="0"/>
      <w:marRight w:val="0"/>
      <w:marTop w:val="0"/>
      <w:marBottom w:val="0"/>
      <w:divBdr>
        <w:top w:val="none" w:sz="0" w:space="0" w:color="auto"/>
        <w:left w:val="none" w:sz="0" w:space="0" w:color="auto"/>
        <w:bottom w:val="none" w:sz="0" w:space="0" w:color="auto"/>
        <w:right w:val="none" w:sz="0" w:space="0" w:color="auto"/>
      </w:divBdr>
    </w:div>
    <w:div w:id="477378058">
      <w:marLeft w:val="480"/>
      <w:marRight w:val="0"/>
      <w:marTop w:val="0"/>
      <w:marBottom w:val="0"/>
      <w:divBdr>
        <w:top w:val="none" w:sz="0" w:space="0" w:color="auto"/>
        <w:left w:val="none" w:sz="0" w:space="0" w:color="auto"/>
        <w:bottom w:val="none" w:sz="0" w:space="0" w:color="auto"/>
        <w:right w:val="none" w:sz="0" w:space="0" w:color="auto"/>
      </w:divBdr>
    </w:div>
    <w:div w:id="477459288">
      <w:bodyDiv w:val="1"/>
      <w:marLeft w:val="0"/>
      <w:marRight w:val="0"/>
      <w:marTop w:val="0"/>
      <w:marBottom w:val="0"/>
      <w:divBdr>
        <w:top w:val="none" w:sz="0" w:space="0" w:color="auto"/>
        <w:left w:val="none" w:sz="0" w:space="0" w:color="auto"/>
        <w:bottom w:val="none" w:sz="0" w:space="0" w:color="auto"/>
        <w:right w:val="none" w:sz="0" w:space="0" w:color="auto"/>
      </w:divBdr>
    </w:div>
    <w:div w:id="478308117">
      <w:bodyDiv w:val="1"/>
      <w:marLeft w:val="0"/>
      <w:marRight w:val="0"/>
      <w:marTop w:val="0"/>
      <w:marBottom w:val="0"/>
      <w:divBdr>
        <w:top w:val="none" w:sz="0" w:space="0" w:color="auto"/>
        <w:left w:val="none" w:sz="0" w:space="0" w:color="auto"/>
        <w:bottom w:val="none" w:sz="0" w:space="0" w:color="auto"/>
        <w:right w:val="none" w:sz="0" w:space="0" w:color="auto"/>
      </w:divBdr>
    </w:div>
    <w:div w:id="478886987">
      <w:bodyDiv w:val="1"/>
      <w:marLeft w:val="0"/>
      <w:marRight w:val="0"/>
      <w:marTop w:val="0"/>
      <w:marBottom w:val="0"/>
      <w:divBdr>
        <w:top w:val="none" w:sz="0" w:space="0" w:color="auto"/>
        <w:left w:val="none" w:sz="0" w:space="0" w:color="auto"/>
        <w:bottom w:val="none" w:sz="0" w:space="0" w:color="auto"/>
        <w:right w:val="none" w:sz="0" w:space="0" w:color="auto"/>
      </w:divBdr>
    </w:div>
    <w:div w:id="479150569">
      <w:bodyDiv w:val="1"/>
      <w:marLeft w:val="0"/>
      <w:marRight w:val="0"/>
      <w:marTop w:val="0"/>
      <w:marBottom w:val="0"/>
      <w:divBdr>
        <w:top w:val="none" w:sz="0" w:space="0" w:color="auto"/>
        <w:left w:val="none" w:sz="0" w:space="0" w:color="auto"/>
        <w:bottom w:val="none" w:sz="0" w:space="0" w:color="auto"/>
        <w:right w:val="none" w:sz="0" w:space="0" w:color="auto"/>
      </w:divBdr>
    </w:div>
    <w:div w:id="480124560">
      <w:bodyDiv w:val="1"/>
      <w:marLeft w:val="0"/>
      <w:marRight w:val="0"/>
      <w:marTop w:val="0"/>
      <w:marBottom w:val="0"/>
      <w:divBdr>
        <w:top w:val="none" w:sz="0" w:space="0" w:color="auto"/>
        <w:left w:val="none" w:sz="0" w:space="0" w:color="auto"/>
        <w:bottom w:val="none" w:sz="0" w:space="0" w:color="auto"/>
        <w:right w:val="none" w:sz="0" w:space="0" w:color="auto"/>
      </w:divBdr>
    </w:div>
    <w:div w:id="480653885">
      <w:marLeft w:val="480"/>
      <w:marRight w:val="0"/>
      <w:marTop w:val="0"/>
      <w:marBottom w:val="0"/>
      <w:divBdr>
        <w:top w:val="none" w:sz="0" w:space="0" w:color="auto"/>
        <w:left w:val="none" w:sz="0" w:space="0" w:color="auto"/>
        <w:bottom w:val="none" w:sz="0" w:space="0" w:color="auto"/>
        <w:right w:val="none" w:sz="0" w:space="0" w:color="auto"/>
      </w:divBdr>
    </w:div>
    <w:div w:id="480969483">
      <w:bodyDiv w:val="1"/>
      <w:marLeft w:val="0"/>
      <w:marRight w:val="0"/>
      <w:marTop w:val="0"/>
      <w:marBottom w:val="0"/>
      <w:divBdr>
        <w:top w:val="none" w:sz="0" w:space="0" w:color="auto"/>
        <w:left w:val="none" w:sz="0" w:space="0" w:color="auto"/>
        <w:bottom w:val="none" w:sz="0" w:space="0" w:color="auto"/>
        <w:right w:val="none" w:sz="0" w:space="0" w:color="auto"/>
      </w:divBdr>
    </w:div>
    <w:div w:id="481234882">
      <w:bodyDiv w:val="1"/>
      <w:marLeft w:val="0"/>
      <w:marRight w:val="0"/>
      <w:marTop w:val="0"/>
      <w:marBottom w:val="0"/>
      <w:divBdr>
        <w:top w:val="none" w:sz="0" w:space="0" w:color="auto"/>
        <w:left w:val="none" w:sz="0" w:space="0" w:color="auto"/>
        <w:bottom w:val="none" w:sz="0" w:space="0" w:color="auto"/>
        <w:right w:val="none" w:sz="0" w:space="0" w:color="auto"/>
      </w:divBdr>
    </w:div>
    <w:div w:id="481315861">
      <w:bodyDiv w:val="1"/>
      <w:marLeft w:val="0"/>
      <w:marRight w:val="0"/>
      <w:marTop w:val="0"/>
      <w:marBottom w:val="0"/>
      <w:divBdr>
        <w:top w:val="none" w:sz="0" w:space="0" w:color="auto"/>
        <w:left w:val="none" w:sz="0" w:space="0" w:color="auto"/>
        <w:bottom w:val="none" w:sz="0" w:space="0" w:color="auto"/>
        <w:right w:val="none" w:sz="0" w:space="0" w:color="auto"/>
      </w:divBdr>
    </w:div>
    <w:div w:id="481390376">
      <w:bodyDiv w:val="1"/>
      <w:marLeft w:val="0"/>
      <w:marRight w:val="0"/>
      <w:marTop w:val="0"/>
      <w:marBottom w:val="0"/>
      <w:divBdr>
        <w:top w:val="none" w:sz="0" w:space="0" w:color="auto"/>
        <w:left w:val="none" w:sz="0" w:space="0" w:color="auto"/>
        <w:bottom w:val="none" w:sz="0" w:space="0" w:color="auto"/>
        <w:right w:val="none" w:sz="0" w:space="0" w:color="auto"/>
      </w:divBdr>
    </w:div>
    <w:div w:id="482311677">
      <w:bodyDiv w:val="1"/>
      <w:marLeft w:val="0"/>
      <w:marRight w:val="0"/>
      <w:marTop w:val="0"/>
      <w:marBottom w:val="0"/>
      <w:divBdr>
        <w:top w:val="none" w:sz="0" w:space="0" w:color="auto"/>
        <w:left w:val="none" w:sz="0" w:space="0" w:color="auto"/>
        <w:bottom w:val="none" w:sz="0" w:space="0" w:color="auto"/>
        <w:right w:val="none" w:sz="0" w:space="0" w:color="auto"/>
      </w:divBdr>
    </w:div>
    <w:div w:id="483861031">
      <w:bodyDiv w:val="1"/>
      <w:marLeft w:val="0"/>
      <w:marRight w:val="0"/>
      <w:marTop w:val="0"/>
      <w:marBottom w:val="0"/>
      <w:divBdr>
        <w:top w:val="none" w:sz="0" w:space="0" w:color="auto"/>
        <w:left w:val="none" w:sz="0" w:space="0" w:color="auto"/>
        <w:bottom w:val="none" w:sz="0" w:space="0" w:color="auto"/>
        <w:right w:val="none" w:sz="0" w:space="0" w:color="auto"/>
      </w:divBdr>
    </w:div>
    <w:div w:id="483937329">
      <w:marLeft w:val="0"/>
      <w:marRight w:val="0"/>
      <w:marTop w:val="0"/>
      <w:marBottom w:val="0"/>
      <w:divBdr>
        <w:top w:val="none" w:sz="0" w:space="0" w:color="auto"/>
        <w:left w:val="none" w:sz="0" w:space="0" w:color="auto"/>
        <w:bottom w:val="none" w:sz="0" w:space="0" w:color="auto"/>
        <w:right w:val="none" w:sz="0" w:space="0" w:color="auto"/>
      </w:divBdr>
    </w:div>
    <w:div w:id="484396652">
      <w:bodyDiv w:val="1"/>
      <w:marLeft w:val="0"/>
      <w:marRight w:val="0"/>
      <w:marTop w:val="0"/>
      <w:marBottom w:val="0"/>
      <w:divBdr>
        <w:top w:val="none" w:sz="0" w:space="0" w:color="auto"/>
        <w:left w:val="none" w:sz="0" w:space="0" w:color="auto"/>
        <w:bottom w:val="none" w:sz="0" w:space="0" w:color="auto"/>
        <w:right w:val="none" w:sz="0" w:space="0" w:color="auto"/>
      </w:divBdr>
    </w:div>
    <w:div w:id="484663214">
      <w:bodyDiv w:val="1"/>
      <w:marLeft w:val="0"/>
      <w:marRight w:val="0"/>
      <w:marTop w:val="0"/>
      <w:marBottom w:val="0"/>
      <w:divBdr>
        <w:top w:val="none" w:sz="0" w:space="0" w:color="auto"/>
        <w:left w:val="none" w:sz="0" w:space="0" w:color="auto"/>
        <w:bottom w:val="none" w:sz="0" w:space="0" w:color="auto"/>
        <w:right w:val="none" w:sz="0" w:space="0" w:color="auto"/>
      </w:divBdr>
    </w:div>
    <w:div w:id="484667236">
      <w:bodyDiv w:val="1"/>
      <w:marLeft w:val="0"/>
      <w:marRight w:val="0"/>
      <w:marTop w:val="0"/>
      <w:marBottom w:val="0"/>
      <w:divBdr>
        <w:top w:val="none" w:sz="0" w:space="0" w:color="auto"/>
        <w:left w:val="none" w:sz="0" w:space="0" w:color="auto"/>
        <w:bottom w:val="none" w:sz="0" w:space="0" w:color="auto"/>
        <w:right w:val="none" w:sz="0" w:space="0" w:color="auto"/>
      </w:divBdr>
    </w:div>
    <w:div w:id="485827732">
      <w:bodyDiv w:val="1"/>
      <w:marLeft w:val="0"/>
      <w:marRight w:val="0"/>
      <w:marTop w:val="0"/>
      <w:marBottom w:val="0"/>
      <w:divBdr>
        <w:top w:val="none" w:sz="0" w:space="0" w:color="auto"/>
        <w:left w:val="none" w:sz="0" w:space="0" w:color="auto"/>
        <w:bottom w:val="none" w:sz="0" w:space="0" w:color="auto"/>
        <w:right w:val="none" w:sz="0" w:space="0" w:color="auto"/>
      </w:divBdr>
    </w:div>
    <w:div w:id="486017898">
      <w:bodyDiv w:val="1"/>
      <w:marLeft w:val="0"/>
      <w:marRight w:val="0"/>
      <w:marTop w:val="0"/>
      <w:marBottom w:val="0"/>
      <w:divBdr>
        <w:top w:val="none" w:sz="0" w:space="0" w:color="auto"/>
        <w:left w:val="none" w:sz="0" w:space="0" w:color="auto"/>
        <w:bottom w:val="none" w:sz="0" w:space="0" w:color="auto"/>
        <w:right w:val="none" w:sz="0" w:space="0" w:color="auto"/>
      </w:divBdr>
    </w:div>
    <w:div w:id="487751657">
      <w:bodyDiv w:val="1"/>
      <w:marLeft w:val="0"/>
      <w:marRight w:val="0"/>
      <w:marTop w:val="0"/>
      <w:marBottom w:val="0"/>
      <w:divBdr>
        <w:top w:val="none" w:sz="0" w:space="0" w:color="auto"/>
        <w:left w:val="none" w:sz="0" w:space="0" w:color="auto"/>
        <w:bottom w:val="none" w:sz="0" w:space="0" w:color="auto"/>
        <w:right w:val="none" w:sz="0" w:space="0" w:color="auto"/>
      </w:divBdr>
    </w:div>
    <w:div w:id="488596421">
      <w:bodyDiv w:val="1"/>
      <w:marLeft w:val="0"/>
      <w:marRight w:val="0"/>
      <w:marTop w:val="0"/>
      <w:marBottom w:val="0"/>
      <w:divBdr>
        <w:top w:val="none" w:sz="0" w:space="0" w:color="auto"/>
        <w:left w:val="none" w:sz="0" w:space="0" w:color="auto"/>
        <w:bottom w:val="none" w:sz="0" w:space="0" w:color="auto"/>
        <w:right w:val="none" w:sz="0" w:space="0" w:color="auto"/>
      </w:divBdr>
    </w:div>
    <w:div w:id="490482689">
      <w:bodyDiv w:val="1"/>
      <w:marLeft w:val="0"/>
      <w:marRight w:val="0"/>
      <w:marTop w:val="0"/>
      <w:marBottom w:val="0"/>
      <w:divBdr>
        <w:top w:val="none" w:sz="0" w:space="0" w:color="auto"/>
        <w:left w:val="none" w:sz="0" w:space="0" w:color="auto"/>
        <w:bottom w:val="none" w:sz="0" w:space="0" w:color="auto"/>
        <w:right w:val="none" w:sz="0" w:space="0" w:color="auto"/>
      </w:divBdr>
    </w:div>
    <w:div w:id="490758026">
      <w:bodyDiv w:val="1"/>
      <w:marLeft w:val="0"/>
      <w:marRight w:val="0"/>
      <w:marTop w:val="0"/>
      <w:marBottom w:val="0"/>
      <w:divBdr>
        <w:top w:val="none" w:sz="0" w:space="0" w:color="auto"/>
        <w:left w:val="none" w:sz="0" w:space="0" w:color="auto"/>
        <w:bottom w:val="none" w:sz="0" w:space="0" w:color="auto"/>
        <w:right w:val="none" w:sz="0" w:space="0" w:color="auto"/>
      </w:divBdr>
    </w:div>
    <w:div w:id="490952609">
      <w:marLeft w:val="480"/>
      <w:marRight w:val="0"/>
      <w:marTop w:val="0"/>
      <w:marBottom w:val="0"/>
      <w:divBdr>
        <w:top w:val="none" w:sz="0" w:space="0" w:color="auto"/>
        <w:left w:val="none" w:sz="0" w:space="0" w:color="auto"/>
        <w:bottom w:val="none" w:sz="0" w:space="0" w:color="auto"/>
        <w:right w:val="none" w:sz="0" w:space="0" w:color="auto"/>
      </w:divBdr>
    </w:div>
    <w:div w:id="491222715">
      <w:bodyDiv w:val="1"/>
      <w:marLeft w:val="0"/>
      <w:marRight w:val="0"/>
      <w:marTop w:val="0"/>
      <w:marBottom w:val="0"/>
      <w:divBdr>
        <w:top w:val="none" w:sz="0" w:space="0" w:color="auto"/>
        <w:left w:val="none" w:sz="0" w:space="0" w:color="auto"/>
        <w:bottom w:val="none" w:sz="0" w:space="0" w:color="auto"/>
        <w:right w:val="none" w:sz="0" w:space="0" w:color="auto"/>
      </w:divBdr>
    </w:div>
    <w:div w:id="491682202">
      <w:bodyDiv w:val="1"/>
      <w:marLeft w:val="0"/>
      <w:marRight w:val="0"/>
      <w:marTop w:val="0"/>
      <w:marBottom w:val="0"/>
      <w:divBdr>
        <w:top w:val="none" w:sz="0" w:space="0" w:color="auto"/>
        <w:left w:val="none" w:sz="0" w:space="0" w:color="auto"/>
        <w:bottom w:val="none" w:sz="0" w:space="0" w:color="auto"/>
        <w:right w:val="none" w:sz="0" w:space="0" w:color="auto"/>
      </w:divBdr>
    </w:div>
    <w:div w:id="491722096">
      <w:bodyDiv w:val="1"/>
      <w:marLeft w:val="0"/>
      <w:marRight w:val="0"/>
      <w:marTop w:val="0"/>
      <w:marBottom w:val="0"/>
      <w:divBdr>
        <w:top w:val="none" w:sz="0" w:space="0" w:color="auto"/>
        <w:left w:val="none" w:sz="0" w:space="0" w:color="auto"/>
        <w:bottom w:val="none" w:sz="0" w:space="0" w:color="auto"/>
        <w:right w:val="none" w:sz="0" w:space="0" w:color="auto"/>
      </w:divBdr>
    </w:div>
    <w:div w:id="491990707">
      <w:bodyDiv w:val="1"/>
      <w:marLeft w:val="0"/>
      <w:marRight w:val="0"/>
      <w:marTop w:val="0"/>
      <w:marBottom w:val="0"/>
      <w:divBdr>
        <w:top w:val="none" w:sz="0" w:space="0" w:color="auto"/>
        <w:left w:val="none" w:sz="0" w:space="0" w:color="auto"/>
        <w:bottom w:val="none" w:sz="0" w:space="0" w:color="auto"/>
        <w:right w:val="none" w:sz="0" w:space="0" w:color="auto"/>
      </w:divBdr>
    </w:div>
    <w:div w:id="492649299">
      <w:bodyDiv w:val="1"/>
      <w:marLeft w:val="0"/>
      <w:marRight w:val="0"/>
      <w:marTop w:val="0"/>
      <w:marBottom w:val="0"/>
      <w:divBdr>
        <w:top w:val="none" w:sz="0" w:space="0" w:color="auto"/>
        <w:left w:val="none" w:sz="0" w:space="0" w:color="auto"/>
        <w:bottom w:val="none" w:sz="0" w:space="0" w:color="auto"/>
        <w:right w:val="none" w:sz="0" w:space="0" w:color="auto"/>
      </w:divBdr>
    </w:div>
    <w:div w:id="493379660">
      <w:bodyDiv w:val="1"/>
      <w:marLeft w:val="0"/>
      <w:marRight w:val="0"/>
      <w:marTop w:val="0"/>
      <w:marBottom w:val="0"/>
      <w:divBdr>
        <w:top w:val="none" w:sz="0" w:space="0" w:color="auto"/>
        <w:left w:val="none" w:sz="0" w:space="0" w:color="auto"/>
        <w:bottom w:val="none" w:sz="0" w:space="0" w:color="auto"/>
        <w:right w:val="none" w:sz="0" w:space="0" w:color="auto"/>
      </w:divBdr>
    </w:div>
    <w:div w:id="494107083">
      <w:bodyDiv w:val="1"/>
      <w:marLeft w:val="0"/>
      <w:marRight w:val="0"/>
      <w:marTop w:val="0"/>
      <w:marBottom w:val="0"/>
      <w:divBdr>
        <w:top w:val="none" w:sz="0" w:space="0" w:color="auto"/>
        <w:left w:val="none" w:sz="0" w:space="0" w:color="auto"/>
        <w:bottom w:val="none" w:sz="0" w:space="0" w:color="auto"/>
        <w:right w:val="none" w:sz="0" w:space="0" w:color="auto"/>
      </w:divBdr>
    </w:div>
    <w:div w:id="494491116">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
    <w:div w:id="494761687">
      <w:marLeft w:val="480"/>
      <w:marRight w:val="0"/>
      <w:marTop w:val="0"/>
      <w:marBottom w:val="0"/>
      <w:divBdr>
        <w:top w:val="none" w:sz="0" w:space="0" w:color="auto"/>
        <w:left w:val="none" w:sz="0" w:space="0" w:color="auto"/>
        <w:bottom w:val="none" w:sz="0" w:space="0" w:color="auto"/>
        <w:right w:val="none" w:sz="0" w:space="0" w:color="auto"/>
      </w:divBdr>
    </w:div>
    <w:div w:id="494879717">
      <w:bodyDiv w:val="1"/>
      <w:marLeft w:val="0"/>
      <w:marRight w:val="0"/>
      <w:marTop w:val="0"/>
      <w:marBottom w:val="0"/>
      <w:divBdr>
        <w:top w:val="none" w:sz="0" w:space="0" w:color="auto"/>
        <w:left w:val="none" w:sz="0" w:space="0" w:color="auto"/>
        <w:bottom w:val="none" w:sz="0" w:space="0" w:color="auto"/>
        <w:right w:val="none" w:sz="0" w:space="0" w:color="auto"/>
      </w:divBdr>
    </w:div>
    <w:div w:id="495731621">
      <w:bodyDiv w:val="1"/>
      <w:marLeft w:val="0"/>
      <w:marRight w:val="0"/>
      <w:marTop w:val="0"/>
      <w:marBottom w:val="0"/>
      <w:divBdr>
        <w:top w:val="none" w:sz="0" w:space="0" w:color="auto"/>
        <w:left w:val="none" w:sz="0" w:space="0" w:color="auto"/>
        <w:bottom w:val="none" w:sz="0" w:space="0" w:color="auto"/>
        <w:right w:val="none" w:sz="0" w:space="0" w:color="auto"/>
      </w:divBdr>
    </w:div>
    <w:div w:id="495808182">
      <w:bodyDiv w:val="1"/>
      <w:marLeft w:val="0"/>
      <w:marRight w:val="0"/>
      <w:marTop w:val="0"/>
      <w:marBottom w:val="0"/>
      <w:divBdr>
        <w:top w:val="none" w:sz="0" w:space="0" w:color="auto"/>
        <w:left w:val="none" w:sz="0" w:space="0" w:color="auto"/>
        <w:bottom w:val="none" w:sz="0" w:space="0" w:color="auto"/>
        <w:right w:val="none" w:sz="0" w:space="0" w:color="auto"/>
      </w:divBdr>
    </w:div>
    <w:div w:id="496502356">
      <w:bodyDiv w:val="1"/>
      <w:marLeft w:val="0"/>
      <w:marRight w:val="0"/>
      <w:marTop w:val="0"/>
      <w:marBottom w:val="0"/>
      <w:divBdr>
        <w:top w:val="none" w:sz="0" w:space="0" w:color="auto"/>
        <w:left w:val="none" w:sz="0" w:space="0" w:color="auto"/>
        <w:bottom w:val="none" w:sz="0" w:space="0" w:color="auto"/>
        <w:right w:val="none" w:sz="0" w:space="0" w:color="auto"/>
      </w:divBdr>
    </w:div>
    <w:div w:id="498351930">
      <w:bodyDiv w:val="1"/>
      <w:marLeft w:val="0"/>
      <w:marRight w:val="0"/>
      <w:marTop w:val="0"/>
      <w:marBottom w:val="0"/>
      <w:divBdr>
        <w:top w:val="none" w:sz="0" w:space="0" w:color="auto"/>
        <w:left w:val="none" w:sz="0" w:space="0" w:color="auto"/>
        <w:bottom w:val="none" w:sz="0" w:space="0" w:color="auto"/>
        <w:right w:val="none" w:sz="0" w:space="0" w:color="auto"/>
      </w:divBdr>
    </w:div>
    <w:div w:id="498663663">
      <w:bodyDiv w:val="1"/>
      <w:marLeft w:val="0"/>
      <w:marRight w:val="0"/>
      <w:marTop w:val="0"/>
      <w:marBottom w:val="0"/>
      <w:divBdr>
        <w:top w:val="none" w:sz="0" w:space="0" w:color="auto"/>
        <w:left w:val="none" w:sz="0" w:space="0" w:color="auto"/>
        <w:bottom w:val="none" w:sz="0" w:space="0" w:color="auto"/>
        <w:right w:val="none" w:sz="0" w:space="0" w:color="auto"/>
      </w:divBdr>
    </w:div>
    <w:div w:id="498934515">
      <w:bodyDiv w:val="1"/>
      <w:marLeft w:val="0"/>
      <w:marRight w:val="0"/>
      <w:marTop w:val="0"/>
      <w:marBottom w:val="0"/>
      <w:divBdr>
        <w:top w:val="none" w:sz="0" w:space="0" w:color="auto"/>
        <w:left w:val="none" w:sz="0" w:space="0" w:color="auto"/>
        <w:bottom w:val="none" w:sz="0" w:space="0" w:color="auto"/>
        <w:right w:val="none" w:sz="0" w:space="0" w:color="auto"/>
      </w:divBdr>
    </w:div>
    <w:div w:id="499926658">
      <w:bodyDiv w:val="1"/>
      <w:marLeft w:val="0"/>
      <w:marRight w:val="0"/>
      <w:marTop w:val="0"/>
      <w:marBottom w:val="0"/>
      <w:divBdr>
        <w:top w:val="none" w:sz="0" w:space="0" w:color="auto"/>
        <w:left w:val="none" w:sz="0" w:space="0" w:color="auto"/>
        <w:bottom w:val="none" w:sz="0" w:space="0" w:color="auto"/>
        <w:right w:val="none" w:sz="0" w:space="0" w:color="auto"/>
      </w:divBdr>
    </w:div>
    <w:div w:id="499931488">
      <w:bodyDiv w:val="1"/>
      <w:marLeft w:val="0"/>
      <w:marRight w:val="0"/>
      <w:marTop w:val="0"/>
      <w:marBottom w:val="0"/>
      <w:divBdr>
        <w:top w:val="none" w:sz="0" w:space="0" w:color="auto"/>
        <w:left w:val="none" w:sz="0" w:space="0" w:color="auto"/>
        <w:bottom w:val="none" w:sz="0" w:space="0" w:color="auto"/>
        <w:right w:val="none" w:sz="0" w:space="0" w:color="auto"/>
      </w:divBdr>
    </w:div>
    <w:div w:id="500051731">
      <w:bodyDiv w:val="1"/>
      <w:marLeft w:val="0"/>
      <w:marRight w:val="0"/>
      <w:marTop w:val="0"/>
      <w:marBottom w:val="0"/>
      <w:divBdr>
        <w:top w:val="none" w:sz="0" w:space="0" w:color="auto"/>
        <w:left w:val="none" w:sz="0" w:space="0" w:color="auto"/>
        <w:bottom w:val="none" w:sz="0" w:space="0" w:color="auto"/>
        <w:right w:val="none" w:sz="0" w:space="0" w:color="auto"/>
      </w:divBdr>
    </w:div>
    <w:div w:id="500703369">
      <w:marLeft w:val="0"/>
      <w:marRight w:val="0"/>
      <w:marTop w:val="0"/>
      <w:marBottom w:val="0"/>
      <w:divBdr>
        <w:top w:val="none" w:sz="0" w:space="0" w:color="auto"/>
        <w:left w:val="none" w:sz="0" w:space="0" w:color="auto"/>
        <w:bottom w:val="none" w:sz="0" w:space="0" w:color="auto"/>
        <w:right w:val="none" w:sz="0" w:space="0" w:color="auto"/>
      </w:divBdr>
    </w:div>
    <w:div w:id="500776129">
      <w:bodyDiv w:val="1"/>
      <w:marLeft w:val="0"/>
      <w:marRight w:val="0"/>
      <w:marTop w:val="0"/>
      <w:marBottom w:val="0"/>
      <w:divBdr>
        <w:top w:val="none" w:sz="0" w:space="0" w:color="auto"/>
        <w:left w:val="none" w:sz="0" w:space="0" w:color="auto"/>
        <w:bottom w:val="none" w:sz="0" w:space="0" w:color="auto"/>
        <w:right w:val="none" w:sz="0" w:space="0" w:color="auto"/>
      </w:divBdr>
    </w:div>
    <w:div w:id="502086596">
      <w:bodyDiv w:val="1"/>
      <w:marLeft w:val="0"/>
      <w:marRight w:val="0"/>
      <w:marTop w:val="0"/>
      <w:marBottom w:val="0"/>
      <w:divBdr>
        <w:top w:val="none" w:sz="0" w:space="0" w:color="auto"/>
        <w:left w:val="none" w:sz="0" w:space="0" w:color="auto"/>
        <w:bottom w:val="none" w:sz="0" w:space="0" w:color="auto"/>
        <w:right w:val="none" w:sz="0" w:space="0" w:color="auto"/>
      </w:divBdr>
    </w:div>
    <w:div w:id="502859156">
      <w:bodyDiv w:val="1"/>
      <w:marLeft w:val="0"/>
      <w:marRight w:val="0"/>
      <w:marTop w:val="0"/>
      <w:marBottom w:val="0"/>
      <w:divBdr>
        <w:top w:val="none" w:sz="0" w:space="0" w:color="auto"/>
        <w:left w:val="none" w:sz="0" w:space="0" w:color="auto"/>
        <w:bottom w:val="none" w:sz="0" w:space="0" w:color="auto"/>
        <w:right w:val="none" w:sz="0" w:space="0" w:color="auto"/>
      </w:divBdr>
    </w:div>
    <w:div w:id="503321413">
      <w:bodyDiv w:val="1"/>
      <w:marLeft w:val="0"/>
      <w:marRight w:val="0"/>
      <w:marTop w:val="0"/>
      <w:marBottom w:val="0"/>
      <w:divBdr>
        <w:top w:val="none" w:sz="0" w:space="0" w:color="auto"/>
        <w:left w:val="none" w:sz="0" w:space="0" w:color="auto"/>
        <w:bottom w:val="none" w:sz="0" w:space="0" w:color="auto"/>
        <w:right w:val="none" w:sz="0" w:space="0" w:color="auto"/>
      </w:divBdr>
    </w:div>
    <w:div w:id="503588528">
      <w:bodyDiv w:val="1"/>
      <w:marLeft w:val="0"/>
      <w:marRight w:val="0"/>
      <w:marTop w:val="0"/>
      <w:marBottom w:val="0"/>
      <w:divBdr>
        <w:top w:val="none" w:sz="0" w:space="0" w:color="auto"/>
        <w:left w:val="none" w:sz="0" w:space="0" w:color="auto"/>
        <w:bottom w:val="none" w:sz="0" w:space="0" w:color="auto"/>
        <w:right w:val="none" w:sz="0" w:space="0" w:color="auto"/>
      </w:divBdr>
    </w:div>
    <w:div w:id="505435760">
      <w:marLeft w:val="480"/>
      <w:marRight w:val="0"/>
      <w:marTop w:val="0"/>
      <w:marBottom w:val="0"/>
      <w:divBdr>
        <w:top w:val="none" w:sz="0" w:space="0" w:color="auto"/>
        <w:left w:val="none" w:sz="0" w:space="0" w:color="auto"/>
        <w:bottom w:val="none" w:sz="0" w:space="0" w:color="auto"/>
        <w:right w:val="none" w:sz="0" w:space="0" w:color="auto"/>
      </w:divBdr>
    </w:div>
    <w:div w:id="505635325">
      <w:bodyDiv w:val="1"/>
      <w:marLeft w:val="0"/>
      <w:marRight w:val="0"/>
      <w:marTop w:val="0"/>
      <w:marBottom w:val="0"/>
      <w:divBdr>
        <w:top w:val="none" w:sz="0" w:space="0" w:color="auto"/>
        <w:left w:val="none" w:sz="0" w:space="0" w:color="auto"/>
        <w:bottom w:val="none" w:sz="0" w:space="0" w:color="auto"/>
        <w:right w:val="none" w:sz="0" w:space="0" w:color="auto"/>
      </w:divBdr>
    </w:div>
    <w:div w:id="506480161">
      <w:marLeft w:val="480"/>
      <w:marRight w:val="0"/>
      <w:marTop w:val="0"/>
      <w:marBottom w:val="0"/>
      <w:divBdr>
        <w:top w:val="none" w:sz="0" w:space="0" w:color="auto"/>
        <w:left w:val="none" w:sz="0" w:space="0" w:color="auto"/>
        <w:bottom w:val="none" w:sz="0" w:space="0" w:color="auto"/>
        <w:right w:val="none" w:sz="0" w:space="0" w:color="auto"/>
      </w:divBdr>
    </w:div>
    <w:div w:id="507017948">
      <w:bodyDiv w:val="1"/>
      <w:marLeft w:val="0"/>
      <w:marRight w:val="0"/>
      <w:marTop w:val="0"/>
      <w:marBottom w:val="0"/>
      <w:divBdr>
        <w:top w:val="none" w:sz="0" w:space="0" w:color="auto"/>
        <w:left w:val="none" w:sz="0" w:space="0" w:color="auto"/>
        <w:bottom w:val="none" w:sz="0" w:space="0" w:color="auto"/>
        <w:right w:val="none" w:sz="0" w:space="0" w:color="auto"/>
      </w:divBdr>
    </w:div>
    <w:div w:id="507446919">
      <w:bodyDiv w:val="1"/>
      <w:marLeft w:val="0"/>
      <w:marRight w:val="0"/>
      <w:marTop w:val="0"/>
      <w:marBottom w:val="0"/>
      <w:divBdr>
        <w:top w:val="none" w:sz="0" w:space="0" w:color="auto"/>
        <w:left w:val="none" w:sz="0" w:space="0" w:color="auto"/>
        <w:bottom w:val="none" w:sz="0" w:space="0" w:color="auto"/>
        <w:right w:val="none" w:sz="0" w:space="0" w:color="auto"/>
      </w:divBdr>
    </w:div>
    <w:div w:id="507790496">
      <w:bodyDiv w:val="1"/>
      <w:marLeft w:val="0"/>
      <w:marRight w:val="0"/>
      <w:marTop w:val="0"/>
      <w:marBottom w:val="0"/>
      <w:divBdr>
        <w:top w:val="none" w:sz="0" w:space="0" w:color="auto"/>
        <w:left w:val="none" w:sz="0" w:space="0" w:color="auto"/>
        <w:bottom w:val="none" w:sz="0" w:space="0" w:color="auto"/>
        <w:right w:val="none" w:sz="0" w:space="0" w:color="auto"/>
      </w:divBdr>
    </w:div>
    <w:div w:id="508495459">
      <w:bodyDiv w:val="1"/>
      <w:marLeft w:val="0"/>
      <w:marRight w:val="0"/>
      <w:marTop w:val="0"/>
      <w:marBottom w:val="0"/>
      <w:divBdr>
        <w:top w:val="none" w:sz="0" w:space="0" w:color="auto"/>
        <w:left w:val="none" w:sz="0" w:space="0" w:color="auto"/>
        <w:bottom w:val="none" w:sz="0" w:space="0" w:color="auto"/>
        <w:right w:val="none" w:sz="0" w:space="0" w:color="auto"/>
      </w:divBdr>
    </w:div>
    <w:div w:id="508525815">
      <w:bodyDiv w:val="1"/>
      <w:marLeft w:val="0"/>
      <w:marRight w:val="0"/>
      <w:marTop w:val="0"/>
      <w:marBottom w:val="0"/>
      <w:divBdr>
        <w:top w:val="none" w:sz="0" w:space="0" w:color="auto"/>
        <w:left w:val="none" w:sz="0" w:space="0" w:color="auto"/>
        <w:bottom w:val="none" w:sz="0" w:space="0" w:color="auto"/>
        <w:right w:val="none" w:sz="0" w:space="0" w:color="auto"/>
      </w:divBdr>
    </w:div>
    <w:div w:id="509683354">
      <w:marLeft w:val="480"/>
      <w:marRight w:val="0"/>
      <w:marTop w:val="0"/>
      <w:marBottom w:val="0"/>
      <w:divBdr>
        <w:top w:val="none" w:sz="0" w:space="0" w:color="auto"/>
        <w:left w:val="none" w:sz="0" w:space="0" w:color="auto"/>
        <w:bottom w:val="none" w:sz="0" w:space="0" w:color="auto"/>
        <w:right w:val="none" w:sz="0" w:space="0" w:color="auto"/>
      </w:divBdr>
    </w:div>
    <w:div w:id="509685339">
      <w:bodyDiv w:val="1"/>
      <w:marLeft w:val="0"/>
      <w:marRight w:val="0"/>
      <w:marTop w:val="0"/>
      <w:marBottom w:val="0"/>
      <w:divBdr>
        <w:top w:val="none" w:sz="0" w:space="0" w:color="auto"/>
        <w:left w:val="none" w:sz="0" w:space="0" w:color="auto"/>
        <w:bottom w:val="none" w:sz="0" w:space="0" w:color="auto"/>
        <w:right w:val="none" w:sz="0" w:space="0" w:color="auto"/>
      </w:divBdr>
    </w:div>
    <w:div w:id="510218767">
      <w:bodyDiv w:val="1"/>
      <w:marLeft w:val="0"/>
      <w:marRight w:val="0"/>
      <w:marTop w:val="0"/>
      <w:marBottom w:val="0"/>
      <w:divBdr>
        <w:top w:val="none" w:sz="0" w:space="0" w:color="auto"/>
        <w:left w:val="none" w:sz="0" w:space="0" w:color="auto"/>
        <w:bottom w:val="none" w:sz="0" w:space="0" w:color="auto"/>
        <w:right w:val="none" w:sz="0" w:space="0" w:color="auto"/>
      </w:divBdr>
    </w:div>
    <w:div w:id="510679727">
      <w:bodyDiv w:val="1"/>
      <w:marLeft w:val="0"/>
      <w:marRight w:val="0"/>
      <w:marTop w:val="0"/>
      <w:marBottom w:val="0"/>
      <w:divBdr>
        <w:top w:val="none" w:sz="0" w:space="0" w:color="auto"/>
        <w:left w:val="none" w:sz="0" w:space="0" w:color="auto"/>
        <w:bottom w:val="none" w:sz="0" w:space="0" w:color="auto"/>
        <w:right w:val="none" w:sz="0" w:space="0" w:color="auto"/>
      </w:divBdr>
    </w:div>
    <w:div w:id="510948430">
      <w:marLeft w:val="480"/>
      <w:marRight w:val="0"/>
      <w:marTop w:val="0"/>
      <w:marBottom w:val="0"/>
      <w:divBdr>
        <w:top w:val="none" w:sz="0" w:space="0" w:color="auto"/>
        <w:left w:val="none" w:sz="0" w:space="0" w:color="auto"/>
        <w:bottom w:val="none" w:sz="0" w:space="0" w:color="auto"/>
        <w:right w:val="none" w:sz="0" w:space="0" w:color="auto"/>
      </w:divBdr>
    </w:div>
    <w:div w:id="511142193">
      <w:bodyDiv w:val="1"/>
      <w:marLeft w:val="0"/>
      <w:marRight w:val="0"/>
      <w:marTop w:val="0"/>
      <w:marBottom w:val="0"/>
      <w:divBdr>
        <w:top w:val="none" w:sz="0" w:space="0" w:color="auto"/>
        <w:left w:val="none" w:sz="0" w:space="0" w:color="auto"/>
        <w:bottom w:val="none" w:sz="0" w:space="0" w:color="auto"/>
        <w:right w:val="none" w:sz="0" w:space="0" w:color="auto"/>
      </w:divBdr>
    </w:div>
    <w:div w:id="511147517">
      <w:bodyDiv w:val="1"/>
      <w:marLeft w:val="0"/>
      <w:marRight w:val="0"/>
      <w:marTop w:val="0"/>
      <w:marBottom w:val="0"/>
      <w:divBdr>
        <w:top w:val="none" w:sz="0" w:space="0" w:color="auto"/>
        <w:left w:val="none" w:sz="0" w:space="0" w:color="auto"/>
        <w:bottom w:val="none" w:sz="0" w:space="0" w:color="auto"/>
        <w:right w:val="none" w:sz="0" w:space="0" w:color="auto"/>
      </w:divBdr>
    </w:div>
    <w:div w:id="511578629">
      <w:bodyDiv w:val="1"/>
      <w:marLeft w:val="0"/>
      <w:marRight w:val="0"/>
      <w:marTop w:val="0"/>
      <w:marBottom w:val="0"/>
      <w:divBdr>
        <w:top w:val="none" w:sz="0" w:space="0" w:color="auto"/>
        <w:left w:val="none" w:sz="0" w:space="0" w:color="auto"/>
        <w:bottom w:val="none" w:sz="0" w:space="0" w:color="auto"/>
        <w:right w:val="none" w:sz="0" w:space="0" w:color="auto"/>
      </w:divBdr>
    </w:div>
    <w:div w:id="511993463">
      <w:bodyDiv w:val="1"/>
      <w:marLeft w:val="0"/>
      <w:marRight w:val="0"/>
      <w:marTop w:val="0"/>
      <w:marBottom w:val="0"/>
      <w:divBdr>
        <w:top w:val="none" w:sz="0" w:space="0" w:color="auto"/>
        <w:left w:val="none" w:sz="0" w:space="0" w:color="auto"/>
        <w:bottom w:val="none" w:sz="0" w:space="0" w:color="auto"/>
        <w:right w:val="none" w:sz="0" w:space="0" w:color="auto"/>
      </w:divBdr>
    </w:div>
    <w:div w:id="512453839">
      <w:bodyDiv w:val="1"/>
      <w:marLeft w:val="0"/>
      <w:marRight w:val="0"/>
      <w:marTop w:val="0"/>
      <w:marBottom w:val="0"/>
      <w:divBdr>
        <w:top w:val="none" w:sz="0" w:space="0" w:color="auto"/>
        <w:left w:val="none" w:sz="0" w:space="0" w:color="auto"/>
        <w:bottom w:val="none" w:sz="0" w:space="0" w:color="auto"/>
        <w:right w:val="none" w:sz="0" w:space="0" w:color="auto"/>
      </w:divBdr>
    </w:div>
    <w:div w:id="512761806">
      <w:bodyDiv w:val="1"/>
      <w:marLeft w:val="0"/>
      <w:marRight w:val="0"/>
      <w:marTop w:val="0"/>
      <w:marBottom w:val="0"/>
      <w:divBdr>
        <w:top w:val="none" w:sz="0" w:space="0" w:color="auto"/>
        <w:left w:val="none" w:sz="0" w:space="0" w:color="auto"/>
        <w:bottom w:val="none" w:sz="0" w:space="0" w:color="auto"/>
        <w:right w:val="none" w:sz="0" w:space="0" w:color="auto"/>
      </w:divBdr>
    </w:div>
    <w:div w:id="514003601">
      <w:bodyDiv w:val="1"/>
      <w:marLeft w:val="0"/>
      <w:marRight w:val="0"/>
      <w:marTop w:val="0"/>
      <w:marBottom w:val="0"/>
      <w:divBdr>
        <w:top w:val="none" w:sz="0" w:space="0" w:color="auto"/>
        <w:left w:val="none" w:sz="0" w:space="0" w:color="auto"/>
        <w:bottom w:val="none" w:sz="0" w:space="0" w:color="auto"/>
        <w:right w:val="none" w:sz="0" w:space="0" w:color="auto"/>
      </w:divBdr>
    </w:div>
    <w:div w:id="515189495">
      <w:bodyDiv w:val="1"/>
      <w:marLeft w:val="0"/>
      <w:marRight w:val="0"/>
      <w:marTop w:val="0"/>
      <w:marBottom w:val="0"/>
      <w:divBdr>
        <w:top w:val="none" w:sz="0" w:space="0" w:color="auto"/>
        <w:left w:val="none" w:sz="0" w:space="0" w:color="auto"/>
        <w:bottom w:val="none" w:sz="0" w:space="0" w:color="auto"/>
        <w:right w:val="none" w:sz="0" w:space="0" w:color="auto"/>
      </w:divBdr>
    </w:div>
    <w:div w:id="515383872">
      <w:bodyDiv w:val="1"/>
      <w:marLeft w:val="0"/>
      <w:marRight w:val="0"/>
      <w:marTop w:val="0"/>
      <w:marBottom w:val="0"/>
      <w:divBdr>
        <w:top w:val="none" w:sz="0" w:space="0" w:color="auto"/>
        <w:left w:val="none" w:sz="0" w:space="0" w:color="auto"/>
        <w:bottom w:val="none" w:sz="0" w:space="0" w:color="auto"/>
        <w:right w:val="none" w:sz="0" w:space="0" w:color="auto"/>
      </w:divBdr>
    </w:div>
    <w:div w:id="515458393">
      <w:bodyDiv w:val="1"/>
      <w:marLeft w:val="0"/>
      <w:marRight w:val="0"/>
      <w:marTop w:val="0"/>
      <w:marBottom w:val="0"/>
      <w:divBdr>
        <w:top w:val="none" w:sz="0" w:space="0" w:color="auto"/>
        <w:left w:val="none" w:sz="0" w:space="0" w:color="auto"/>
        <w:bottom w:val="none" w:sz="0" w:space="0" w:color="auto"/>
        <w:right w:val="none" w:sz="0" w:space="0" w:color="auto"/>
      </w:divBdr>
    </w:div>
    <w:div w:id="516580201">
      <w:bodyDiv w:val="1"/>
      <w:marLeft w:val="0"/>
      <w:marRight w:val="0"/>
      <w:marTop w:val="0"/>
      <w:marBottom w:val="0"/>
      <w:divBdr>
        <w:top w:val="none" w:sz="0" w:space="0" w:color="auto"/>
        <w:left w:val="none" w:sz="0" w:space="0" w:color="auto"/>
        <w:bottom w:val="none" w:sz="0" w:space="0" w:color="auto"/>
        <w:right w:val="none" w:sz="0" w:space="0" w:color="auto"/>
      </w:divBdr>
    </w:div>
    <w:div w:id="517160356">
      <w:marLeft w:val="0"/>
      <w:marRight w:val="0"/>
      <w:marTop w:val="0"/>
      <w:marBottom w:val="0"/>
      <w:divBdr>
        <w:top w:val="none" w:sz="0" w:space="0" w:color="auto"/>
        <w:left w:val="none" w:sz="0" w:space="0" w:color="auto"/>
        <w:bottom w:val="none" w:sz="0" w:space="0" w:color="auto"/>
        <w:right w:val="none" w:sz="0" w:space="0" w:color="auto"/>
      </w:divBdr>
    </w:div>
    <w:div w:id="519203033">
      <w:marLeft w:val="480"/>
      <w:marRight w:val="0"/>
      <w:marTop w:val="0"/>
      <w:marBottom w:val="0"/>
      <w:divBdr>
        <w:top w:val="none" w:sz="0" w:space="0" w:color="auto"/>
        <w:left w:val="none" w:sz="0" w:space="0" w:color="auto"/>
        <w:bottom w:val="none" w:sz="0" w:space="0" w:color="auto"/>
        <w:right w:val="none" w:sz="0" w:space="0" w:color="auto"/>
      </w:divBdr>
    </w:div>
    <w:div w:id="521431974">
      <w:marLeft w:val="480"/>
      <w:marRight w:val="0"/>
      <w:marTop w:val="0"/>
      <w:marBottom w:val="0"/>
      <w:divBdr>
        <w:top w:val="none" w:sz="0" w:space="0" w:color="auto"/>
        <w:left w:val="none" w:sz="0" w:space="0" w:color="auto"/>
        <w:bottom w:val="none" w:sz="0" w:space="0" w:color="auto"/>
        <w:right w:val="none" w:sz="0" w:space="0" w:color="auto"/>
      </w:divBdr>
    </w:div>
    <w:div w:id="521481074">
      <w:bodyDiv w:val="1"/>
      <w:marLeft w:val="0"/>
      <w:marRight w:val="0"/>
      <w:marTop w:val="0"/>
      <w:marBottom w:val="0"/>
      <w:divBdr>
        <w:top w:val="none" w:sz="0" w:space="0" w:color="auto"/>
        <w:left w:val="none" w:sz="0" w:space="0" w:color="auto"/>
        <w:bottom w:val="none" w:sz="0" w:space="0" w:color="auto"/>
        <w:right w:val="none" w:sz="0" w:space="0" w:color="auto"/>
      </w:divBdr>
    </w:div>
    <w:div w:id="521863839">
      <w:bodyDiv w:val="1"/>
      <w:marLeft w:val="0"/>
      <w:marRight w:val="0"/>
      <w:marTop w:val="0"/>
      <w:marBottom w:val="0"/>
      <w:divBdr>
        <w:top w:val="none" w:sz="0" w:space="0" w:color="auto"/>
        <w:left w:val="none" w:sz="0" w:space="0" w:color="auto"/>
        <w:bottom w:val="none" w:sz="0" w:space="0" w:color="auto"/>
        <w:right w:val="none" w:sz="0" w:space="0" w:color="auto"/>
      </w:divBdr>
    </w:div>
    <w:div w:id="521864659">
      <w:bodyDiv w:val="1"/>
      <w:marLeft w:val="0"/>
      <w:marRight w:val="0"/>
      <w:marTop w:val="0"/>
      <w:marBottom w:val="0"/>
      <w:divBdr>
        <w:top w:val="none" w:sz="0" w:space="0" w:color="auto"/>
        <w:left w:val="none" w:sz="0" w:space="0" w:color="auto"/>
        <w:bottom w:val="none" w:sz="0" w:space="0" w:color="auto"/>
        <w:right w:val="none" w:sz="0" w:space="0" w:color="auto"/>
      </w:divBdr>
    </w:div>
    <w:div w:id="522280842">
      <w:bodyDiv w:val="1"/>
      <w:marLeft w:val="0"/>
      <w:marRight w:val="0"/>
      <w:marTop w:val="0"/>
      <w:marBottom w:val="0"/>
      <w:divBdr>
        <w:top w:val="none" w:sz="0" w:space="0" w:color="auto"/>
        <w:left w:val="none" w:sz="0" w:space="0" w:color="auto"/>
        <w:bottom w:val="none" w:sz="0" w:space="0" w:color="auto"/>
        <w:right w:val="none" w:sz="0" w:space="0" w:color="auto"/>
      </w:divBdr>
    </w:div>
    <w:div w:id="522591162">
      <w:bodyDiv w:val="1"/>
      <w:marLeft w:val="0"/>
      <w:marRight w:val="0"/>
      <w:marTop w:val="0"/>
      <w:marBottom w:val="0"/>
      <w:divBdr>
        <w:top w:val="none" w:sz="0" w:space="0" w:color="auto"/>
        <w:left w:val="none" w:sz="0" w:space="0" w:color="auto"/>
        <w:bottom w:val="none" w:sz="0" w:space="0" w:color="auto"/>
        <w:right w:val="none" w:sz="0" w:space="0" w:color="auto"/>
      </w:divBdr>
    </w:div>
    <w:div w:id="523982564">
      <w:bodyDiv w:val="1"/>
      <w:marLeft w:val="0"/>
      <w:marRight w:val="0"/>
      <w:marTop w:val="0"/>
      <w:marBottom w:val="0"/>
      <w:divBdr>
        <w:top w:val="none" w:sz="0" w:space="0" w:color="auto"/>
        <w:left w:val="none" w:sz="0" w:space="0" w:color="auto"/>
        <w:bottom w:val="none" w:sz="0" w:space="0" w:color="auto"/>
        <w:right w:val="none" w:sz="0" w:space="0" w:color="auto"/>
      </w:divBdr>
    </w:div>
    <w:div w:id="524097110">
      <w:bodyDiv w:val="1"/>
      <w:marLeft w:val="0"/>
      <w:marRight w:val="0"/>
      <w:marTop w:val="0"/>
      <w:marBottom w:val="0"/>
      <w:divBdr>
        <w:top w:val="none" w:sz="0" w:space="0" w:color="auto"/>
        <w:left w:val="none" w:sz="0" w:space="0" w:color="auto"/>
        <w:bottom w:val="none" w:sz="0" w:space="0" w:color="auto"/>
        <w:right w:val="none" w:sz="0" w:space="0" w:color="auto"/>
      </w:divBdr>
    </w:div>
    <w:div w:id="524489318">
      <w:bodyDiv w:val="1"/>
      <w:marLeft w:val="0"/>
      <w:marRight w:val="0"/>
      <w:marTop w:val="0"/>
      <w:marBottom w:val="0"/>
      <w:divBdr>
        <w:top w:val="none" w:sz="0" w:space="0" w:color="auto"/>
        <w:left w:val="none" w:sz="0" w:space="0" w:color="auto"/>
        <w:bottom w:val="none" w:sz="0" w:space="0" w:color="auto"/>
        <w:right w:val="none" w:sz="0" w:space="0" w:color="auto"/>
      </w:divBdr>
    </w:div>
    <w:div w:id="524562799">
      <w:bodyDiv w:val="1"/>
      <w:marLeft w:val="0"/>
      <w:marRight w:val="0"/>
      <w:marTop w:val="0"/>
      <w:marBottom w:val="0"/>
      <w:divBdr>
        <w:top w:val="none" w:sz="0" w:space="0" w:color="auto"/>
        <w:left w:val="none" w:sz="0" w:space="0" w:color="auto"/>
        <w:bottom w:val="none" w:sz="0" w:space="0" w:color="auto"/>
        <w:right w:val="none" w:sz="0" w:space="0" w:color="auto"/>
      </w:divBdr>
    </w:div>
    <w:div w:id="525216077">
      <w:bodyDiv w:val="1"/>
      <w:marLeft w:val="0"/>
      <w:marRight w:val="0"/>
      <w:marTop w:val="0"/>
      <w:marBottom w:val="0"/>
      <w:divBdr>
        <w:top w:val="none" w:sz="0" w:space="0" w:color="auto"/>
        <w:left w:val="none" w:sz="0" w:space="0" w:color="auto"/>
        <w:bottom w:val="none" w:sz="0" w:space="0" w:color="auto"/>
        <w:right w:val="none" w:sz="0" w:space="0" w:color="auto"/>
      </w:divBdr>
    </w:div>
    <w:div w:id="525365025">
      <w:bodyDiv w:val="1"/>
      <w:marLeft w:val="0"/>
      <w:marRight w:val="0"/>
      <w:marTop w:val="0"/>
      <w:marBottom w:val="0"/>
      <w:divBdr>
        <w:top w:val="none" w:sz="0" w:space="0" w:color="auto"/>
        <w:left w:val="none" w:sz="0" w:space="0" w:color="auto"/>
        <w:bottom w:val="none" w:sz="0" w:space="0" w:color="auto"/>
        <w:right w:val="none" w:sz="0" w:space="0" w:color="auto"/>
      </w:divBdr>
    </w:div>
    <w:div w:id="526020097">
      <w:bodyDiv w:val="1"/>
      <w:marLeft w:val="0"/>
      <w:marRight w:val="0"/>
      <w:marTop w:val="0"/>
      <w:marBottom w:val="0"/>
      <w:divBdr>
        <w:top w:val="none" w:sz="0" w:space="0" w:color="auto"/>
        <w:left w:val="none" w:sz="0" w:space="0" w:color="auto"/>
        <w:bottom w:val="none" w:sz="0" w:space="0" w:color="auto"/>
        <w:right w:val="none" w:sz="0" w:space="0" w:color="auto"/>
      </w:divBdr>
    </w:div>
    <w:div w:id="526718991">
      <w:bodyDiv w:val="1"/>
      <w:marLeft w:val="0"/>
      <w:marRight w:val="0"/>
      <w:marTop w:val="0"/>
      <w:marBottom w:val="0"/>
      <w:divBdr>
        <w:top w:val="none" w:sz="0" w:space="0" w:color="auto"/>
        <w:left w:val="none" w:sz="0" w:space="0" w:color="auto"/>
        <w:bottom w:val="none" w:sz="0" w:space="0" w:color="auto"/>
        <w:right w:val="none" w:sz="0" w:space="0" w:color="auto"/>
      </w:divBdr>
    </w:div>
    <w:div w:id="526988112">
      <w:bodyDiv w:val="1"/>
      <w:marLeft w:val="0"/>
      <w:marRight w:val="0"/>
      <w:marTop w:val="0"/>
      <w:marBottom w:val="0"/>
      <w:divBdr>
        <w:top w:val="none" w:sz="0" w:space="0" w:color="auto"/>
        <w:left w:val="none" w:sz="0" w:space="0" w:color="auto"/>
        <w:bottom w:val="none" w:sz="0" w:space="0" w:color="auto"/>
        <w:right w:val="none" w:sz="0" w:space="0" w:color="auto"/>
      </w:divBdr>
    </w:div>
    <w:div w:id="527526091">
      <w:bodyDiv w:val="1"/>
      <w:marLeft w:val="0"/>
      <w:marRight w:val="0"/>
      <w:marTop w:val="0"/>
      <w:marBottom w:val="0"/>
      <w:divBdr>
        <w:top w:val="none" w:sz="0" w:space="0" w:color="auto"/>
        <w:left w:val="none" w:sz="0" w:space="0" w:color="auto"/>
        <w:bottom w:val="none" w:sz="0" w:space="0" w:color="auto"/>
        <w:right w:val="none" w:sz="0" w:space="0" w:color="auto"/>
      </w:divBdr>
    </w:div>
    <w:div w:id="529493856">
      <w:bodyDiv w:val="1"/>
      <w:marLeft w:val="0"/>
      <w:marRight w:val="0"/>
      <w:marTop w:val="0"/>
      <w:marBottom w:val="0"/>
      <w:divBdr>
        <w:top w:val="none" w:sz="0" w:space="0" w:color="auto"/>
        <w:left w:val="none" w:sz="0" w:space="0" w:color="auto"/>
        <w:bottom w:val="none" w:sz="0" w:space="0" w:color="auto"/>
        <w:right w:val="none" w:sz="0" w:space="0" w:color="auto"/>
      </w:divBdr>
    </w:div>
    <w:div w:id="529687673">
      <w:bodyDiv w:val="1"/>
      <w:marLeft w:val="0"/>
      <w:marRight w:val="0"/>
      <w:marTop w:val="0"/>
      <w:marBottom w:val="0"/>
      <w:divBdr>
        <w:top w:val="none" w:sz="0" w:space="0" w:color="auto"/>
        <w:left w:val="none" w:sz="0" w:space="0" w:color="auto"/>
        <w:bottom w:val="none" w:sz="0" w:space="0" w:color="auto"/>
        <w:right w:val="none" w:sz="0" w:space="0" w:color="auto"/>
      </w:divBdr>
    </w:div>
    <w:div w:id="530268298">
      <w:bodyDiv w:val="1"/>
      <w:marLeft w:val="0"/>
      <w:marRight w:val="0"/>
      <w:marTop w:val="0"/>
      <w:marBottom w:val="0"/>
      <w:divBdr>
        <w:top w:val="none" w:sz="0" w:space="0" w:color="auto"/>
        <w:left w:val="none" w:sz="0" w:space="0" w:color="auto"/>
        <w:bottom w:val="none" w:sz="0" w:space="0" w:color="auto"/>
        <w:right w:val="none" w:sz="0" w:space="0" w:color="auto"/>
      </w:divBdr>
    </w:div>
    <w:div w:id="530454919">
      <w:bodyDiv w:val="1"/>
      <w:marLeft w:val="0"/>
      <w:marRight w:val="0"/>
      <w:marTop w:val="0"/>
      <w:marBottom w:val="0"/>
      <w:divBdr>
        <w:top w:val="none" w:sz="0" w:space="0" w:color="auto"/>
        <w:left w:val="none" w:sz="0" w:space="0" w:color="auto"/>
        <w:bottom w:val="none" w:sz="0" w:space="0" w:color="auto"/>
        <w:right w:val="none" w:sz="0" w:space="0" w:color="auto"/>
      </w:divBdr>
    </w:div>
    <w:div w:id="530798237">
      <w:bodyDiv w:val="1"/>
      <w:marLeft w:val="0"/>
      <w:marRight w:val="0"/>
      <w:marTop w:val="0"/>
      <w:marBottom w:val="0"/>
      <w:divBdr>
        <w:top w:val="none" w:sz="0" w:space="0" w:color="auto"/>
        <w:left w:val="none" w:sz="0" w:space="0" w:color="auto"/>
        <w:bottom w:val="none" w:sz="0" w:space="0" w:color="auto"/>
        <w:right w:val="none" w:sz="0" w:space="0" w:color="auto"/>
      </w:divBdr>
    </w:div>
    <w:div w:id="531572920">
      <w:bodyDiv w:val="1"/>
      <w:marLeft w:val="0"/>
      <w:marRight w:val="0"/>
      <w:marTop w:val="0"/>
      <w:marBottom w:val="0"/>
      <w:divBdr>
        <w:top w:val="none" w:sz="0" w:space="0" w:color="auto"/>
        <w:left w:val="none" w:sz="0" w:space="0" w:color="auto"/>
        <w:bottom w:val="none" w:sz="0" w:space="0" w:color="auto"/>
        <w:right w:val="none" w:sz="0" w:space="0" w:color="auto"/>
      </w:divBdr>
    </w:div>
    <w:div w:id="531696830">
      <w:bodyDiv w:val="1"/>
      <w:marLeft w:val="0"/>
      <w:marRight w:val="0"/>
      <w:marTop w:val="0"/>
      <w:marBottom w:val="0"/>
      <w:divBdr>
        <w:top w:val="none" w:sz="0" w:space="0" w:color="auto"/>
        <w:left w:val="none" w:sz="0" w:space="0" w:color="auto"/>
        <w:bottom w:val="none" w:sz="0" w:space="0" w:color="auto"/>
        <w:right w:val="none" w:sz="0" w:space="0" w:color="auto"/>
      </w:divBdr>
    </w:div>
    <w:div w:id="531965579">
      <w:bodyDiv w:val="1"/>
      <w:marLeft w:val="0"/>
      <w:marRight w:val="0"/>
      <w:marTop w:val="0"/>
      <w:marBottom w:val="0"/>
      <w:divBdr>
        <w:top w:val="none" w:sz="0" w:space="0" w:color="auto"/>
        <w:left w:val="none" w:sz="0" w:space="0" w:color="auto"/>
        <w:bottom w:val="none" w:sz="0" w:space="0" w:color="auto"/>
        <w:right w:val="none" w:sz="0" w:space="0" w:color="auto"/>
      </w:divBdr>
    </w:div>
    <w:div w:id="532109546">
      <w:bodyDiv w:val="1"/>
      <w:marLeft w:val="0"/>
      <w:marRight w:val="0"/>
      <w:marTop w:val="0"/>
      <w:marBottom w:val="0"/>
      <w:divBdr>
        <w:top w:val="none" w:sz="0" w:space="0" w:color="auto"/>
        <w:left w:val="none" w:sz="0" w:space="0" w:color="auto"/>
        <w:bottom w:val="none" w:sz="0" w:space="0" w:color="auto"/>
        <w:right w:val="none" w:sz="0" w:space="0" w:color="auto"/>
      </w:divBdr>
    </w:div>
    <w:div w:id="532500943">
      <w:bodyDiv w:val="1"/>
      <w:marLeft w:val="0"/>
      <w:marRight w:val="0"/>
      <w:marTop w:val="0"/>
      <w:marBottom w:val="0"/>
      <w:divBdr>
        <w:top w:val="none" w:sz="0" w:space="0" w:color="auto"/>
        <w:left w:val="none" w:sz="0" w:space="0" w:color="auto"/>
        <w:bottom w:val="none" w:sz="0" w:space="0" w:color="auto"/>
        <w:right w:val="none" w:sz="0" w:space="0" w:color="auto"/>
      </w:divBdr>
    </w:div>
    <w:div w:id="532502015">
      <w:bodyDiv w:val="1"/>
      <w:marLeft w:val="0"/>
      <w:marRight w:val="0"/>
      <w:marTop w:val="0"/>
      <w:marBottom w:val="0"/>
      <w:divBdr>
        <w:top w:val="none" w:sz="0" w:space="0" w:color="auto"/>
        <w:left w:val="none" w:sz="0" w:space="0" w:color="auto"/>
        <w:bottom w:val="none" w:sz="0" w:space="0" w:color="auto"/>
        <w:right w:val="none" w:sz="0" w:space="0" w:color="auto"/>
      </w:divBdr>
    </w:div>
    <w:div w:id="532769346">
      <w:marLeft w:val="480"/>
      <w:marRight w:val="0"/>
      <w:marTop w:val="0"/>
      <w:marBottom w:val="0"/>
      <w:divBdr>
        <w:top w:val="none" w:sz="0" w:space="0" w:color="auto"/>
        <w:left w:val="none" w:sz="0" w:space="0" w:color="auto"/>
        <w:bottom w:val="none" w:sz="0" w:space="0" w:color="auto"/>
        <w:right w:val="none" w:sz="0" w:space="0" w:color="auto"/>
      </w:divBdr>
    </w:div>
    <w:div w:id="533202015">
      <w:bodyDiv w:val="1"/>
      <w:marLeft w:val="0"/>
      <w:marRight w:val="0"/>
      <w:marTop w:val="0"/>
      <w:marBottom w:val="0"/>
      <w:divBdr>
        <w:top w:val="none" w:sz="0" w:space="0" w:color="auto"/>
        <w:left w:val="none" w:sz="0" w:space="0" w:color="auto"/>
        <w:bottom w:val="none" w:sz="0" w:space="0" w:color="auto"/>
        <w:right w:val="none" w:sz="0" w:space="0" w:color="auto"/>
      </w:divBdr>
    </w:div>
    <w:div w:id="534000328">
      <w:bodyDiv w:val="1"/>
      <w:marLeft w:val="0"/>
      <w:marRight w:val="0"/>
      <w:marTop w:val="0"/>
      <w:marBottom w:val="0"/>
      <w:divBdr>
        <w:top w:val="none" w:sz="0" w:space="0" w:color="auto"/>
        <w:left w:val="none" w:sz="0" w:space="0" w:color="auto"/>
        <w:bottom w:val="none" w:sz="0" w:space="0" w:color="auto"/>
        <w:right w:val="none" w:sz="0" w:space="0" w:color="auto"/>
      </w:divBdr>
    </w:div>
    <w:div w:id="534081166">
      <w:bodyDiv w:val="1"/>
      <w:marLeft w:val="0"/>
      <w:marRight w:val="0"/>
      <w:marTop w:val="0"/>
      <w:marBottom w:val="0"/>
      <w:divBdr>
        <w:top w:val="none" w:sz="0" w:space="0" w:color="auto"/>
        <w:left w:val="none" w:sz="0" w:space="0" w:color="auto"/>
        <w:bottom w:val="none" w:sz="0" w:space="0" w:color="auto"/>
        <w:right w:val="none" w:sz="0" w:space="0" w:color="auto"/>
      </w:divBdr>
    </w:div>
    <w:div w:id="534539894">
      <w:bodyDiv w:val="1"/>
      <w:marLeft w:val="0"/>
      <w:marRight w:val="0"/>
      <w:marTop w:val="0"/>
      <w:marBottom w:val="0"/>
      <w:divBdr>
        <w:top w:val="none" w:sz="0" w:space="0" w:color="auto"/>
        <w:left w:val="none" w:sz="0" w:space="0" w:color="auto"/>
        <w:bottom w:val="none" w:sz="0" w:space="0" w:color="auto"/>
        <w:right w:val="none" w:sz="0" w:space="0" w:color="auto"/>
      </w:divBdr>
    </w:div>
    <w:div w:id="534736742">
      <w:bodyDiv w:val="1"/>
      <w:marLeft w:val="0"/>
      <w:marRight w:val="0"/>
      <w:marTop w:val="0"/>
      <w:marBottom w:val="0"/>
      <w:divBdr>
        <w:top w:val="none" w:sz="0" w:space="0" w:color="auto"/>
        <w:left w:val="none" w:sz="0" w:space="0" w:color="auto"/>
        <w:bottom w:val="none" w:sz="0" w:space="0" w:color="auto"/>
        <w:right w:val="none" w:sz="0" w:space="0" w:color="auto"/>
      </w:divBdr>
    </w:div>
    <w:div w:id="534849759">
      <w:bodyDiv w:val="1"/>
      <w:marLeft w:val="0"/>
      <w:marRight w:val="0"/>
      <w:marTop w:val="0"/>
      <w:marBottom w:val="0"/>
      <w:divBdr>
        <w:top w:val="none" w:sz="0" w:space="0" w:color="auto"/>
        <w:left w:val="none" w:sz="0" w:space="0" w:color="auto"/>
        <w:bottom w:val="none" w:sz="0" w:space="0" w:color="auto"/>
        <w:right w:val="none" w:sz="0" w:space="0" w:color="auto"/>
      </w:divBdr>
    </w:div>
    <w:div w:id="535000081">
      <w:bodyDiv w:val="1"/>
      <w:marLeft w:val="0"/>
      <w:marRight w:val="0"/>
      <w:marTop w:val="0"/>
      <w:marBottom w:val="0"/>
      <w:divBdr>
        <w:top w:val="none" w:sz="0" w:space="0" w:color="auto"/>
        <w:left w:val="none" w:sz="0" w:space="0" w:color="auto"/>
        <w:bottom w:val="none" w:sz="0" w:space="0" w:color="auto"/>
        <w:right w:val="none" w:sz="0" w:space="0" w:color="auto"/>
      </w:divBdr>
    </w:div>
    <w:div w:id="535046491">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6238955">
      <w:bodyDiv w:val="1"/>
      <w:marLeft w:val="0"/>
      <w:marRight w:val="0"/>
      <w:marTop w:val="0"/>
      <w:marBottom w:val="0"/>
      <w:divBdr>
        <w:top w:val="none" w:sz="0" w:space="0" w:color="auto"/>
        <w:left w:val="none" w:sz="0" w:space="0" w:color="auto"/>
        <w:bottom w:val="none" w:sz="0" w:space="0" w:color="auto"/>
        <w:right w:val="none" w:sz="0" w:space="0" w:color="auto"/>
      </w:divBdr>
    </w:div>
    <w:div w:id="537011579">
      <w:marLeft w:val="480"/>
      <w:marRight w:val="0"/>
      <w:marTop w:val="0"/>
      <w:marBottom w:val="0"/>
      <w:divBdr>
        <w:top w:val="none" w:sz="0" w:space="0" w:color="auto"/>
        <w:left w:val="none" w:sz="0" w:space="0" w:color="auto"/>
        <w:bottom w:val="none" w:sz="0" w:space="0" w:color="auto"/>
        <w:right w:val="none" w:sz="0" w:space="0" w:color="auto"/>
      </w:divBdr>
    </w:div>
    <w:div w:id="537202771">
      <w:bodyDiv w:val="1"/>
      <w:marLeft w:val="0"/>
      <w:marRight w:val="0"/>
      <w:marTop w:val="0"/>
      <w:marBottom w:val="0"/>
      <w:divBdr>
        <w:top w:val="none" w:sz="0" w:space="0" w:color="auto"/>
        <w:left w:val="none" w:sz="0" w:space="0" w:color="auto"/>
        <w:bottom w:val="none" w:sz="0" w:space="0" w:color="auto"/>
        <w:right w:val="none" w:sz="0" w:space="0" w:color="auto"/>
      </w:divBdr>
    </w:div>
    <w:div w:id="53754968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38516199">
      <w:bodyDiv w:val="1"/>
      <w:marLeft w:val="0"/>
      <w:marRight w:val="0"/>
      <w:marTop w:val="0"/>
      <w:marBottom w:val="0"/>
      <w:divBdr>
        <w:top w:val="none" w:sz="0" w:space="0" w:color="auto"/>
        <w:left w:val="none" w:sz="0" w:space="0" w:color="auto"/>
        <w:bottom w:val="none" w:sz="0" w:space="0" w:color="auto"/>
        <w:right w:val="none" w:sz="0" w:space="0" w:color="auto"/>
      </w:divBdr>
    </w:div>
    <w:div w:id="538706845">
      <w:bodyDiv w:val="1"/>
      <w:marLeft w:val="0"/>
      <w:marRight w:val="0"/>
      <w:marTop w:val="0"/>
      <w:marBottom w:val="0"/>
      <w:divBdr>
        <w:top w:val="none" w:sz="0" w:space="0" w:color="auto"/>
        <w:left w:val="none" w:sz="0" w:space="0" w:color="auto"/>
        <w:bottom w:val="none" w:sz="0" w:space="0" w:color="auto"/>
        <w:right w:val="none" w:sz="0" w:space="0" w:color="auto"/>
      </w:divBdr>
    </w:div>
    <w:div w:id="538786075">
      <w:bodyDiv w:val="1"/>
      <w:marLeft w:val="0"/>
      <w:marRight w:val="0"/>
      <w:marTop w:val="0"/>
      <w:marBottom w:val="0"/>
      <w:divBdr>
        <w:top w:val="none" w:sz="0" w:space="0" w:color="auto"/>
        <w:left w:val="none" w:sz="0" w:space="0" w:color="auto"/>
        <w:bottom w:val="none" w:sz="0" w:space="0" w:color="auto"/>
        <w:right w:val="none" w:sz="0" w:space="0" w:color="auto"/>
      </w:divBdr>
    </w:div>
    <w:div w:id="539755253">
      <w:bodyDiv w:val="1"/>
      <w:marLeft w:val="0"/>
      <w:marRight w:val="0"/>
      <w:marTop w:val="0"/>
      <w:marBottom w:val="0"/>
      <w:divBdr>
        <w:top w:val="none" w:sz="0" w:space="0" w:color="auto"/>
        <w:left w:val="none" w:sz="0" w:space="0" w:color="auto"/>
        <w:bottom w:val="none" w:sz="0" w:space="0" w:color="auto"/>
        <w:right w:val="none" w:sz="0" w:space="0" w:color="auto"/>
      </w:divBdr>
    </w:div>
    <w:div w:id="540096474">
      <w:bodyDiv w:val="1"/>
      <w:marLeft w:val="0"/>
      <w:marRight w:val="0"/>
      <w:marTop w:val="0"/>
      <w:marBottom w:val="0"/>
      <w:divBdr>
        <w:top w:val="none" w:sz="0" w:space="0" w:color="auto"/>
        <w:left w:val="none" w:sz="0" w:space="0" w:color="auto"/>
        <w:bottom w:val="none" w:sz="0" w:space="0" w:color="auto"/>
        <w:right w:val="none" w:sz="0" w:space="0" w:color="auto"/>
      </w:divBdr>
    </w:div>
    <w:div w:id="541092837">
      <w:bodyDiv w:val="1"/>
      <w:marLeft w:val="0"/>
      <w:marRight w:val="0"/>
      <w:marTop w:val="0"/>
      <w:marBottom w:val="0"/>
      <w:divBdr>
        <w:top w:val="none" w:sz="0" w:space="0" w:color="auto"/>
        <w:left w:val="none" w:sz="0" w:space="0" w:color="auto"/>
        <w:bottom w:val="none" w:sz="0" w:space="0" w:color="auto"/>
        <w:right w:val="none" w:sz="0" w:space="0" w:color="auto"/>
      </w:divBdr>
    </w:div>
    <w:div w:id="542136003">
      <w:bodyDiv w:val="1"/>
      <w:marLeft w:val="0"/>
      <w:marRight w:val="0"/>
      <w:marTop w:val="0"/>
      <w:marBottom w:val="0"/>
      <w:divBdr>
        <w:top w:val="none" w:sz="0" w:space="0" w:color="auto"/>
        <w:left w:val="none" w:sz="0" w:space="0" w:color="auto"/>
        <w:bottom w:val="none" w:sz="0" w:space="0" w:color="auto"/>
        <w:right w:val="none" w:sz="0" w:space="0" w:color="auto"/>
      </w:divBdr>
    </w:div>
    <w:div w:id="542210578">
      <w:bodyDiv w:val="1"/>
      <w:marLeft w:val="0"/>
      <w:marRight w:val="0"/>
      <w:marTop w:val="0"/>
      <w:marBottom w:val="0"/>
      <w:divBdr>
        <w:top w:val="none" w:sz="0" w:space="0" w:color="auto"/>
        <w:left w:val="none" w:sz="0" w:space="0" w:color="auto"/>
        <w:bottom w:val="none" w:sz="0" w:space="0" w:color="auto"/>
        <w:right w:val="none" w:sz="0" w:space="0" w:color="auto"/>
      </w:divBdr>
    </w:div>
    <w:div w:id="543831053">
      <w:bodyDiv w:val="1"/>
      <w:marLeft w:val="0"/>
      <w:marRight w:val="0"/>
      <w:marTop w:val="0"/>
      <w:marBottom w:val="0"/>
      <w:divBdr>
        <w:top w:val="none" w:sz="0" w:space="0" w:color="auto"/>
        <w:left w:val="none" w:sz="0" w:space="0" w:color="auto"/>
        <w:bottom w:val="none" w:sz="0" w:space="0" w:color="auto"/>
        <w:right w:val="none" w:sz="0" w:space="0" w:color="auto"/>
      </w:divBdr>
    </w:div>
    <w:div w:id="543837288">
      <w:bodyDiv w:val="1"/>
      <w:marLeft w:val="0"/>
      <w:marRight w:val="0"/>
      <w:marTop w:val="0"/>
      <w:marBottom w:val="0"/>
      <w:divBdr>
        <w:top w:val="none" w:sz="0" w:space="0" w:color="auto"/>
        <w:left w:val="none" w:sz="0" w:space="0" w:color="auto"/>
        <w:bottom w:val="none" w:sz="0" w:space="0" w:color="auto"/>
        <w:right w:val="none" w:sz="0" w:space="0" w:color="auto"/>
      </w:divBdr>
    </w:div>
    <w:div w:id="544563213">
      <w:bodyDiv w:val="1"/>
      <w:marLeft w:val="0"/>
      <w:marRight w:val="0"/>
      <w:marTop w:val="0"/>
      <w:marBottom w:val="0"/>
      <w:divBdr>
        <w:top w:val="none" w:sz="0" w:space="0" w:color="auto"/>
        <w:left w:val="none" w:sz="0" w:space="0" w:color="auto"/>
        <w:bottom w:val="none" w:sz="0" w:space="0" w:color="auto"/>
        <w:right w:val="none" w:sz="0" w:space="0" w:color="auto"/>
      </w:divBdr>
    </w:div>
    <w:div w:id="545024073">
      <w:bodyDiv w:val="1"/>
      <w:marLeft w:val="0"/>
      <w:marRight w:val="0"/>
      <w:marTop w:val="0"/>
      <w:marBottom w:val="0"/>
      <w:divBdr>
        <w:top w:val="none" w:sz="0" w:space="0" w:color="auto"/>
        <w:left w:val="none" w:sz="0" w:space="0" w:color="auto"/>
        <w:bottom w:val="none" w:sz="0" w:space="0" w:color="auto"/>
        <w:right w:val="none" w:sz="0" w:space="0" w:color="auto"/>
      </w:divBdr>
    </w:div>
    <w:div w:id="545027086">
      <w:bodyDiv w:val="1"/>
      <w:marLeft w:val="0"/>
      <w:marRight w:val="0"/>
      <w:marTop w:val="0"/>
      <w:marBottom w:val="0"/>
      <w:divBdr>
        <w:top w:val="none" w:sz="0" w:space="0" w:color="auto"/>
        <w:left w:val="none" w:sz="0" w:space="0" w:color="auto"/>
        <w:bottom w:val="none" w:sz="0" w:space="0" w:color="auto"/>
        <w:right w:val="none" w:sz="0" w:space="0" w:color="auto"/>
      </w:divBdr>
    </w:div>
    <w:div w:id="545066918">
      <w:bodyDiv w:val="1"/>
      <w:marLeft w:val="0"/>
      <w:marRight w:val="0"/>
      <w:marTop w:val="0"/>
      <w:marBottom w:val="0"/>
      <w:divBdr>
        <w:top w:val="none" w:sz="0" w:space="0" w:color="auto"/>
        <w:left w:val="none" w:sz="0" w:space="0" w:color="auto"/>
        <w:bottom w:val="none" w:sz="0" w:space="0" w:color="auto"/>
        <w:right w:val="none" w:sz="0" w:space="0" w:color="auto"/>
      </w:divBdr>
    </w:div>
    <w:div w:id="545067156">
      <w:bodyDiv w:val="1"/>
      <w:marLeft w:val="0"/>
      <w:marRight w:val="0"/>
      <w:marTop w:val="0"/>
      <w:marBottom w:val="0"/>
      <w:divBdr>
        <w:top w:val="none" w:sz="0" w:space="0" w:color="auto"/>
        <w:left w:val="none" w:sz="0" w:space="0" w:color="auto"/>
        <w:bottom w:val="none" w:sz="0" w:space="0" w:color="auto"/>
        <w:right w:val="none" w:sz="0" w:space="0" w:color="auto"/>
      </w:divBdr>
    </w:div>
    <w:div w:id="545139072">
      <w:bodyDiv w:val="1"/>
      <w:marLeft w:val="0"/>
      <w:marRight w:val="0"/>
      <w:marTop w:val="0"/>
      <w:marBottom w:val="0"/>
      <w:divBdr>
        <w:top w:val="none" w:sz="0" w:space="0" w:color="auto"/>
        <w:left w:val="none" w:sz="0" w:space="0" w:color="auto"/>
        <w:bottom w:val="none" w:sz="0" w:space="0" w:color="auto"/>
        <w:right w:val="none" w:sz="0" w:space="0" w:color="auto"/>
      </w:divBdr>
    </w:div>
    <w:div w:id="545605761">
      <w:bodyDiv w:val="1"/>
      <w:marLeft w:val="0"/>
      <w:marRight w:val="0"/>
      <w:marTop w:val="0"/>
      <w:marBottom w:val="0"/>
      <w:divBdr>
        <w:top w:val="none" w:sz="0" w:space="0" w:color="auto"/>
        <w:left w:val="none" w:sz="0" w:space="0" w:color="auto"/>
        <w:bottom w:val="none" w:sz="0" w:space="0" w:color="auto"/>
        <w:right w:val="none" w:sz="0" w:space="0" w:color="auto"/>
      </w:divBdr>
    </w:div>
    <w:div w:id="545991668">
      <w:bodyDiv w:val="1"/>
      <w:marLeft w:val="0"/>
      <w:marRight w:val="0"/>
      <w:marTop w:val="0"/>
      <w:marBottom w:val="0"/>
      <w:divBdr>
        <w:top w:val="none" w:sz="0" w:space="0" w:color="auto"/>
        <w:left w:val="none" w:sz="0" w:space="0" w:color="auto"/>
        <w:bottom w:val="none" w:sz="0" w:space="0" w:color="auto"/>
        <w:right w:val="none" w:sz="0" w:space="0" w:color="auto"/>
      </w:divBdr>
    </w:div>
    <w:div w:id="546451658">
      <w:bodyDiv w:val="1"/>
      <w:marLeft w:val="0"/>
      <w:marRight w:val="0"/>
      <w:marTop w:val="0"/>
      <w:marBottom w:val="0"/>
      <w:divBdr>
        <w:top w:val="none" w:sz="0" w:space="0" w:color="auto"/>
        <w:left w:val="none" w:sz="0" w:space="0" w:color="auto"/>
        <w:bottom w:val="none" w:sz="0" w:space="0" w:color="auto"/>
        <w:right w:val="none" w:sz="0" w:space="0" w:color="auto"/>
      </w:divBdr>
    </w:div>
    <w:div w:id="546642670">
      <w:bodyDiv w:val="1"/>
      <w:marLeft w:val="0"/>
      <w:marRight w:val="0"/>
      <w:marTop w:val="0"/>
      <w:marBottom w:val="0"/>
      <w:divBdr>
        <w:top w:val="none" w:sz="0" w:space="0" w:color="auto"/>
        <w:left w:val="none" w:sz="0" w:space="0" w:color="auto"/>
        <w:bottom w:val="none" w:sz="0" w:space="0" w:color="auto"/>
        <w:right w:val="none" w:sz="0" w:space="0" w:color="auto"/>
      </w:divBdr>
    </w:div>
    <w:div w:id="547226019">
      <w:bodyDiv w:val="1"/>
      <w:marLeft w:val="0"/>
      <w:marRight w:val="0"/>
      <w:marTop w:val="0"/>
      <w:marBottom w:val="0"/>
      <w:divBdr>
        <w:top w:val="none" w:sz="0" w:space="0" w:color="auto"/>
        <w:left w:val="none" w:sz="0" w:space="0" w:color="auto"/>
        <w:bottom w:val="none" w:sz="0" w:space="0" w:color="auto"/>
        <w:right w:val="none" w:sz="0" w:space="0" w:color="auto"/>
      </w:divBdr>
    </w:div>
    <w:div w:id="547231608">
      <w:marLeft w:val="480"/>
      <w:marRight w:val="0"/>
      <w:marTop w:val="0"/>
      <w:marBottom w:val="0"/>
      <w:divBdr>
        <w:top w:val="none" w:sz="0" w:space="0" w:color="auto"/>
        <w:left w:val="none" w:sz="0" w:space="0" w:color="auto"/>
        <w:bottom w:val="none" w:sz="0" w:space="0" w:color="auto"/>
        <w:right w:val="none" w:sz="0" w:space="0" w:color="auto"/>
      </w:divBdr>
    </w:div>
    <w:div w:id="548033869">
      <w:bodyDiv w:val="1"/>
      <w:marLeft w:val="0"/>
      <w:marRight w:val="0"/>
      <w:marTop w:val="0"/>
      <w:marBottom w:val="0"/>
      <w:divBdr>
        <w:top w:val="none" w:sz="0" w:space="0" w:color="auto"/>
        <w:left w:val="none" w:sz="0" w:space="0" w:color="auto"/>
        <w:bottom w:val="none" w:sz="0" w:space="0" w:color="auto"/>
        <w:right w:val="none" w:sz="0" w:space="0" w:color="auto"/>
      </w:divBdr>
    </w:div>
    <w:div w:id="549650662">
      <w:bodyDiv w:val="1"/>
      <w:marLeft w:val="0"/>
      <w:marRight w:val="0"/>
      <w:marTop w:val="0"/>
      <w:marBottom w:val="0"/>
      <w:divBdr>
        <w:top w:val="none" w:sz="0" w:space="0" w:color="auto"/>
        <w:left w:val="none" w:sz="0" w:space="0" w:color="auto"/>
        <w:bottom w:val="none" w:sz="0" w:space="0" w:color="auto"/>
        <w:right w:val="none" w:sz="0" w:space="0" w:color="auto"/>
      </w:divBdr>
    </w:div>
    <w:div w:id="549919050">
      <w:bodyDiv w:val="1"/>
      <w:marLeft w:val="0"/>
      <w:marRight w:val="0"/>
      <w:marTop w:val="0"/>
      <w:marBottom w:val="0"/>
      <w:divBdr>
        <w:top w:val="none" w:sz="0" w:space="0" w:color="auto"/>
        <w:left w:val="none" w:sz="0" w:space="0" w:color="auto"/>
        <w:bottom w:val="none" w:sz="0" w:space="0" w:color="auto"/>
        <w:right w:val="none" w:sz="0" w:space="0" w:color="auto"/>
      </w:divBdr>
    </w:div>
    <w:div w:id="550193805">
      <w:bodyDiv w:val="1"/>
      <w:marLeft w:val="0"/>
      <w:marRight w:val="0"/>
      <w:marTop w:val="0"/>
      <w:marBottom w:val="0"/>
      <w:divBdr>
        <w:top w:val="none" w:sz="0" w:space="0" w:color="auto"/>
        <w:left w:val="none" w:sz="0" w:space="0" w:color="auto"/>
        <w:bottom w:val="none" w:sz="0" w:space="0" w:color="auto"/>
        <w:right w:val="none" w:sz="0" w:space="0" w:color="auto"/>
      </w:divBdr>
    </w:div>
    <w:div w:id="550775539">
      <w:bodyDiv w:val="1"/>
      <w:marLeft w:val="0"/>
      <w:marRight w:val="0"/>
      <w:marTop w:val="0"/>
      <w:marBottom w:val="0"/>
      <w:divBdr>
        <w:top w:val="none" w:sz="0" w:space="0" w:color="auto"/>
        <w:left w:val="none" w:sz="0" w:space="0" w:color="auto"/>
        <w:bottom w:val="none" w:sz="0" w:space="0" w:color="auto"/>
        <w:right w:val="none" w:sz="0" w:space="0" w:color="auto"/>
      </w:divBdr>
    </w:div>
    <w:div w:id="552232360">
      <w:bodyDiv w:val="1"/>
      <w:marLeft w:val="0"/>
      <w:marRight w:val="0"/>
      <w:marTop w:val="0"/>
      <w:marBottom w:val="0"/>
      <w:divBdr>
        <w:top w:val="none" w:sz="0" w:space="0" w:color="auto"/>
        <w:left w:val="none" w:sz="0" w:space="0" w:color="auto"/>
        <w:bottom w:val="none" w:sz="0" w:space="0" w:color="auto"/>
        <w:right w:val="none" w:sz="0" w:space="0" w:color="auto"/>
      </w:divBdr>
    </w:div>
    <w:div w:id="552348893">
      <w:bodyDiv w:val="1"/>
      <w:marLeft w:val="0"/>
      <w:marRight w:val="0"/>
      <w:marTop w:val="0"/>
      <w:marBottom w:val="0"/>
      <w:divBdr>
        <w:top w:val="none" w:sz="0" w:space="0" w:color="auto"/>
        <w:left w:val="none" w:sz="0" w:space="0" w:color="auto"/>
        <w:bottom w:val="none" w:sz="0" w:space="0" w:color="auto"/>
        <w:right w:val="none" w:sz="0" w:space="0" w:color="auto"/>
      </w:divBdr>
    </w:div>
    <w:div w:id="552429309">
      <w:marLeft w:val="480"/>
      <w:marRight w:val="0"/>
      <w:marTop w:val="0"/>
      <w:marBottom w:val="0"/>
      <w:divBdr>
        <w:top w:val="none" w:sz="0" w:space="0" w:color="auto"/>
        <w:left w:val="none" w:sz="0" w:space="0" w:color="auto"/>
        <w:bottom w:val="none" w:sz="0" w:space="0" w:color="auto"/>
        <w:right w:val="none" w:sz="0" w:space="0" w:color="auto"/>
      </w:divBdr>
    </w:div>
    <w:div w:id="553277566">
      <w:marLeft w:val="480"/>
      <w:marRight w:val="0"/>
      <w:marTop w:val="0"/>
      <w:marBottom w:val="0"/>
      <w:divBdr>
        <w:top w:val="none" w:sz="0" w:space="0" w:color="auto"/>
        <w:left w:val="none" w:sz="0" w:space="0" w:color="auto"/>
        <w:bottom w:val="none" w:sz="0" w:space="0" w:color="auto"/>
        <w:right w:val="none" w:sz="0" w:space="0" w:color="auto"/>
      </w:divBdr>
    </w:div>
    <w:div w:id="554317143">
      <w:bodyDiv w:val="1"/>
      <w:marLeft w:val="0"/>
      <w:marRight w:val="0"/>
      <w:marTop w:val="0"/>
      <w:marBottom w:val="0"/>
      <w:divBdr>
        <w:top w:val="none" w:sz="0" w:space="0" w:color="auto"/>
        <w:left w:val="none" w:sz="0" w:space="0" w:color="auto"/>
        <w:bottom w:val="none" w:sz="0" w:space="0" w:color="auto"/>
        <w:right w:val="none" w:sz="0" w:space="0" w:color="auto"/>
      </w:divBdr>
    </w:div>
    <w:div w:id="554896464">
      <w:bodyDiv w:val="1"/>
      <w:marLeft w:val="0"/>
      <w:marRight w:val="0"/>
      <w:marTop w:val="0"/>
      <w:marBottom w:val="0"/>
      <w:divBdr>
        <w:top w:val="none" w:sz="0" w:space="0" w:color="auto"/>
        <w:left w:val="none" w:sz="0" w:space="0" w:color="auto"/>
        <w:bottom w:val="none" w:sz="0" w:space="0" w:color="auto"/>
        <w:right w:val="none" w:sz="0" w:space="0" w:color="auto"/>
      </w:divBdr>
    </w:div>
    <w:div w:id="554975574">
      <w:bodyDiv w:val="1"/>
      <w:marLeft w:val="0"/>
      <w:marRight w:val="0"/>
      <w:marTop w:val="0"/>
      <w:marBottom w:val="0"/>
      <w:divBdr>
        <w:top w:val="none" w:sz="0" w:space="0" w:color="auto"/>
        <w:left w:val="none" w:sz="0" w:space="0" w:color="auto"/>
        <w:bottom w:val="none" w:sz="0" w:space="0" w:color="auto"/>
        <w:right w:val="none" w:sz="0" w:space="0" w:color="auto"/>
      </w:divBdr>
    </w:div>
    <w:div w:id="555581230">
      <w:marLeft w:val="480"/>
      <w:marRight w:val="0"/>
      <w:marTop w:val="0"/>
      <w:marBottom w:val="0"/>
      <w:divBdr>
        <w:top w:val="none" w:sz="0" w:space="0" w:color="auto"/>
        <w:left w:val="none" w:sz="0" w:space="0" w:color="auto"/>
        <w:bottom w:val="none" w:sz="0" w:space="0" w:color="auto"/>
        <w:right w:val="none" w:sz="0" w:space="0" w:color="auto"/>
      </w:divBdr>
    </w:div>
    <w:div w:id="556167128">
      <w:bodyDiv w:val="1"/>
      <w:marLeft w:val="0"/>
      <w:marRight w:val="0"/>
      <w:marTop w:val="0"/>
      <w:marBottom w:val="0"/>
      <w:divBdr>
        <w:top w:val="none" w:sz="0" w:space="0" w:color="auto"/>
        <w:left w:val="none" w:sz="0" w:space="0" w:color="auto"/>
        <w:bottom w:val="none" w:sz="0" w:space="0" w:color="auto"/>
        <w:right w:val="none" w:sz="0" w:space="0" w:color="auto"/>
      </w:divBdr>
    </w:div>
    <w:div w:id="556597296">
      <w:bodyDiv w:val="1"/>
      <w:marLeft w:val="0"/>
      <w:marRight w:val="0"/>
      <w:marTop w:val="0"/>
      <w:marBottom w:val="0"/>
      <w:divBdr>
        <w:top w:val="none" w:sz="0" w:space="0" w:color="auto"/>
        <w:left w:val="none" w:sz="0" w:space="0" w:color="auto"/>
        <w:bottom w:val="none" w:sz="0" w:space="0" w:color="auto"/>
        <w:right w:val="none" w:sz="0" w:space="0" w:color="auto"/>
      </w:divBdr>
    </w:div>
    <w:div w:id="558125790">
      <w:bodyDiv w:val="1"/>
      <w:marLeft w:val="0"/>
      <w:marRight w:val="0"/>
      <w:marTop w:val="0"/>
      <w:marBottom w:val="0"/>
      <w:divBdr>
        <w:top w:val="none" w:sz="0" w:space="0" w:color="auto"/>
        <w:left w:val="none" w:sz="0" w:space="0" w:color="auto"/>
        <w:bottom w:val="none" w:sz="0" w:space="0" w:color="auto"/>
        <w:right w:val="none" w:sz="0" w:space="0" w:color="auto"/>
      </w:divBdr>
    </w:div>
    <w:div w:id="558709935">
      <w:bodyDiv w:val="1"/>
      <w:marLeft w:val="0"/>
      <w:marRight w:val="0"/>
      <w:marTop w:val="0"/>
      <w:marBottom w:val="0"/>
      <w:divBdr>
        <w:top w:val="none" w:sz="0" w:space="0" w:color="auto"/>
        <w:left w:val="none" w:sz="0" w:space="0" w:color="auto"/>
        <w:bottom w:val="none" w:sz="0" w:space="0" w:color="auto"/>
        <w:right w:val="none" w:sz="0" w:space="0" w:color="auto"/>
      </w:divBdr>
    </w:div>
    <w:div w:id="559364903">
      <w:bodyDiv w:val="1"/>
      <w:marLeft w:val="0"/>
      <w:marRight w:val="0"/>
      <w:marTop w:val="0"/>
      <w:marBottom w:val="0"/>
      <w:divBdr>
        <w:top w:val="none" w:sz="0" w:space="0" w:color="auto"/>
        <w:left w:val="none" w:sz="0" w:space="0" w:color="auto"/>
        <w:bottom w:val="none" w:sz="0" w:space="0" w:color="auto"/>
        <w:right w:val="none" w:sz="0" w:space="0" w:color="auto"/>
      </w:divBdr>
    </w:div>
    <w:div w:id="559483788">
      <w:bodyDiv w:val="1"/>
      <w:marLeft w:val="0"/>
      <w:marRight w:val="0"/>
      <w:marTop w:val="0"/>
      <w:marBottom w:val="0"/>
      <w:divBdr>
        <w:top w:val="none" w:sz="0" w:space="0" w:color="auto"/>
        <w:left w:val="none" w:sz="0" w:space="0" w:color="auto"/>
        <w:bottom w:val="none" w:sz="0" w:space="0" w:color="auto"/>
        <w:right w:val="none" w:sz="0" w:space="0" w:color="auto"/>
      </w:divBdr>
    </w:div>
    <w:div w:id="559554393">
      <w:marLeft w:val="0"/>
      <w:marRight w:val="0"/>
      <w:marTop w:val="0"/>
      <w:marBottom w:val="0"/>
      <w:divBdr>
        <w:top w:val="none" w:sz="0" w:space="0" w:color="auto"/>
        <w:left w:val="none" w:sz="0" w:space="0" w:color="auto"/>
        <w:bottom w:val="none" w:sz="0" w:space="0" w:color="auto"/>
        <w:right w:val="none" w:sz="0" w:space="0" w:color="auto"/>
      </w:divBdr>
    </w:div>
    <w:div w:id="560285013">
      <w:bodyDiv w:val="1"/>
      <w:marLeft w:val="0"/>
      <w:marRight w:val="0"/>
      <w:marTop w:val="0"/>
      <w:marBottom w:val="0"/>
      <w:divBdr>
        <w:top w:val="none" w:sz="0" w:space="0" w:color="auto"/>
        <w:left w:val="none" w:sz="0" w:space="0" w:color="auto"/>
        <w:bottom w:val="none" w:sz="0" w:space="0" w:color="auto"/>
        <w:right w:val="none" w:sz="0" w:space="0" w:color="auto"/>
      </w:divBdr>
    </w:div>
    <w:div w:id="560336664">
      <w:bodyDiv w:val="1"/>
      <w:marLeft w:val="0"/>
      <w:marRight w:val="0"/>
      <w:marTop w:val="0"/>
      <w:marBottom w:val="0"/>
      <w:divBdr>
        <w:top w:val="none" w:sz="0" w:space="0" w:color="auto"/>
        <w:left w:val="none" w:sz="0" w:space="0" w:color="auto"/>
        <w:bottom w:val="none" w:sz="0" w:space="0" w:color="auto"/>
        <w:right w:val="none" w:sz="0" w:space="0" w:color="auto"/>
      </w:divBdr>
    </w:div>
    <w:div w:id="561134847">
      <w:bodyDiv w:val="1"/>
      <w:marLeft w:val="0"/>
      <w:marRight w:val="0"/>
      <w:marTop w:val="0"/>
      <w:marBottom w:val="0"/>
      <w:divBdr>
        <w:top w:val="none" w:sz="0" w:space="0" w:color="auto"/>
        <w:left w:val="none" w:sz="0" w:space="0" w:color="auto"/>
        <w:bottom w:val="none" w:sz="0" w:space="0" w:color="auto"/>
        <w:right w:val="none" w:sz="0" w:space="0" w:color="auto"/>
      </w:divBdr>
    </w:div>
    <w:div w:id="561479109">
      <w:bodyDiv w:val="1"/>
      <w:marLeft w:val="0"/>
      <w:marRight w:val="0"/>
      <w:marTop w:val="0"/>
      <w:marBottom w:val="0"/>
      <w:divBdr>
        <w:top w:val="none" w:sz="0" w:space="0" w:color="auto"/>
        <w:left w:val="none" w:sz="0" w:space="0" w:color="auto"/>
        <w:bottom w:val="none" w:sz="0" w:space="0" w:color="auto"/>
        <w:right w:val="none" w:sz="0" w:space="0" w:color="auto"/>
      </w:divBdr>
    </w:div>
    <w:div w:id="561910220">
      <w:bodyDiv w:val="1"/>
      <w:marLeft w:val="0"/>
      <w:marRight w:val="0"/>
      <w:marTop w:val="0"/>
      <w:marBottom w:val="0"/>
      <w:divBdr>
        <w:top w:val="none" w:sz="0" w:space="0" w:color="auto"/>
        <w:left w:val="none" w:sz="0" w:space="0" w:color="auto"/>
        <w:bottom w:val="none" w:sz="0" w:space="0" w:color="auto"/>
        <w:right w:val="none" w:sz="0" w:space="0" w:color="auto"/>
      </w:divBdr>
    </w:div>
    <w:div w:id="562135015">
      <w:bodyDiv w:val="1"/>
      <w:marLeft w:val="0"/>
      <w:marRight w:val="0"/>
      <w:marTop w:val="0"/>
      <w:marBottom w:val="0"/>
      <w:divBdr>
        <w:top w:val="none" w:sz="0" w:space="0" w:color="auto"/>
        <w:left w:val="none" w:sz="0" w:space="0" w:color="auto"/>
        <w:bottom w:val="none" w:sz="0" w:space="0" w:color="auto"/>
        <w:right w:val="none" w:sz="0" w:space="0" w:color="auto"/>
      </w:divBdr>
    </w:div>
    <w:div w:id="564336247">
      <w:bodyDiv w:val="1"/>
      <w:marLeft w:val="0"/>
      <w:marRight w:val="0"/>
      <w:marTop w:val="0"/>
      <w:marBottom w:val="0"/>
      <w:divBdr>
        <w:top w:val="none" w:sz="0" w:space="0" w:color="auto"/>
        <w:left w:val="none" w:sz="0" w:space="0" w:color="auto"/>
        <w:bottom w:val="none" w:sz="0" w:space="0" w:color="auto"/>
        <w:right w:val="none" w:sz="0" w:space="0" w:color="auto"/>
      </w:divBdr>
    </w:div>
    <w:div w:id="564486190">
      <w:bodyDiv w:val="1"/>
      <w:marLeft w:val="0"/>
      <w:marRight w:val="0"/>
      <w:marTop w:val="0"/>
      <w:marBottom w:val="0"/>
      <w:divBdr>
        <w:top w:val="none" w:sz="0" w:space="0" w:color="auto"/>
        <w:left w:val="none" w:sz="0" w:space="0" w:color="auto"/>
        <w:bottom w:val="none" w:sz="0" w:space="0" w:color="auto"/>
        <w:right w:val="none" w:sz="0" w:space="0" w:color="auto"/>
      </w:divBdr>
    </w:div>
    <w:div w:id="564530624">
      <w:bodyDiv w:val="1"/>
      <w:marLeft w:val="0"/>
      <w:marRight w:val="0"/>
      <w:marTop w:val="0"/>
      <w:marBottom w:val="0"/>
      <w:divBdr>
        <w:top w:val="none" w:sz="0" w:space="0" w:color="auto"/>
        <w:left w:val="none" w:sz="0" w:space="0" w:color="auto"/>
        <w:bottom w:val="none" w:sz="0" w:space="0" w:color="auto"/>
        <w:right w:val="none" w:sz="0" w:space="0" w:color="auto"/>
      </w:divBdr>
    </w:div>
    <w:div w:id="566460387">
      <w:marLeft w:val="480"/>
      <w:marRight w:val="0"/>
      <w:marTop w:val="0"/>
      <w:marBottom w:val="0"/>
      <w:divBdr>
        <w:top w:val="none" w:sz="0" w:space="0" w:color="auto"/>
        <w:left w:val="none" w:sz="0" w:space="0" w:color="auto"/>
        <w:bottom w:val="none" w:sz="0" w:space="0" w:color="auto"/>
        <w:right w:val="none" w:sz="0" w:space="0" w:color="auto"/>
      </w:divBdr>
    </w:div>
    <w:div w:id="566571244">
      <w:bodyDiv w:val="1"/>
      <w:marLeft w:val="0"/>
      <w:marRight w:val="0"/>
      <w:marTop w:val="0"/>
      <w:marBottom w:val="0"/>
      <w:divBdr>
        <w:top w:val="none" w:sz="0" w:space="0" w:color="auto"/>
        <w:left w:val="none" w:sz="0" w:space="0" w:color="auto"/>
        <w:bottom w:val="none" w:sz="0" w:space="0" w:color="auto"/>
        <w:right w:val="none" w:sz="0" w:space="0" w:color="auto"/>
      </w:divBdr>
    </w:div>
    <w:div w:id="566840640">
      <w:bodyDiv w:val="1"/>
      <w:marLeft w:val="0"/>
      <w:marRight w:val="0"/>
      <w:marTop w:val="0"/>
      <w:marBottom w:val="0"/>
      <w:divBdr>
        <w:top w:val="none" w:sz="0" w:space="0" w:color="auto"/>
        <w:left w:val="none" w:sz="0" w:space="0" w:color="auto"/>
        <w:bottom w:val="none" w:sz="0" w:space="0" w:color="auto"/>
        <w:right w:val="none" w:sz="0" w:space="0" w:color="auto"/>
      </w:divBdr>
    </w:div>
    <w:div w:id="567151531">
      <w:bodyDiv w:val="1"/>
      <w:marLeft w:val="0"/>
      <w:marRight w:val="0"/>
      <w:marTop w:val="0"/>
      <w:marBottom w:val="0"/>
      <w:divBdr>
        <w:top w:val="none" w:sz="0" w:space="0" w:color="auto"/>
        <w:left w:val="none" w:sz="0" w:space="0" w:color="auto"/>
        <w:bottom w:val="none" w:sz="0" w:space="0" w:color="auto"/>
        <w:right w:val="none" w:sz="0" w:space="0" w:color="auto"/>
      </w:divBdr>
    </w:div>
    <w:div w:id="567611779">
      <w:bodyDiv w:val="1"/>
      <w:marLeft w:val="0"/>
      <w:marRight w:val="0"/>
      <w:marTop w:val="0"/>
      <w:marBottom w:val="0"/>
      <w:divBdr>
        <w:top w:val="none" w:sz="0" w:space="0" w:color="auto"/>
        <w:left w:val="none" w:sz="0" w:space="0" w:color="auto"/>
        <w:bottom w:val="none" w:sz="0" w:space="0" w:color="auto"/>
        <w:right w:val="none" w:sz="0" w:space="0" w:color="auto"/>
      </w:divBdr>
    </w:div>
    <w:div w:id="568031219">
      <w:bodyDiv w:val="1"/>
      <w:marLeft w:val="0"/>
      <w:marRight w:val="0"/>
      <w:marTop w:val="0"/>
      <w:marBottom w:val="0"/>
      <w:divBdr>
        <w:top w:val="none" w:sz="0" w:space="0" w:color="auto"/>
        <w:left w:val="none" w:sz="0" w:space="0" w:color="auto"/>
        <w:bottom w:val="none" w:sz="0" w:space="0" w:color="auto"/>
        <w:right w:val="none" w:sz="0" w:space="0" w:color="auto"/>
      </w:divBdr>
    </w:div>
    <w:div w:id="568614710">
      <w:bodyDiv w:val="1"/>
      <w:marLeft w:val="0"/>
      <w:marRight w:val="0"/>
      <w:marTop w:val="0"/>
      <w:marBottom w:val="0"/>
      <w:divBdr>
        <w:top w:val="none" w:sz="0" w:space="0" w:color="auto"/>
        <w:left w:val="none" w:sz="0" w:space="0" w:color="auto"/>
        <w:bottom w:val="none" w:sz="0" w:space="0" w:color="auto"/>
        <w:right w:val="none" w:sz="0" w:space="0" w:color="auto"/>
      </w:divBdr>
    </w:div>
    <w:div w:id="569923080">
      <w:bodyDiv w:val="1"/>
      <w:marLeft w:val="0"/>
      <w:marRight w:val="0"/>
      <w:marTop w:val="0"/>
      <w:marBottom w:val="0"/>
      <w:divBdr>
        <w:top w:val="none" w:sz="0" w:space="0" w:color="auto"/>
        <w:left w:val="none" w:sz="0" w:space="0" w:color="auto"/>
        <w:bottom w:val="none" w:sz="0" w:space="0" w:color="auto"/>
        <w:right w:val="none" w:sz="0" w:space="0" w:color="auto"/>
      </w:divBdr>
    </w:div>
    <w:div w:id="571160538">
      <w:bodyDiv w:val="1"/>
      <w:marLeft w:val="0"/>
      <w:marRight w:val="0"/>
      <w:marTop w:val="0"/>
      <w:marBottom w:val="0"/>
      <w:divBdr>
        <w:top w:val="none" w:sz="0" w:space="0" w:color="auto"/>
        <w:left w:val="none" w:sz="0" w:space="0" w:color="auto"/>
        <w:bottom w:val="none" w:sz="0" w:space="0" w:color="auto"/>
        <w:right w:val="none" w:sz="0" w:space="0" w:color="auto"/>
      </w:divBdr>
    </w:div>
    <w:div w:id="571309877">
      <w:bodyDiv w:val="1"/>
      <w:marLeft w:val="0"/>
      <w:marRight w:val="0"/>
      <w:marTop w:val="0"/>
      <w:marBottom w:val="0"/>
      <w:divBdr>
        <w:top w:val="none" w:sz="0" w:space="0" w:color="auto"/>
        <w:left w:val="none" w:sz="0" w:space="0" w:color="auto"/>
        <w:bottom w:val="none" w:sz="0" w:space="0" w:color="auto"/>
        <w:right w:val="none" w:sz="0" w:space="0" w:color="auto"/>
      </w:divBdr>
    </w:div>
    <w:div w:id="572161372">
      <w:bodyDiv w:val="1"/>
      <w:marLeft w:val="0"/>
      <w:marRight w:val="0"/>
      <w:marTop w:val="0"/>
      <w:marBottom w:val="0"/>
      <w:divBdr>
        <w:top w:val="none" w:sz="0" w:space="0" w:color="auto"/>
        <w:left w:val="none" w:sz="0" w:space="0" w:color="auto"/>
        <w:bottom w:val="none" w:sz="0" w:space="0" w:color="auto"/>
        <w:right w:val="none" w:sz="0" w:space="0" w:color="auto"/>
      </w:divBdr>
    </w:div>
    <w:div w:id="572618924">
      <w:bodyDiv w:val="1"/>
      <w:marLeft w:val="0"/>
      <w:marRight w:val="0"/>
      <w:marTop w:val="0"/>
      <w:marBottom w:val="0"/>
      <w:divBdr>
        <w:top w:val="none" w:sz="0" w:space="0" w:color="auto"/>
        <w:left w:val="none" w:sz="0" w:space="0" w:color="auto"/>
        <w:bottom w:val="none" w:sz="0" w:space="0" w:color="auto"/>
        <w:right w:val="none" w:sz="0" w:space="0" w:color="auto"/>
      </w:divBdr>
    </w:div>
    <w:div w:id="572816322">
      <w:bodyDiv w:val="1"/>
      <w:marLeft w:val="0"/>
      <w:marRight w:val="0"/>
      <w:marTop w:val="0"/>
      <w:marBottom w:val="0"/>
      <w:divBdr>
        <w:top w:val="none" w:sz="0" w:space="0" w:color="auto"/>
        <w:left w:val="none" w:sz="0" w:space="0" w:color="auto"/>
        <w:bottom w:val="none" w:sz="0" w:space="0" w:color="auto"/>
        <w:right w:val="none" w:sz="0" w:space="0" w:color="auto"/>
      </w:divBdr>
    </w:div>
    <w:div w:id="573979074">
      <w:bodyDiv w:val="1"/>
      <w:marLeft w:val="0"/>
      <w:marRight w:val="0"/>
      <w:marTop w:val="0"/>
      <w:marBottom w:val="0"/>
      <w:divBdr>
        <w:top w:val="none" w:sz="0" w:space="0" w:color="auto"/>
        <w:left w:val="none" w:sz="0" w:space="0" w:color="auto"/>
        <w:bottom w:val="none" w:sz="0" w:space="0" w:color="auto"/>
        <w:right w:val="none" w:sz="0" w:space="0" w:color="auto"/>
      </w:divBdr>
    </w:div>
    <w:div w:id="574168036">
      <w:marLeft w:val="480"/>
      <w:marRight w:val="0"/>
      <w:marTop w:val="0"/>
      <w:marBottom w:val="0"/>
      <w:divBdr>
        <w:top w:val="none" w:sz="0" w:space="0" w:color="auto"/>
        <w:left w:val="none" w:sz="0" w:space="0" w:color="auto"/>
        <w:bottom w:val="none" w:sz="0" w:space="0" w:color="auto"/>
        <w:right w:val="none" w:sz="0" w:space="0" w:color="auto"/>
      </w:divBdr>
    </w:div>
    <w:div w:id="574241089">
      <w:bodyDiv w:val="1"/>
      <w:marLeft w:val="0"/>
      <w:marRight w:val="0"/>
      <w:marTop w:val="0"/>
      <w:marBottom w:val="0"/>
      <w:divBdr>
        <w:top w:val="none" w:sz="0" w:space="0" w:color="auto"/>
        <w:left w:val="none" w:sz="0" w:space="0" w:color="auto"/>
        <w:bottom w:val="none" w:sz="0" w:space="0" w:color="auto"/>
        <w:right w:val="none" w:sz="0" w:space="0" w:color="auto"/>
      </w:divBdr>
    </w:div>
    <w:div w:id="575088721">
      <w:marLeft w:val="480"/>
      <w:marRight w:val="0"/>
      <w:marTop w:val="0"/>
      <w:marBottom w:val="0"/>
      <w:divBdr>
        <w:top w:val="none" w:sz="0" w:space="0" w:color="auto"/>
        <w:left w:val="none" w:sz="0" w:space="0" w:color="auto"/>
        <w:bottom w:val="none" w:sz="0" w:space="0" w:color="auto"/>
        <w:right w:val="none" w:sz="0" w:space="0" w:color="auto"/>
      </w:divBdr>
    </w:div>
    <w:div w:id="575672501">
      <w:bodyDiv w:val="1"/>
      <w:marLeft w:val="0"/>
      <w:marRight w:val="0"/>
      <w:marTop w:val="0"/>
      <w:marBottom w:val="0"/>
      <w:divBdr>
        <w:top w:val="none" w:sz="0" w:space="0" w:color="auto"/>
        <w:left w:val="none" w:sz="0" w:space="0" w:color="auto"/>
        <w:bottom w:val="none" w:sz="0" w:space="0" w:color="auto"/>
        <w:right w:val="none" w:sz="0" w:space="0" w:color="auto"/>
      </w:divBdr>
    </w:div>
    <w:div w:id="575823832">
      <w:bodyDiv w:val="1"/>
      <w:marLeft w:val="0"/>
      <w:marRight w:val="0"/>
      <w:marTop w:val="0"/>
      <w:marBottom w:val="0"/>
      <w:divBdr>
        <w:top w:val="none" w:sz="0" w:space="0" w:color="auto"/>
        <w:left w:val="none" w:sz="0" w:space="0" w:color="auto"/>
        <w:bottom w:val="none" w:sz="0" w:space="0" w:color="auto"/>
        <w:right w:val="none" w:sz="0" w:space="0" w:color="auto"/>
      </w:divBdr>
    </w:div>
    <w:div w:id="576129553">
      <w:bodyDiv w:val="1"/>
      <w:marLeft w:val="0"/>
      <w:marRight w:val="0"/>
      <w:marTop w:val="0"/>
      <w:marBottom w:val="0"/>
      <w:divBdr>
        <w:top w:val="none" w:sz="0" w:space="0" w:color="auto"/>
        <w:left w:val="none" w:sz="0" w:space="0" w:color="auto"/>
        <w:bottom w:val="none" w:sz="0" w:space="0" w:color="auto"/>
        <w:right w:val="none" w:sz="0" w:space="0" w:color="auto"/>
      </w:divBdr>
    </w:div>
    <w:div w:id="576206499">
      <w:bodyDiv w:val="1"/>
      <w:marLeft w:val="0"/>
      <w:marRight w:val="0"/>
      <w:marTop w:val="0"/>
      <w:marBottom w:val="0"/>
      <w:divBdr>
        <w:top w:val="none" w:sz="0" w:space="0" w:color="auto"/>
        <w:left w:val="none" w:sz="0" w:space="0" w:color="auto"/>
        <w:bottom w:val="none" w:sz="0" w:space="0" w:color="auto"/>
        <w:right w:val="none" w:sz="0" w:space="0" w:color="auto"/>
      </w:divBdr>
    </w:div>
    <w:div w:id="577176641">
      <w:bodyDiv w:val="1"/>
      <w:marLeft w:val="0"/>
      <w:marRight w:val="0"/>
      <w:marTop w:val="0"/>
      <w:marBottom w:val="0"/>
      <w:divBdr>
        <w:top w:val="none" w:sz="0" w:space="0" w:color="auto"/>
        <w:left w:val="none" w:sz="0" w:space="0" w:color="auto"/>
        <w:bottom w:val="none" w:sz="0" w:space="0" w:color="auto"/>
        <w:right w:val="none" w:sz="0" w:space="0" w:color="auto"/>
      </w:divBdr>
    </w:div>
    <w:div w:id="577373618">
      <w:bodyDiv w:val="1"/>
      <w:marLeft w:val="0"/>
      <w:marRight w:val="0"/>
      <w:marTop w:val="0"/>
      <w:marBottom w:val="0"/>
      <w:divBdr>
        <w:top w:val="none" w:sz="0" w:space="0" w:color="auto"/>
        <w:left w:val="none" w:sz="0" w:space="0" w:color="auto"/>
        <w:bottom w:val="none" w:sz="0" w:space="0" w:color="auto"/>
        <w:right w:val="none" w:sz="0" w:space="0" w:color="auto"/>
      </w:divBdr>
    </w:div>
    <w:div w:id="577397721">
      <w:bodyDiv w:val="1"/>
      <w:marLeft w:val="0"/>
      <w:marRight w:val="0"/>
      <w:marTop w:val="0"/>
      <w:marBottom w:val="0"/>
      <w:divBdr>
        <w:top w:val="none" w:sz="0" w:space="0" w:color="auto"/>
        <w:left w:val="none" w:sz="0" w:space="0" w:color="auto"/>
        <w:bottom w:val="none" w:sz="0" w:space="0" w:color="auto"/>
        <w:right w:val="none" w:sz="0" w:space="0" w:color="auto"/>
      </w:divBdr>
    </w:div>
    <w:div w:id="577791700">
      <w:bodyDiv w:val="1"/>
      <w:marLeft w:val="0"/>
      <w:marRight w:val="0"/>
      <w:marTop w:val="0"/>
      <w:marBottom w:val="0"/>
      <w:divBdr>
        <w:top w:val="none" w:sz="0" w:space="0" w:color="auto"/>
        <w:left w:val="none" w:sz="0" w:space="0" w:color="auto"/>
        <w:bottom w:val="none" w:sz="0" w:space="0" w:color="auto"/>
        <w:right w:val="none" w:sz="0" w:space="0" w:color="auto"/>
      </w:divBdr>
    </w:div>
    <w:div w:id="578102566">
      <w:bodyDiv w:val="1"/>
      <w:marLeft w:val="0"/>
      <w:marRight w:val="0"/>
      <w:marTop w:val="0"/>
      <w:marBottom w:val="0"/>
      <w:divBdr>
        <w:top w:val="none" w:sz="0" w:space="0" w:color="auto"/>
        <w:left w:val="none" w:sz="0" w:space="0" w:color="auto"/>
        <w:bottom w:val="none" w:sz="0" w:space="0" w:color="auto"/>
        <w:right w:val="none" w:sz="0" w:space="0" w:color="auto"/>
      </w:divBdr>
    </w:div>
    <w:div w:id="578249527">
      <w:bodyDiv w:val="1"/>
      <w:marLeft w:val="0"/>
      <w:marRight w:val="0"/>
      <w:marTop w:val="0"/>
      <w:marBottom w:val="0"/>
      <w:divBdr>
        <w:top w:val="none" w:sz="0" w:space="0" w:color="auto"/>
        <w:left w:val="none" w:sz="0" w:space="0" w:color="auto"/>
        <w:bottom w:val="none" w:sz="0" w:space="0" w:color="auto"/>
        <w:right w:val="none" w:sz="0" w:space="0" w:color="auto"/>
      </w:divBdr>
    </w:div>
    <w:div w:id="578640118">
      <w:bodyDiv w:val="1"/>
      <w:marLeft w:val="0"/>
      <w:marRight w:val="0"/>
      <w:marTop w:val="0"/>
      <w:marBottom w:val="0"/>
      <w:divBdr>
        <w:top w:val="none" w:sz="0" w:space="0" w:color="auto"/>
        <w:left w:val="none" w:sz="0" w:space="0" w:color="auto"/>
        <w:bottom w:val="none" w:sz="0" w:space="0" w:color="auto"/>
        <w:right w:val="none" w:sz="0" w:space="0" w:color="auto"/>
      </w:divBdr>
    </w:div>
    <w:div w:id="578750920">
      <w:bodyDiv w:val="1"/>
      <w:marLeft w:val="0"/>
      <w:marRight w:val="0"/>
      <w:marTop w:val="0"/>
      <w:marBottom w:val="0"/>
      <w:divBdr>
        <w:top w:val="none" w:sz="0" w:space="0" w:color="auto"/>
        <w:left w:val="none" w:sz="0" w:space="0" w:color="auto"/>
        <w:bottom w:val="none" w:sz="0" w:space="0" w:color="auto"/>
        <w:right w:val="none" w:sz="0" w:space="0" w:color="auto"/>
      </w:divBdr>
    </w:div>
    <w:div w:id="579169798">
      <w:bodyDiv w:val="1"/>
      <w:marLeft w:val="0"/>
      <w:marRight w:val="0"/>
      <w:marTop w:val="0"/>
      <w:marBottom w:val="0"/>
      <w:divBdr>
        <w:top w:val="none" w:sz="0" w:space="0" w:color="auto"/>
        <w:left w:val="none" w:sz="0" w:space="0" w:color="auto"/>
        <w:bottom w:val="none" w:sz="0" w:space="0" w:color="auto"/>
        <w:right w:val="none" w:sz="0" w:space="0" w:color="auto"/>
      </w:divBdr>
    </w:div>
    <w:div w:id="579368952">
      <w:bodyDiv w:val="1"/>
      <w:marLeft w:val="0"/>
      <w:marRight w:val="0"/>
      <w:marTop w:val="0"/>
      <w:marBottom w:val="0"/>
      <w:divBdr>
        <w:top w:val="none" w:sz="0" w:space="0" w:color="auto"/>
        <w:left w:val="none" w:sz="0" w:space="0" w:color="auto"/>
        <w:bottom w:val="none" w:sz="0" w:space="0" w:color="auto"/>
        <w:right w:val="none" w:sz="0" w:space="0" w:color="auto"/>
      </w:divBdr>
    </w:div>
    <w:div w:id="580530365">
      <w:bodyDiv w:val="1"/>
      <w:marLeft w:val="0"/>
      <w:marRight w:val="0"/>
      <w:marTop w:val="0"/>
      <w:marBottom w:val="0"/>
      <w:divBdr>
        <w:top w:val="none" w:sz="0" w:space="0" w:color="auto"/>
        <w:left w:val="none" w:sz="0" w:space="0" w:color="auto"/>
        <w:bottom w:val="none" w:sz="0" w:space="0" w:color="auto"/>
        <w:right w:val="none" w:sz="0" w:space="0" w:color="auto"/>
      </w:divBdr>
    </w:div>
    <w:div w:id="581179316">
      <w:bodyDiv w:val="1"/>
      <w:marLeft w:val="0"/>
      <w:marRight w:val="0"/>
      <w:marTop w:val="0"/>
      <w:marBottom w:val="0"/>
      <w:divBdr>
        <w:top w:val="none" w:sz="0" w:space="0" w:color="auto"/>
        <w:left w:val="none" w:sz="0" w:space="0" w:color="auto"/>
        <w:bottom w:val="none" w:sz="0" w:space="0" w:color="auto"/>
        <w:right w:val="none" w:sz="0" w:space="0" w:color="auto"/>
      </w:divBdr>
    </w:div>
    <w:div w:id="581766789">
      <w:bodyDiv w:val="1"/>
      <w:marLeft w:val="0"/>
      <w:marRight w:val="0"/>
      <w:marTop w:val="0"/>
      <w:marBottom w:val="0"/>
      <w:divBdr>
        <w:top w:val="none" w:sz="0" w:space="0" w:color="auto"/>
        <w:left w:val="none" w:sz="0" w:space="0" w:color="auto"/>
        <w:bottom w:val="none" w:sz="0" w:space="0" w:color="auto"/>
        <w:right w:val="none" w:sz="0" w:space="0" w:color="auto"/>
      </w:divBdr>
    </w:div>
    <w:div w:id="581794621">
      <w:bodyDiv w:val="1"/>
      <w:marLeft w:val="0"/>
      <w:marRight w:val="0"/>
      <w:marTop w:val="0"/>
      <w:marBottom w:val="0"/>
      <w:divBdr>
        <w:top w:val="none" w:sz="0" w:space="0" w:color="auto"/>
        <w:left w:val="none" w:sz="0" w:space="0" w:color="auto"/>
        <w:bottom w:val="none" w:sz="0" w:space="0" w:color="auto"/>
        <w:right w:val="none" w:sz="0" w:space="0" w:color="auto"/>
      </w:divBdr>
    </w:div>
    <w:div w:id="582030376">
      <w:bodyDiv w:val="1"/>
      <w:marLeft w:val="0"/>
      <w:marRight w:val="0"/>
      <w:marTop w:val="0"/>
      <w:marBottom w:val="0"/>
      <w:divBdr>
        <w:top w:val="none" w:sz="0" w:space="0" w:color="auto"/>
        <w:left w:val="none" w:sz="0" w:space="0" w:color="auto"/>
        <w:bottom w:val="none" w:sz="0" w:space="0" w:color="auto"/>
        <w:right w:val="none" w:sz="0" w:space="0" w:color="auto"/>
      </w:divBdr>
    </w:div>
    <w:div w:id="582296764">
      <w:bodyDiv w:val="1"/>
      <w:marLeft w:val="0"/>
      <w:marRight w:val="0"/>
      <w:marTop w:val="0"/>
      <w:marBottom w:val="0"/>
      <w:divBdr>
        <w:top w:val="none" w:sz="0" w:space="0" w:color="auto"/>
        <w:left w:val="none" w:sz="0" w:space="0" w:color="auto"/>
        <w:bottom w:val="none" w:sz="0" w:space="0" w:color="auto"/>
        <w:right w:val="none" w:sz="0" w:space="0" w:color="auto"/>
      </w:divBdr>
    </w:div>
    <w:div w:id="582301666">
      <w:bodyDiv w:val="1"/>
      <w:marLeft w:val="0"/>
      <w:marRight w:val="0"/>
      <w:marTop w:val="0"/>
      <w:marBottom w:val="0"/>
      <w:divBdr>
        <w:top w:val="none" w:sz="0" w:space="0" w:color="auto"/>
        <w:left w:val="none" w:sz="0" w:space="0" w:color="auto"/>
        <w:bottom w:val="none" w:sz="0" w:space="0" w:color="auto"/>
        <w:right w:val="none" w:sz="0" w:space="0" w:color="auto"/>
      </w:divBdr>
    </w:div>
    <w:div w:id="582646802">
      <w:bodyDiv w:val="1"/>
      <w:marLeft w:val="0"/>
      <w:marRight w:val="0"/>
      <w:marTop w:val="0"/>
      <w:marBottom w:val="0"/>
      <w:divBdr>
        <w:top w:val="none" w:sz="0" w:space="0" w:color="auto"/>
        <w:left w:val="none" w:sz="0" w:space="0" w:color="auto"/>
        <w:bottom w:val="none" w:sz="0" w:space="0" w:color="auto"/>
        <w:right w:val="none" w:sz="0" w:space="0" w:color="auto"/>
      </w:divBdr>
    </w:div>
    <w:div w:id="583957604">
      <w:bodyDiv w:val="1"/>
      <w:marLeft w:val="0"/>
      <w:marRight w:val="0"/>
      <w:marTop w:val="0"/>
      <w:marBottom w:val="0"/>
      <w:divBdr>
        <w:top w:val="none" w:sz="0" w:space="0" w:color="auto"/>
        <w:left w:val="none" w:sz="0" w:space="0" w:color="auto"/>
        <w:bottom w:val="none" w:sz="0" w:space="0" w:color="auto"/>
        <w:right w:val="none" w:sz="0" w:space="0" w:color="auto"/>
      </w:divBdr>
    </w:div>
    <w:div w:id="584195289">
      <w:bodyDiv w:val="1"/>
      <w:marLeft w:val="0"/>
      <w:marRight w:val="0"/>
      <w:marTop w:val="0"/>
      <w:marBottom w:val="0"/>
      <w:divBdr>
        <w:top w:val="none" w:sz="0" w:space="0" w:color="auto"/>
        <w:left w:val="none" w:sz="0" w:space="0" w:color="auto"/>
        <w:bottom w:val="none" w:sz="0" w:space="0" w:color="auto"/>
        <w:right w:val="none" w:sz="0" w:space="0" w:color="auto"/>
      </w:divBdr>
    </w:div>
    <w:div w:id="584804396">
      <w:bodyDiv w:val="1"/>
      <w:marLeft w:val="0"/>
      <w:marRight w:val="0"/>
      <w:marTop w:val="0"/>
      <w:marBottom w:val="0"/>
      <w:divBdr>
        <w:top w:val="none" w:sz="0" w:space="0" w:color="auto"/>
        <w:left w:val="none" w:sz="0" w:space="0" w:color="auto"/>
        <w:bottom w:val="none" w:sz="0" w:space="0" w:color="auto"/>
        <w:right w:val="none" w:sz="0" w:space="0" w:color="auto"/>
      </w:divBdr>
    </w:div>
    <w:div w:id="585187977">
      <w:bodyDiv w:val="1"/>
      <w:marLeft w:val="0"/>
      <w:marRight w:val="0"/>
      <w:marTop w:val="0"/>
      <w:marBottom w:val="0"/>
      <w:divBdr>
        <w:top w:val="none" w:sz="0" w:space="0" w:color="auto"/>
        <w:left w:val="none" w:sz="0" w:space="0" w:color="auto"/>
        <w:bottom w:val="none" w:sz="0" w:space="0" w:color="auto"/>
        <w:right w:val="none" w:sz="0" w:space="0" w:color="auto"/>
      </w:divBdr>
    </w:div>
    <w:div w:id="585385955">
      <w:bodyDiv w:val="1"/>
      <w:marLeft w:val="0"/>
      <w:marRight w:val="0"/>
      <w:marTop w:val="0"/>
      <w:marBottom w:val="0"/>
      <w:divBdr>
        <w:top w:val="none" w:sz="0" w:space="0" w:color="auto"/>
        <w:left w:val="none" w:sz="0" w:space="0" w:color="auto"/>
        <w:bottom w:val="none" w:sz="0" w:space="0" w:color="auto"/>
        <w:right w:val="none" w:sz="0" w:space="0" w:color="auto"/>
      </w:divBdr>
    </w:div>
    <w:div w:id="585768030">
      <w:marLeft w:val="48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586840268">
      <w:bodyDiv w:val="1"/>
      <w:marLeft w:val="0"/>
      <w:marRight w:val="0"/>
      <w:marTop w:val="0"/>
      <w:marBottom w:val="0"/>
      <w:divBdr>
        <w:top w:val="none" w:sz="0" w:space="0" w:color="auto"/>
        <w:left w:val="none" w:sz="0" w:space="0" w:color="auto"/>
        <w:bottom w:val="none" w:sz="0" w:space="0" w:color="auto"/>
        <w:right w:val="none" w:sz="0" w:space="0" w:color="auto"/>
      </w:divBdr>
    </w:div>
    <w:div w:id="587037345">
      <w:bodyDiv w:val="1"/>
      <w:marLeft w:val="0"/>
      <w:marRight w:val="0"/>
      <w:marTop w:val="0"/>
      <w:marBottom w:val="0"/>
      <w:divBdr>
        <w:top w:val="none" w:sz="0" w:space="0" w:color="auto"/>
        <w:left w:val="none" w:sz="0" w:space="0" w:color="auto"/>
        <w:bottom w:val="none" w:sz="0" w:space="0" w:color="auto"/>
        <w:right w:val="none" w:sz="0" w:space="0" w:color="auto"/>
      </w:divBdr>
    </w:div>
    <w:div w:id="587274042">
      <w:bodyDiv w:val="1"/>
      <w:marLeft w:val="0"/>
      <w:marRight w:val="0"/>
      <w:marTop w:val="0"/>
      <w:marBottom w:val="0"/>
      <w:divBdr>
        <w:top w:val="none" w:sz="0" w:space="0" w:color="auto"/>
        <w:left w:val="none" w:sz="0" w:space="0" w:color="auto"/>
        <w:bottom w:val="none" w:sz="0" w:space="0" w:color="auto"/>
        <w:right w:val="none" w:sz="0" w:space="0" w:color="auto"/>
      </w:divBdr>
    </w:div>
    <w:div w:id="587348666">
      <w:marLeft w:val="480"/>
      <w:marRight w:val="0"/>
      <w:marTop w:val="0"/>
      <w:marBottom w:val="0"/>
      <w:divBdr>
        <w:top w:val="none" w:sz="0" w:space="0" w:color="auto"/>
        <w:left w:val="none" w:sz="0" w:space="0" w:color="auto"/>
        <w:bottom w:val="none" w:sz="0" w:space="0" w:color="auto"/>
        <w:right w:val="none" w:sz="0" w:space="0" w:color="auto"/>
      </w:divBdr>
    </w:div>
    <w:div w:id="587881529">
      <w:bodyDiv w:val="1"/>
      <w:marLeft w:val="0"/>
      <w:marRight w:val="0"/>
      <w:marTop w:val="0"/>
      <w:marBottom w:val="0"/>
      <w:divBdr>
        <w:top w:val="none" w:sz="0" w:space="0" w:color="auto"/>
        <w:left w:val="none" w:sz="0" w:space="0" w:color="auto"/>
        <w:bottom w:val="none" w:sz="0" w:space="0" w:color="auto"/>
        <w:right w:val="none" w:sz="0" w:space="0" w:color="auto"/>
      </w:divBdr>
    </w:div>
    <w:div w:id="588273517">
      <w:bodyDiv w:val="1"/>
      <w:marLeft w:val="0"/>
      <w:marRight w:val="0"/>
      <w:marTop w:val="0"/>
      <w:marBottom w:val="0"/>
      <w:divBdr>
        <w:top w:val="none" w:sz="0" w:space="0" w:color="auto"/>
        <w:left w:val="none" w:sz="0" w:space="0" w:color="auto"/>
        <w:bottom w:val="none" w:sz="0" w:space="0" w:color="auto"/>
        <w:right w:val="none" w:sz="0" w:space="0" w:color="auto"/>
      </w:divBdr>
    </w:div>
    <w:div w:id="591398942">
      <w:marLeft w:val="0"/>
      <w:marRight w:val="0"/>
      <w:marTop w:val="0"/>
      <w:marBottom w:val="0"/>
      <w:divBdr>
        <w:top w:val="none" w:sz="0" w:space="0" w:color="auto"/>
        <w:left w:val="none" w:sz="0" w:space="0" w:color="auto"/>
        <w:bottom w:val="none" w:sz="0" w:space="0" w:color="auto"/>
        <w:right w:val="none" w:sz="0" w:space="0" w:color="auto"/>
      </w:divBdr>
    </w:div>
    <w:div w:id="592010563">
      <w:bodyDiv w:val="1"/>
      <w:marLeft w:val="0"/>
      <w:marRight w:val="0"/>
      <w:marTop w:val="0"/>
      <w:marBottom w:val="0"/>
      <w:divBdr>
        <w:top w:val="none" w:sz="0" w:space="0" w:color="auto"/>
        <w:left w:val="none" w:sz="0" w:space="0" w:color="auto"/>
        <w:bottom w:val="none" w:sz="0" w:space="0" w:color="auto"/>
        <w:right w:val="none" w:sz="0" w:space="0" w:color="auto"/>
      </w:divBdr>
    </w:div>
    <w:div w:id="592208952">
      <w:bodyDiv w:val="1"/>
      <w:marLeft w:val="0"/>
      <w:marRight w:val="0"/>
      <w:marTop w:val="0"/>
      <w:marBottom w:val="0"/>
      <w:divBdr>
        <w:top w:val="none" w:sz="0" w:space="0" w:color="auto"/>
        <w:left w:val="none" w:sz="0" w:space="0" w:color="auto"/>
        <w:bottom w:val="none" w:sz="0" w:space="0" w:color="auto"/>
        <w:right w:val="none" w:sz="0" w:space="0" w:color="auto"/>
      </w:divBdr>
    </w:div>
    <w:div w:id="593128277">
      <w:bodyDiv w:val="1"/>
      <w:marLeft w:val="0"/>
      <w:marRight w:val="0"/>
      <w:marTop w:val="0"/>
      <w:marBottom w:val="0"/>
      <w:divBdr>
        <w:top w:val="none" w:sz="0" w:space="0" w:color="auto"/>
        <w:left w:val="none" w:sz="0" w:space="0" w:color="auto"/>
        <w:bottom w:val="none" w:sz="0" w:space="0" w:color="auto"/>
        <w:right w:val="none" w:sz="0" w:space="0" w:color="auto"/>
      </w:divBdr>
    </w:div>
    <w:div w:id="594242186">
      <w:bodyDiv w:val="1"/>
      <w:marLeft w:val="0"/>
      <w:marRight w:val="0"/>
      <w:marTop w:val="0"/>
      <w:marBottom w:val="0"/>
      <w:divBdr>
        <w:top w:val="none" w:sz="0" w:space="0" w:color="auto"/>
        <w:left w:val="none" w:sz="0" w:space="0" w:color="auto"/>
        <w:bottom w:val="none" w:sz="0" w:space="0" w:color="auto"/>
        <w:right w:val="none" w:sz="0" w:space="0" w:color="auto"/>
      </w:divBdr>
    </w:div>
    <w:div w:id="595358770">
      <w:bodyDiv w:val="1"/>
      <w:marLeft w:val="0"/>
      <w:marRight w:val="0"/>
      <w:marTop w:val="0"/>
      <w:marBottom w:val="0"/>
      <w:divBdr>
        <w:top w:val="none" w:sz="0" w:space="0" w:color="auto"/>
        <w:left w:val="none" w:sz="0" w:space="0" w:color="auto"/>
        <w:bottom w:val="none" w:sz="0" w:space="0" w:color="auto"/>
        <w:right w:val="none" w:sz="0" w:space="0" w:color="auto"/>
      </w:divBdr>
    </w:div>
    <w:div w:id="595599359">
      <w:bodyDiv w:val="1"/>
      <w:marLeft w:val="0"/>
      <w:marRight w:val="0"/>
      <w:marTop w:val="0"/>
      <w:marBottom w:val="0"/>
      <w:divBdr>
        <w:top w:val="none" w:sz="0" w:space="0" w:color="auto"/>
        <w:left w:val="none" w:sz="0" w:space="0" w:color="auto"/>
        <w:bottom w:val="none" w:sz="0" w:space="0" w:color="auto"/>
        <w:right w:val="none" w:sz="0" w:space="0" w:color="auto"/>
      </w:divBdr>
    </w:div>
    <w:div w:id="596795038">
      <w:bodyDiv w:val="1"/>
      <w:marLeft w:val="0"/>
      <w:marRight w:val="0"/>
      <w:marTop w:val="0"/>
      <w:marBottom w:val="0"/>
      <w:divBdr>
        <w:top w:val="none" w:sz="0" w:space="0" w:color="auto"/>
        <w:left w:val="none" w:sz="0" w:space="0" w:color="auto"/>
        <w:bottom w:val="none" w:sz="0" w:space="0" w:color="auto"/>
        <w:right w:val="none" w:sz="0" w:space="0" w:color="auto"/>
      </w:divBdr>
    </w:div>
    <w:div w:id="599686177">
      <w:bodyDiv w:val="1"/>
      <w:marLeft w:val="0"/>
      <w:marRight w:val="0"/>
      <w:marTop w:val="0"/>
      <w:marBottom w:val="0"/>
      <w:divBdr>
        <w:top w:val="none" w:sz="0" w:space="0" w:color="auto"/>
        <w:left w:val="none" w:sz="0" w:space="0" w:color="auto"/>
        <w:bottom w:val="none" w:sz="0" w:space="0" w:color="auto"/>
        <w:right w:val="none" w:sz="0" w:space="0" w:color="auto"/>
      </w:divBdr>
    </w:div>
    <w:div w:id="600257717">
      <w:bodyDiv w:val="1"/>
      <w:marLeft w:val="0"/>
      <w:marRight w:val="0"/>
      <w:marTop w:val="0"/>
      <w:marBottom w:val="0"/>
      <w:divBdr>
        <w:top w:val="none" w:sz="0" w:space="0" w:color="auto"/>
        <w:left w:val="none" w:sz="0" w:space="0" w:color="auto"/>
        <w:bottom w:val="none" w:sz="0" w:space="0" w:color="auto"/>
        <w:right w:val="none" w:sz="0" w:space="0" w:color="auto"/>
      </w:divBdr>
    </w:div>
    <w:div w:id="600262760">
      <w:bodyDiv w:val="1"/>
      <w:marLeft w:val="0"/>
      <w:marRight w:val="0"/>
      <w:marTop w:val="0"/>
      <w:marBottom w:val="0"/>
      <w:divBdr>
        <w:top w:val="none" w:sz="0" w:space="0" w:color="auto"/>
        <w:left w:val="none" w:sz="0" w:space="0" w:color="auto"/>
        <w:bottom w:val="none" w:sz="0" w:space="0" w:color="auto"/>
        <w:right w:val="none" w:sz="0" w:space="0" w:color="auto"/>
      </w:divBdr>
    </w:div>
    <w:div w:id="600993336">
      <w:bodyDiv w:val="1"/>
      <w:marLeft w:val="0"/>
      <w:marRight w:val="0"/>
      <w:marTop w:val="0"/>
      <w:marBottom w:val="0"/>
      <w:divBdr>
        <w:top w:val="none" w:sz="0" w:space="0" w:color="auto"/>
        <w:left w:val="none" w:sz="0" w:space="0" w:color="auto"/>
        <w:bottom w:val="none" w:sz="0" w:space="0" w:color="auto"/>
        <w:right w:val="none" w:sz="0" w:space="0" w:color="auto"/>
      </w:divBdr>
    </w:div>
    <w:div w:id="601497748">
      <w:bodyDiv w:val="1"/>
      <w:marLeft w:val="0"/>
      <w:marRight w:val="0"/>
      <w:marTop w:val="0"/>
      <w:marBottom w:val="0"/>
      <w:divBdr>
        <w:top w:val="none" w:sz="0" w:space="0" w:color="auto"/>
        <w:left w:val="none" w:sz="0" w:space="0" w:color="auto"/>
        <w:bottom w:val="none" w:sz="0" w:space="0" w:color="auto"/>
        <w:right w:val="none" w:sz="0" w:space="0" w:color="auto"/>
      </w:divBdr>
    </w:div>
    <w:div w:id="602373865">
      <w:bodyDiv w:val="1"/>
      <w:marLeft w:val="0"/>
      <w:marRight w:val="0"/>
      <w:marTop w:val="0"/>
      <w:marBottom w:val="0"/>
      <w:divBdr>
        <w:top w:val="none" w:sz="0" w:space="0" w:color="auto"/>
        <w:left w:val="none" w:sz="0" w:space="0" w:color="auto"/>
        <w:bottom w:val="none" w:sz="0" w:space="0" w:color="auto"/>
        <w:right w:val="none" w:sz="0" w:space="0" w:color="auto"/>
      </w:divBdr>
    </w:div>
    <w:div w:id="602954330">
      <w:bodyDiv w:val="1"/>
      <w:marLeft w:val="0"/>
      <w:marRight w:val="0"/>
      <w:marTop w:val="0"/>
      <w:marBottom w:val="0"/>
      <w:divBdr>
        <w:top w:val="none" w:sz="0" w:space="0" w:color="auto"/>
        <w:left w:val="none" w:sz="0" w:space="0" w:color="auto"/>
        <w:bottom w:val="none" w:sz="0" w:space="0" w:color="auto"/>
        <w:right w:val="none" w:sz="0" w:space="0" w:color="auto"/>
      </w:divBdr>
    </w:div>
    <w:div w:id="603419892">
      <w:bodyDiv w:val="1"/>
      <w:marLeft w:val="0"/>
      <w:marRight w:val="0"/>
      <w:marTop w:val="0"/>
      <w:marBottom w:val="0"/>
      <w:divBdr>
        <w:top w:val="none" w:sz="0" w:space="0" w:color="auto"/>
        <w:left w:val="none" w:sz="0" w:space="0" w:color="auto"/>
        <w:bottom w:val="none" w:sz="0" w:space="0" w:color="auto"/>
        <w:right w:val="none" w:sz="0" w:space="0" w:color="auto"/>
      </w:divBdr>
    </w:div>
    <w:div w:id="603461096">
      <w:bodyDiv w:val="1"/>
      <w:marLeft w:val="0"/>
      <w:marRight w:val="0"/>
      <w:marTop w:val="0"/>
      <w:marBottom w:val="0"/>
      <w:divBdr>
        <w:top w:val="none" w:sz="0" w:space="0" w:color="auto"/>
        <w:left w:val="none" w:sz="0" w:space="0" w:color="auto"/>
        <w:bottom w:val="none" w:sz="0" w:space="0" w:color="auto"/>
        <w:right w:val="none" w:sz="0" w:space="0" w:color="auto"/>
      </w:divBdr>
    </w:div>
    <w:div w:id="603802513">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3155">
      <w:bodyDiv w:val="1"/>
      <w:marLeft w:val="0"/>
      <w:marRight w:val="0"/>
      <w:marTop w:val="0"/>
      <w:marBottom w:val="0"/>
      <w:divBdr>
        <w:top w:val="none" w:sz="0" w:space="0" w:color="auto"/>
        <w:left w:val="none" w:sz="0" w:space="0" w:color="auto"/>
        <w:bottom w:val="none" w:sz="0" w:space="0" w:color="auto"/>
        <w:right w:val="none" w:sz="0" w:space="0" w:color="auto"/>
      </w:divBdr>
    </w:div>
    <w:div w:id="604701911">
      <w:bodyDiv w:val="1"/>
      <w:marLeft w:val="0"/>
      <w:marRight w:val="0"/>
      <w:marTop w:val="0"/>
      <w:marBottom w:val="0"/>
      <w:divBdr>
        <w:top w:val="none" w:sz="0" w:space="0" w:color="auto"/>
        <w:left w:val="none" w:sz="0" w:space="0" w:color="auto"/>
        <w:bottom w:val="none" w:sz="0" w:space="0" w:color="auto"/>
        <w:right w:val="none" w:sz="0" w:space="0" w:color="auto"/>
      </w:divBdr>
    </w:div>
    <w:div w:id="606471040">
      <w:bodyDiv w:val="1"/>
      <w:marLeft w:val="0"/>
      <w:marRight w:val="0"/>
      <w:marTop w:val="0"/>
      <w:marBottom w:val="0"/>
      <w:divBdr>
        <w:top w:val="none" w:sz="0" w:space="0" w:color="auto"/>
        <w:left w:val="none" w:sz="0" w:space="0" w:color="auto"/>
        <w:bottom w:val="none" w:sz="0" w:space="0" w:color="auto"/>
        <w:right w:val="none" w:sz="0" w:space="0" w:color="auto"/>
      </w:divBdr>
    </w:div>
    <w:div w:id="606889085">
      <w:bodyDiv w:val="1"/>
      <w:marLeft w:val="0"/>
      <w:marRight w:val="0"/>
      <w:marTop w:val="0"/>
      <w:marBottom w:val="0"/>
      <w:divBdr>
        <w:top w:val="none" w:sz="0" w:space="0" w:color="auto"/>
        <w:left w:val="none" w:sz="0" w:space="0" w:color="auto"/>
        <w:bottom w:val="none" w:sz="0" w:space="0" w:color="auto"/>
        <w:right w:val="none" w:sz="0" w:space="0" w:color="auto"/>
      </w:divBdr>
    </w:div>
    <w:div w:id="607274824">
      <w:bodyDiv w:val="1"/>
      <w:marLeft w:val="0"/>
      <w:marRight w:val="0"/>
      <w:marTop w:val="0"/>
      <w:marBottom w:val="0"/>
      <w:divBdr>
        <w:top w:val="none" w:sz="0" w:space="0" w:color="auto"/>
        <w:left w:val="none" w:sz="0" w:space="0" w:color="auto"/>
        <w:bottom w:val="none" w:sz="0" w:space="0" w:color="auto"/>
        <w:right w:val="none" w:sz="0" w:space="0" w:color="auto"/>
      </w:divBdr>
    </w:div>
    <w:div w:id="608203813">
      <w:bodyDiv w:val="1"/>
      <w:marLeft w:val="0"/>
      <w:marRight w:val="0"/>
      <w:marTop w:val="0"/>
      <w:marBottom w:val="0"/>
      <w:divBdr>
        <w:top w:val="none" w:sz="0" w:space="0" w:color="auto"/>
        <w:left w:val="none" w:sz="0" w:space="0" w:color="auto"/>
        <w:bottom w:val="none" w:sz="0" w:space="0" w:color="auto"/>
        <w:right w:val="none" w:sz="0" w:space="0" w:color="auto"/>
      </w:divBdr>
    </w:div>
    <w:div w:id="608706782">
      <w:bodyDiv w:val="1"/>
      <w:marLeft w:val="0"/>
      <w:marRight w:val="0"/>
      <w:marTop w:val="0"/>
      <w:marBottom w:val="0"/>
      <w:divBdr>
        <w:top w:val="none" w:sz="0" w:space="0" w:color="auto"/>
        <w:left w:val="none" w:sz="0" w:space="0" w:color="auto"/>
        <w:bottom w:val="none" w:sz="0" w:space="0" w:color="auto"/>
        <w:right w:val="none" w:sz="0" w:space="0" w:color="auto"/>
      </w:divBdr>
    </w:div>
    <w:div w:id="608780302">
      <w:bodyDiv w:val="1"/>
      <w:marLeft w:val="0"/>
      <w:marRight w:val="0"/>
      <w:marTop w:val="0"/>
      <w:marBottom w:val="0"/>
      <w:divBdr>
        <w:top w:val="none" w:sz="0" w:space="0" w:color="auto"/>
        <w:left w:val="none" w:sz="0" w:space="0" w:color="auto"/>
        <w:bottom w:val="none" w:sz="0" w:space="0" w:color="auto"/>
        <w:right w:val="none" w:sz="0" w:space="0" w:color="auto"/>
      </w:divBdr>
    </w:div>
    <w:div w:id="609245000">
      <w:marLeft w:val="480"/>
      <w:marRight w:val="0"/>
      <w:marTop w:val="0"/>
      <w:marBottom w:val="0"/>
      <w:divBdr>
        <w:top w:val="none" w:sz="0" w:space="0" w:color="auto"/>
        <w:left w:val="none" w:sz="0" w:space="0" w:color="auto"/>
        <w:bottom w:val="none" w:sz="0" w:space="0" w:color="auto"/>
        <w:right w:val="none" w:sz="0" w:space="0" w:color="auto"/>
      </w:divBdr>
    </w:div>
    <w:div w:id="609437209">
      <w:bodyDiv w:val="1"/>
      <w:marLeft w:val="0"/>
      <w:marRight w:val="0"/>
      <w:marTop w:val="0"/>
      <w:marBottom w:val="0"/>
      <w:divBdr>
        <w:top w:val="none" w:sz="0" w:space="0" w:color="auto"/>
        <w:left w:val="none" w:sz="0" w:space="0" w:color="auto"/>
        <w:bottom w:val="none" w:sz="0" w:space="0" w:color="auto"/>
        <w:right w:val="none" w:sz="0" w:space="0" w:color="auto"/>
      </w:divBdr>
    </w:div>
    <w:div w:id="610161959">
      <w:bodyDiv w:val="1"/>
      <w:marLeft w:val="0"/>
      <w:marRight w:val="0"/>
      <w:marTop w:val="0"/>
      <w:marBottom w:val="0"/>
      <w:divBdr>
        <w:top w:val="none" w:sz="0" w:space="0" w:color="auto"/>
        <w:left w:val="none" w:sz="0" w:space="0" w:color="auto"/>
        <w:bottom w:val="none" w:sz="0" w:space="0" w:color="auto"/>
        <w:right w:val="none" w:sz="0" w:space="0" w:color="auto"/>
      </w:divBdr>
    </w:div>
    <w:div w:id="610282102">
      <w:marLeft w:val="0"/>
      <w:marRight w:val="0"/>
      <w:marTop w:val="0"/>
      <w:marBottom w:val="0"/>
      <w:divBdr>
        <w:top w:val="none" w:sz="0" w:space="0" w:color="auto"/>
        <w:left w:val="none" w:sz="0" w:space="0" w:color="auto"/>
        <w:bottom w:val="none" w:sz="0" w:space="0" w:color="auto"/>
        <w:right w:val="none" w:sz="0" w:space="0" w:color="auto"/>
      </w:divBdr>
    </w:div>
    <w:div w:id="611136934">
      <w:bodyDiv w:val="1"/>
      <w:marLeft w:val="0"/>
      <w:marRight w:val="0"/>
      <w:marTop w:val="0"/>
      <w:marBottom w:val="0"/>
      <w:divBdr>
        <w:top w:val="none" w:sz="0" w:space="0" w:color="auto"/>
        <w:left w:val="none" w:sz="0" w:space="0" w:color="auto"/>
        <w:bottom w:val="none" w:sz="0" w:space="0" w:color="auto"/>
        <w:right w:val="none" w:sz="0" w:space="0" w:color="auto"/>
      </w:divBdr>
    </w:div>
    <w:div w:id="611909694">
      <w:bodyDiv w:val="1"/>
      <w:marLeft w:val="0"/>
      <w:marRight w:val="0"/>
      <w:marTop w:val="0"/>
      <w:marBottom w:val="0"/>
      <w:divBdr>
        <w:top w:val="none" w:sz="0" w:space="0" w:color="auto"/>
        <w:left w:val="none" w:sz="0" w:space="0" w:color="auto"/>
        <w:bottom w:val="none" w:sz="0" w:space="0" w:color="auto"/>
        <w:right w:val="none" w:sz="0" w:space="0" w:color="auto"/>
      </w:divBdr>
    </w:div>
    <w:div w:id="612632908">
      <w:bodyDiv w:val="1"/>
      <w:marLeft w:val="0"/>
      <w:marRight w:val="0"/>
      <w:marTop w:val="0"/>
      <w:marBottom w:val="0"/>
      <w:divBdr>
        <w:top w:val="none" w:sz="0" w:space="0" w:color="auto"/>
        <w:left w:val="none" w:sz="0" w:space="0" w:color="auto"/>
        <w:bottom w:val="none" w:sz="0" w:space="0" w:color="auto"/>
        <w:right w:val="none" w:sz="0" w:space="0" w:color="auto"/>
      </w:divBdr>
    </w:div>
    <w:div w:id="613679833">
      <w:bodyDiv w:val="1"/>
      <w:marLeft w:val="0"/>
      <w:marRight w:val="0"/>
      <w:marTop w:val="0"/>
      <w:marBottom w:val="0"/>
      <w:divBdr>
        <w:top w:val="none" w:sz="0" w:space="0" w:color="auto"/>
        <w:left w:val="none" w:sz="0" w:space="0" w:color="auto"/>
        <w:bottom w:val="none" w:sz="0" w:space="0" w:color="auto"/>
        <w:right w:val="none" w:sz="0" w:space="0" w:color="auto"/>
      </w:divBdr>
    </w:div>
    <w:div w:id="613943817">
      <w:bodyDiv w:val="1"/>
      <w:marLeft w:val="0"/>
      <w:marRight w:val="0"/>
      <w:marTop w:val="0"/>
      <w:marBottom w:val="0"/>
      <w:divBdr>
        <w:top w:val="none" w:sz="0" w:space="0" w:color="auto"/>
        <w:left w:val="none" w:sz="0" w:space="0" w:color="auto"/>
        <w:bottom w:val="none" w:sz="0" w:space="0" w:color="auto"/>
        <w:right w:val="none" w:sz="0" w:space="0" w:color="auto"/>
      </w:divBdr>
    </w:div>
    <w:div w:id="614562306">
      <w:marLeft w:val="480"/>
      <w:marRight w:val="0"/>
      <w:marTop w:val="0"/>
      <w:marBottom w:val="0"/>
      <w:divBdr>
        <w:top w:val="none" w:sz="0" w:space="0" w:color="auto"/>
        <w:left w:val="none" w:sz="0" w:space="0" w:color="auto"/>
        <w:bottom w:val="none" w:sz="0" w:space="0" w:color="auto"/>
        <w:right w:val="none" w:sz="0" w:space="0" w:color="auto"/>
      </w:divBdr>
    </w:div>
    <w:div w:id="614597623">
      <w:bodyDiv w:val="1"/>
      <w:marLeft w:val="0"/>
      <w:marRight w:val="0"/>
      <w:marTop w:val="0"/>
      <w:marBottom w:val="0"/>
      <w:divBdr>
        <w:top w:val="none" w:sz="0" w:space="0" w:color="auto"/>
        <w:left w:val="none" w:sz="0" w:space="0" w:color="auto"/>
        <w:bottom w:val="none" w:sz="0" w:space="0" w:color="auto"/>
        <w:right w:val="none" w:sz="0" w:space="0" w:color="auto"/>
      </w:divBdr>
    </w:div>
    <w:div w:id="614946833">
      <w:marLeft w:val="0"/>
      <w:marRight w:val="0"/>
      <w:marTop w:val="0"/>
      <w:marBottom w:val="0"/>
      <w:divBdr>
        <w:top w:val="none" w:sz="0" w:space="0" w:color="auto"/>
        <w:left w:val="none" w:sz="0" w:space="0" w:color="auto"/>
        <w:bottom w:val="none" w:sz="0" w:space="0" w:color="auto"/>
        <w:right w:val="none" w:sz="0" w:space="0" w:color="auto"/>
      </w:divBdr>
    </w:div>
    <w:div w:id="615066114">
      <w:bodyDiv w:val="1"/>
      <w:marLeft w:val="0"/>
      <w:marRight w:val="0"/>
      <w:marTop w:val="0"/>
      <w:marBottom w:val="0"/>
      <w:divBdr>
        <w:top w:val="none" w:sz="0" w:space="0" w:color="auto"/>
        <w:left w:val="none" w:sz="0" w:space="0" w:color="auto"/>
        <w:bottom w:val="none" w:sz="0" w:space="0" w:color="auto"/>
        <w:right w:val="none" w:sz="0" w:space="0" w:color="auto"/>
      </w:divBdr>
    </w:div>
    <w:div w:id="615218648">
      <w:bodyDiv w:val="1"/>
      <w:marLeft w:val="0"/>
      <w:marRight w:val="0"/>
      <w:marTop w:val="0"/>
      <w:marBottom w:val="0"/>
      <w:divBdr>
        <w:top w:val="none" w:sz="0" w:space="0" w:color="auto"/>
        <w:left w:val="none" w:sz="0" w:space="0" w:color="auto"/>
        <w:bottom w:val="none" w:sz="0" w:space="0" w:color="auto"/>
        <w:right w:val="none" w:sz="0" w:space="0" w:color="auto"/>
      </w:divBdr>
    </w:div>
    <w:div w:id="615449261">
      <w:bodyDiv w:val="1"/>
      <w:marLeft w:val="0"/>
      <w:marRight w:val="0"/>
      <w:marTop w:val="0"/>
      <w:marBottom w:val="0"/>
      <w:divBdr>
        <w:top w:val="none" w:sz="0" w:space="0" w:color="auto"/>
        <w:left w:val="none" w:sz="0" w:space="0" w:color="auto"/>
        <w:bottom w:val="none" w:sz="0" w:space="0" w:color="auto"/>
        <w:right w:val="none" w:sz="0" w:space="0" w:color="auto"/>
      </w:divBdr>
    </w:div>
    <w:div w:id="615479743">
      <w:bodyDiv w:val="1"/>
      <w:marLeft w:val="0"/>
      <w:marRight w:val="0"/>
      <w:marTop w:val="0"/>
      <w:marBottom w:val="0"/>
      <w:divBdr>
        <w:top w:val="none" w:sz="0" w:space="0" w:color="auto"/>
        <w:left w:val="none" w:sz="0" w:space="0" w:color="auto"/>
        <w:bottom w:val="none" w:sz="0" w:space="0" w:color="auto"/>
        <w:right w:val="none" w:sz="0" w:space="0" w:color="auto"/>
      </w:divBdr>
    </w:div>
    <w:div w:id="615528055">
      <w:bodyDiv w:val="1"/>
      <w:marLeft w:val="0"/>
      <w:marRight w:val="0"/>
      <w:marTop w:val="0"/>
      <w:marBottom w:val="0"/>
      <w:divBdr>
        <w:top w:val="none" w:sz="0" w:space="0" w:color="auto"/>
        <w:left w:val="none" w:sz="0" w:space="0" w:color="auto"/>
        <w:bottom w:val="none" w:sz="0" w:space="0" w:color="auto"/>
        <w:right w:val="none" w:sz="0" w:space="0" w:color="auto"/>
      </w:divBdr>
    </w:div>
    <w:div w:id="616061482">
      <w:bodyDiv w:val="1"/>
      <w:marLeft w:val="0"/>
      <w:marRight w:val="0"/>
      <w:marTop w:val="0"/>
      <w:marBottom w:val="0"/>
      <w:divBdr>
        <w:top w:val="none" w:sz="0" w:space="0" w:color="auto"/>
        <w:left w:val="none" w:sz="0" w:space="0" w:color="auto"/>
        <w:bottom w:val="none" w:sz="0" w:space="0" w:color="auto"/>
        <w:right w:val="none" w:sz="0" w:space="0" w:color="auto"/>
      </w:divBdr>
    </w:div>
    <w:div w:id="616714334">
      <w:bodyDiv w:val="1"/>
      <w:marLeft w:val="0"/>
      <w:marRight w:val="0"/>
      <w:marTop w:val="0"/>
      <w:marBottom w:val="0"/>
      <w:divBdr>
        <w:top w:val="none" w:sz="0" w:space="0" w:color="auto"/>
        <w:left w:val="none" w:sz="0" w:space="0" w:color="auto"/>
        <w:bottom w:val="none" w:sz="0" w:space="0" w:color="auto"/>
        <w:right w:val="none" w:sz="0" w:space="0" w:color="auto"/>
      </w:divBdr>
    </w:div>
    <w:div w:id="617837515">
      <w:bodyDiv w:val="1"/>
      <w:marLeft w:val="0"/>
      <w:marRight w:val="0"/>
      <w:marTop w:val="0"/>
      <w:marBottom w:val="0"/>
      <w:divBdr>
        <w:top w:val="none" w:sz="0" w:space="0" w:color="auto"/>
        <w:left w:val="none" w:sz="0" w:space="0" w:color="auto"/>
        <w:bottom w:val="none" w:sz="0" w:space="0" w:color="auto"/>
        <w:right w:val="none" w:sz="0" w:space="0" w:color="auto"/>
      </w:divBdr>
    </w:div>
    <w:div w:id="618688210">
      <w:bodyDiv w:val="1"/>
      <w:marLeft w:val="0"/>
      <w:marRight w:val="0"/>
      <w:marTop w:val="0"/>
      <w:marBottom w:val="0"/>
      <w:divBdr>
        <w:top w:val="none" w:sz="0" w:space="0" w:color="auto"/>
        <w:left w:val="none" w:sz="0" w:space="0" w:color="auto"/>
        <w:bottom w:val="none" w:sz="0" w:space="0" w:color="auto"/>
        <w:right w:val="none" w:sz="0" w:space="0" w:color="auto"/>
      </w:divBdr>
    </w:div>
    <w:div w:id="619529994">
      <w:bodyDiv w:val="1"/>
      <w:marLeft w:val="0"/>
      <w:marRight w:val="0"/>
      <w:marTop w:val="0"/>
      <w:marBottom w:val="0"/>
      <w:divBdr>
        <w:top w:val="none" w:sz="0" w:space="0" w:color="auto"/>
        <w:left w:val="none" w:sz="0" w:space="0" w:color="auto"/>
        <w:bottom w:val="none" w:sz="0" w:space="0" w:color="auto"/>
        <w:right w:val="none" w:sz="0" w:space="0" w:color="auto"/>
      </w:divBdr>
    </w:div>
    <w:div w:id="619727688">
      <w:bodyDiv w:val="1"/>
      <w:marLeft w:val="0"/>
      <w:marRight w:val="0"/>
      <w:marTop w:val="0"/>
      <w:marBottom w:val="0"/>
      <w:divBdr>
        <w:top w:val="none" w:sz="0" w:space="0" w:color="auto"/>
        <w:left w:val="none" w:sz="0" w:space="0" w:color="auto"/>
        <w:bottom w:val="none" w:sz="0" w:space="0" w:color="auto"/>
        <w:right w:val="none" w:sz="0" w:space="0" w:color="auto"/>
      </w:divBdr>
    </w:div>
    <w:div w:id="619998344">
      <w:bodyDiv w:val="1"/>
      <w:marLeft w:val="0"/>
      <w:marRight w:val="0"/>
      <w:marTop w:val="0"/>
      <w:marBottom w:val="0"/>
      <w:divBdr>
        <w:top w:val="none" w:sz="0" w:space="0" w:color="auto"/>
        <w:left w:val="none" w:sz="0" w:space="0" w:color="auto"/>
        <w:bottom w:val="none" w:sz="0" w:space="0" w:color="auto"/>
        <w:right w:val="none" w:sz="0" w:space="0" w:color="auto"/>
      </w:divBdr>
    </w:div>
    <w:div w:id="620187668">
      <w:bodyDiv w:val="1"/>
      <w:marLeft w:val="0"/>
      <w:marRight w:val="0"/>
      <w:marTop w:val="0"/>
      <w:marBottom w:val="0"/>
      <w:divBdr>
        <w:top w:val="none" w:sz="0" w:space="0" w:color="auto"/>
        <w:left w:val="none" w:sz="0" w:space="0" w:color="auto"/>
        <w:bottom w:val="none" w:sz="0" w:space="0" w:color="auto"/>
        <w:right w:val="none" w:sz="0" w:space="0" w:color="auto"/>
      </w:divBdr>
    </w:div>
    <w:div w:id="620454688">
      <w:bodyDiv w:val="1"/>
      <w:marLeft w:val="0"/>
      <w:marRight w:val="0"/>
      <w:marTop w:val="0"/>
      <w:marBottom w:val="0"/>
      <w:divBdr>
        <w:top w:val="none" w:sz="0" w:space="0" w:color="auto"/>
        <w:left w:val="none" w:sz="0" w:space="0" w:color="auto"/>
        <w:bottom w:val="none" w:sz="0" w:space="0" w:color="auto"/>
        <w:right w:val="none" w:sz="0" w:space="0" w:color="auto"/>
      </w:divBdr>
    </w:div>
    <w:div w:id="621115778">
      <w:bodyDiv w:val="1"/>
      <w:marLeft w:val="0"/>
      <w:marRight w:val="0"/>
      <w:marTop w:val="0"/>
      <w:marBottom w:val="0"/>
      <w:divBdr>
        <w:top w:val="none" w:sz="0" w:space="0" w:color="auto"/>
        <w:left w:val="none" w:sz="0" w:space="0" w:color="auto"/>
        <w:bottom w:val="none" w:sz="0" w:space="0" w:color="auto"/>
        <w:right w:val="none" w:sz="0" w:space="0" w:color="auto"/>
      </w:divBdr>
    </w:div>
    <w:div w:id="622075711">
      <w:bodyDiv w:val="1"/>
      <w:marLeft w:val="0"/>
      <w:marRight w:val="0"/>
      <w:marTop w:val="0"/>
      <w:marBottom w:val="0"/>
      <w:divBdr>
        <w:top w:val="none" w:sz="0" w:space="0" w:color="auto"/>
        <w:left w:val="none" w:sz="0" w:space="0" w:color="auto"/>
        <w:bottom w:val="none" w:sz="0" w:space="0" w:color="auto"/>
        <w:right w:val="none" w:sz="0" w:space="0" w:color="auto"/>
      </w:divBdr>
    </w:div>
    <w:div w:id="622855659">
      <w:bodyDiv w:val="1"/>
      <w:marLeft w:val="0"/>
      <w:marRight w:val="0"/>
      <w:marTop w:val="0"/>
      <w:marBottom w:val="0"/>
      <w:divBdr>
        <w:top w:val="none" w:sz="0" w:space="0" w:color="auto"/>
        <w:left w:val="none" w:sz="0" w:space="0" w:color="auto"/>
        <w:bottom w:val="none" w:sz="0" w:space="0" w:color="auto"/>
        <w:right w:val="none" w:sz="0" w:space="0" w:color="auto"/>
      </w:divBdr>
    </w:div>
    <w:div w:id="623387319">
      <w:bodyDiv w:val="1"/>
      <w:marLeft w:val="0"/>
      <w:marRight w:val="0"/>
      <w:marTop w:val="0"/>
      <w:marBottom w:val="0"/>
      <w:divBdr>
        <w:top w:val="none" w:sz="0" w:space="0" w:color="auto"/>
        <w:left w:val="none" w:sz="0" w:space="0" w:color="auto"/>
        <w:bottom w:val="none" w:sz="0" w:space="0" w:color="auto"/>
        <w:right w:val="none" w:sz="0" w:space="0" w:color="auto"/>
      </w:divBdr>
    </w:div>
    <w:div w:id="623468515">
      <w:bodyDiv w:val="1"/>
      <w:marLeft w:val="0"/>
      <w:marRight w:val="0"/>
      <w:marTop w:val="0"/>
      <w:marBottom w:val="0"/>
      <w:divBdr>
        <w:top w:val="none" w:sz="0" w:space="0" w:color="auto"/>
        <w:left w:val="none" w:sz="0" w:space="0" w:color="auto"/>
        <w:bottom w:val="none" w:sz="0" w:space="0" w:color="auto"/>
        <w:right w:val="none" w:sz="0" w:space="0" w:color="auto"/>
      </w:divBdr>
    </w:div>
    <w:div w:id="624193472">
      <w:marLeft w:val="480"/>
      <w:marRight w:val="0"/>
      <w:marTop w:val="0"/>
      <w:marBottom w:val="0"/>
      <w:divBdr>
        <w:top w:val="none" w:sz="0" w:space="0" w:color="auto"/>
        <w:left w:val="none" w:sz="0" w:space="0" w:color="auto"/>
        <w:bottom w:val="none" w:sz="0" w:space="0" w:color="auto"/>
        <w:right w:val="none" w:sz="0" w:space="0" w:color="auto"/>
      </w:divBdr>
    </w:div>
    <w:div w:id="624432759">
      <w:bodyDiv w:val="1"/>
      <w:marLeft w:val="0"/>
      <w:marRight w:val="0"/>
      <w:marTop w:val="0"/>
      <w:marBottom w:val="0"/>
      <w:divBdr>
        <w:top w:val="none" w:sz="0" w:space="0" w:color="auto"/>
        <w:left w:val="none" w:sz="0" w:space="0" w:color="auto"/>
        <w:bottom w:val="none" w:sz="0" w:space="0" w:color="auto"/>
        <w:right w:val="none" w:sz="0" w:space="0" w:color="auto"/>
      </w:divBdr>
    </w:div>
    <w:div w:id="625164702">
      <w:bodyDiv w:val="1"/>
      <w:marLeft w:val="0"/>
      <w:marRight w:val="0"/>
      <w:marTop w:val="0"/>
      <w:marBottom w:val="0"/>
      <w:divBdr>
        <w:top w:val="none" w:sz="0" w:space="0" w:color="auto"/>
        <w:left w:val="none" w:sz="0" w:space="0" w:color="auto"/>
        <w:bottom w:val="none" w:sz="0" w:space="0" w:color="auto"/>
        <w:right w:val="none" w:sz="0" w:space="0" w:color="auto"/>
      </w:divBdr>
    </w:div>
    <w:div w:id="626858855">
      <w:bodyDiv w:val="1"/>
      <w:marLeft w:val="0"/>
      <w:marRight w:val="0"/>
      <w:marTop w:val="0"/>
      <w:marBottom w:val="0"/>
      <w:divBdr>
        <w:top w:val="none" w:sz="0" w:space="0" w:color="auto"/>
        <w:left w:val="none" w:sz="0" w:space="0" w:color="auto"/>
        <w:bottom w:val="none" w:sz="0" w:space="0" w:color="auto"/>
        <w:right w:val="none" w:sz="0" w:space="0" w:color="auto"/>
      </w:divBdr>
    </w:div>
    <w:div w:id="627011549">
      <w:bodyDiv w:val="1"/>
      <w:marLeft w:val="0"/>
      <w:marRight w:val="0"/>
      <w:marTop w:val="0"/>
      <w:marBottom w:val="0"/>
      <w:divBdr>
        <w:top w:val="none" w:sz="0" w:space="0" w:color="auto"/>
        <w:left w:val="none" w:sz="0" w:space="0" w:color="auto"/>
        <w:bottom w:val="none" w:sz="0" w:space="0" w:color="auto"/>
        <w:right w:val="none" w:sz="0" w:space="0" w:color="auto"/>
      </w:divBdr>
    </w:div>
    <w:div w:id="628123136">
      <w:bodyDiv w:val="1"/>
      <w:marLeft w:val="0"/>
      <w:marRight w:val="0"/>
      <w:marTop w:val="0"/>
      <w:marBottom w:val="0"/>
      <w:divBdr>
        <w:top w:val="none" w:sz="0" w:space="0" w:color="auto"/>
        <w:left w:val="none" w:sz="0" w:space="0" w:color="auto"/>
        <w:bottom w:val="none" w:sz="0" w:space="0" w:color="auto"/>
        <w:right w:val="none" w:sz="0" w:space="0" w:color="auto"/>
      </w:divBdr>
    </w:div>
    <w:div w:id="628587932">
      <w:bodyDiv w:val="1"/>
      <w:marLeft w:val="0"/>
      <w:marRight w:val="0"/>
      <w:marTop w:val="0"/>
      <w:marBottom w:val="0"/>
      <w:divBdr>
        <w:top w:val="none" w:sz="0" w:space="0" w:color="auto"/>
        <w:left w:val="none" w:sz="0" w:space="0" w:color="auto"/>
        <w:bottom w:val="none" w:sz="0" w:space="0" w:color="auto"/>
        <w:right w:val="none" w:sz="0" w:space="0" w:color="auto"/>
      </w:divBdr>
    </w:div>
    <w:div w:id="629285706">
      <w:bodyDiv w:val="1"/>
      <w:marLeft w:val="0"/>
      <w:marRight w:val="0"/>
      <w:marTop w:val="0"/>
      <w:marBottom w:val="0"/>
      <w:divBdr>
        <w:top w:val="none" w:sz="0" w:space="0" w:color="auto"/>
        <w:left w:val="none" w:sz="0" w:space="0" w:color="auto"/>
        <w:bottom w:val="none" w:sz="0" w:space="0" w:color="auto"/>
        <w:right w:val="none" w:sz="0" w:space="0" w:color="auto"/>
      </w:divBdr>
    </w:div>
    <w:div w:id="630600069">
      <w:bodyDiv w:val="1"/>
      <w:marLeft w:val="0"/>
      <w:marRight w:val="0"/>
      <w:marTop w:val="0"/>
      <w:marBottom w:val="0"/>
      <w:divBdr>
        <w:top w:val="none" w:sz="0" w:space="0" w:color="auto"/>
        <w:left w:val="none" w:sz="0" w:space="0" w:color="auto"/>
        <w:bottom w:val="none" w:sz="0" w:space="0" w:color="auto"/>
        <w:right w:val="none" w:sz="0" w:space="0" w:color="auto"/>
      </w:divBdr>
    </w:div>
    <w:div w:id="630936355">
      <w:bodyDiv w:val="1"/>
      <w:marLeft w:val="0"/>
      <w:marRight w:val="0"/>
      <w:marTop w:val="0"/>
      <w:marBottom w:val="0"/>
      <w:divBdr>
        <w:top w:val="none" w:sz="0" w:space="0" w:color="auto"/>
        <w:left w:val="none" w:sz="0" w:space="0" w:color="auto"/>
        <w:bottom w:val="none" w:sz="0" w:space="0" w:color="auto"/>
        <w:right w:val="none" w:sz="0" w:space="0" w:color="auto"/>
      </w:divBdr>
    </w:div>
    <w:div w:id="631524862">
      <w:bodyDiv w:val="1"/>
      <w:marLeft w:val="0"/>
      <w:marRight w:val="0"/>
      <w:marTop w:val="0"/>
      <w:marBottom w:val="0"/>
      <w:divBdr>
        <w:top w:val="none" w:sz="0" w:space="0" w:color="auto"/>
        <w:left w:val="none" w:sz="0" w:space="0" w:color="auto"/>
        <w:bottom w:val="none" w:sz="0" w:space="0" w:color="auto"/>
        <w:right w:val="none" w:sz="0" w:space="0" w:color="auto"/>
      </w:divBdr>
    </w:div>
    <w:div w:id="631710462">
      <w:bodyDiv w:val="1"/>
      <w:marLeft w:val="0"/>
      <w:marRight w:val="0"/>
      <w:marTop w:val="0"/>
      <w:marBottom w:val="0"/>
      <w:divBdr>
        <w:top w:val="none" w:sz="0" w:space="0" w:color="auto"/>
        <w:left w:val="none" w:sz="0" w:space="0" w:color="auto"/>
        <w:bottom w:val="none" w:sz="0" w:space="0" w:color="auto"/>
        <w:right w:val="none" w:sz="0" w:space="0" w:color="auto"/>
      </w:divBdr>
    </w:div>
    <w:div w:id="632516697">
      <w:bodyDiv w:val="1"/>
      <w:marLeft w:val="0"/>
      <w:marRight w:val="0"/>
      <w:marTop w:val="0"/>
      <w:marBottom w:val="0"/>
      <w:divBdr>
        <w:top w:val="none" w:sz="0" w:space="0" w:color="auto"/>
        <w:left w:val="none" w:sz="0" w:space="0" w:color="auto"/>
        <w:bottom w:val="none" w:sz="0" w:space="0" w:color="auto"/>
        <w:right w:val="none" w:sz="0" w:space="0" w:color="auto"/>
      </w:divBdr>
    </w:div>
    <w:div w:id="633371222">
      <w:bodyDiv w:val="1"/>
      <w:marLeft w:val="0"/>
      <w:marRight w:val="0"/>
      <w:marTop w:val="0"/>
      <w:marBottom w:val="0"/>
      <w:divBdr>
        <w:top w:val="none" w:sz="0" w:space="0" w:color="auto"/>
        <w:left w:val="none" w:sz="0" w:space="0" w:color="auto"/>
        <w:bottom w:val="none" w:sz="0" w:space="0" w:color="auto"/>
        <w:right w:val="none" w:sz="0" w:space="0" w:color="auto"/>
      </w:divBdr>
    </w:div>
    <w:div w:id="633406341">
      <w:bodyDiv w:val="1"/>
      <w:marLeft w:val="0"/>
      <w:marRight w:val="0"/>
      <w:marTop w:val="0"/>
      <w:marBottom w:val="0"/>
      <w:divBdr>
        <w:top w:val="none" w:sz="0" w:space="0" w:color="auto"/>
        <w:left w:val="none" w:sz="0" w:space="0" w:color="auto"/>
        <w:bottom w:val="none" w:sz="0" w:space="0" w:color="auto"/>
        <w:right w:val="none" w:sz="0" w:space="0" w:color="auto"/>
      </w:divBdr>
    </w:div>
    <w:div w:id="634601882">
      <w:bodyDiv w:val="1"/>
      <w:marLeft w:val="0"/>
      <w:marRight w:val="0"/>
      <w:marTop w:val="0"/>
      <w:marBottom w:val="0"/>
      <w:divBdr>
        <w:top w:val="none" w:sz="0" w:space="0" w:color="auto"/>
        <w:left w:val="none" w:sz="0" w:space="0" w:color="auto"/>
        <w:bottom w:val="none" w:sz="0" w:space="0" w:color="auto"/>
        <w:right w:val="none" w:sz="0" w:space="0" w:color="auto"/>
      </w:divBdr>
    </w:div>
    <w:div w:id="635526381">
      <w:bodyDiv w:val="1"/>
      <w:marLeft w:val="0"/>
      <w:marRight w:val="0"/>
      <w:marTop w:val="0"/>
      <w:marBottom w:val="0"/>
      <w:divBdr>
        <w:top w:val="none" w:sz="0" w:space="0" w:color="auto"/>
        <w:left w:val="none" w:sz="0" w:space="0" w:color="auto"/>
        <w:bottom w:val="none" w:sz="0" w:space="0" w:color="auto"/>
        <w:right w:val="none" w:sz="0" w:space="0" w:color="auto"/>
      </w:divBdr>
    </w:div>
    <w:div w:id="635837311">
      <w:bodyDiv w:val="1"/>
      <w:marLeft w:val="0"/>
      <w:marRight w:val="0"/>
      <w:marTop w:val="0"/>
      <w:marBottom w:val="0"/>
      <w:divBdr>
        <w:top w:val="none" w:sz="0" w:space="0" w:color="auto"/>
        <w:left w:val="none" w:sz="0" w:space="0" w:color="auto"/>
        <w:bottom w:val="none" w:sz="0" w:space="0" w:color="auto"/>
        <w:right w:val="none" w:sz="0" w:space="0" w:color="auto"/>
      </w:divBdr>
    </w:div>
    <w:div w:id="636447838">
      <w:bodyDiv w:val="1"/>
      <w:marLeft w:val="0"/>
      <w:marRight w:val="0"/>
      <w:marTop w:val="0"/>
      <w:marBottom w:val="0"/>
      <w:divBdr>
        <w:top w:val="none" w:sz="0" w:space="0" w:color="auto"/>
        <w:left w:val="none" w:sz="0" w:space="0" w:color="auto"/>
        <w:bottom w:val="none" w:sz="0" w:space="0" w:color="auto"/>
        <w:right w:val="none" w:sz="0" w:space="0" w:color="auto"/>
      </w:divBdr>
    </w:div>
    <w:div w:id="637342955">
      <w:bodyDiv w:val="1"/>
      <w:marLeft w:val="0"/>
      <w:marRight w:val="0"/>
      <w:marTop w:val="0"/>
      <w:marBottom w:val="0"/>
      <w:divBdr>
        <w:top w:val="none" w:sz="0" w:space="0" w:color="auto"/>
        <w:left w:val="none" w:sz="0" w:space="0" w:color="auto"/>
        <w:bottom w:val="none" w:sz="0" w:space="0" w:color="auto"/>
        <w:right w:val="none" w:sz="0" w:space="0" w:color="auto"/>
      </w:divBdr>
    </w:div>
    <w:div w:id="638262014">
      <w:marLeft w:val="480"/>
      <w:marRight w:val="0"/>
      <w:marTop w:val="0"/>
      <w:marBottom w:val="0"/>
      <w:divBdr>
        <w:top w:val="none" w:sz="0" w:space="0" w:color="auto"/>
        <w:left w:val="none" w:sz="0" w:space="0" w:color="auto"/>
        <w:bottom w:val="none" w:sz="0" w:space="0" w:color="auto"/>
        <w:right w:val="none" w:sz="0" w:space="0" w:color="auto"/>
      </w:divBdr>
    </w:div>
    <w:div w:id="639307202">
      <w:bodyDiv w:val="1"/>
      <w:marLeft w:val="0"/>
      <w:marRight w:val="0"/>
      <w:marTop w:val="0"/>
      <w:marBottom w:val="0"/>
      <w:divBdr>
        <w:top w:val="none" w:sz="0" w:space="0" w:color="auto"/>
        <w:left w:val="none" w:sz="0" w:space="0" w:color="auto"/>
        <w:bottom w:val="none" w:sz="0" w:space="0" w:color="auto"/>
        <w:right w:val="none" w:sz="0" w:space="0" w:color="auto"/>
      </w:divBdr>
    </w:div>
    <w:div w:id="641230401">
      <w:bodyDiv w:val="1"/>
      <w:marLeft w:val="0"/>
      <w:marRight w:val="0"/>
      <w:marTop w:val="0"/>
      <w:marBottom w:val="0"/>
      <w:divBdr>
        <w:top w:val="none" w:sz="0" w:space="0" w:color="auto"/>
        <w:left w:val="none" w:sz="0" w:space="0" w:color="auto"/>
        <w:bottom w:val="none" w:sz="0" w:space="0" w:color="auto"/>
        <w:right w:val="none" w:sz="0" w:space="0" w:color="auto"/>
      </w:divBdr>
    </w:div>
    <w:div w:id="643003121">
      <w:bodyDiv w:val="1"/>
      <w:marLeft w:val="0"/>
      <w:marRight w:val="0"/>
      <w:marTop w:val="0"/>
      <w:marBottom w:val="0"/>
      <w:divBdr>
        <w:top w:val="none" w:sz="0" w:space="0" w:color="auto"/>
        <w:left w:val="none" w:sz="0" w:space="0" w:color="auto"/>
        <w:bottom w:val="none" w:sz="0" w:space="0" w:color="auto"/>
        <w:right w:val="none" w:sz="0" w:space="0" w:color="auto"/>
      </w:divBdr>
    </w:div>
    <w:div w:id="643392131">
      <w:bodyDiv w:val="1"/>
      <w:marLeft w:val="0"/>
      <w:marRight w:val="0"/>
      <w:marTop w:val="0"/>
      <w:marBottom w:val="0"/>
      <w:divBdr>
        <w:top w:val="none" w:sz="0" w:space="0" w:color="auto"/>
        <w:left w:val="none" w:sz="0" w:space="0" w:color="auto"/>
        <w:bottom w:val="none" w:sz="0" w:space="0" w:color="auto"/>
        <w:right w:val="none" w:sz="0" w:space="0" w:color="auto"/>
      </w:divBdr>
    </w:div>
    <w:div w:id="643702613">
      <w:bodyDiv w:val="1"/>
      <w:marLeft w:val="0"/>
      <w:marRight w:val="0"/>
      <w:marTop w:val="0"/>
      <w:marBottom w:val="0"/>
      <w:divBdr>
        <w:top w:val="none" w:sz="0" w:space="0" w:color="auto"/>
        <w:left w:val="none" w:sz="0" w:space="0" w:color="auto"/>
        <w:bottom w:val="none" w:sz="0" w:space="0" w:color="auto"/>
        <w:right w:val="none" w:sz="0" w:space="0" w:color="auto"/>
      </w:divBdr>
    </w:div>
    <w:div w:id="644504882">
      <w:bodyDiv w:val="1"/>
      <w:marLeft w:val="0"/>
      <w:marRight w:val="0"/>
      <w:marTop w:val="0"/>
      <w:marBottom w:val="0"/>
      <w:divBdr>
        <w:top w:val="none" w:sz="0" w:space="0" w:color="auto"/>
        <w:left w:val="none" w:sz="0" w:space="0" w:color="auto"/>
        <w:bottom w:val="none" w:sz="0" w:space="0" w:color="auto"/>
        <w:right w:val="none" w:sz="0" w:space="0" w:color="auto"/>
      </w:divBdr>
    </w:div>
    <w:div w:id="644508961">
      <w:bodyDiv w:val="1"/>
      <w:marLeft w:val="0"/>
      <w:marRight w:val="0"/>
      <w:marTop w:val="0"/>
      <w:marBottom w:val="0"/>
      <w:divBdr>
        <w:top w:val="none" w:sz="0" w:space="0" w:color="auto"/>
        <w:left w:val="none" w:sz="0" w:space="0" w:color="auto"/>
        <w:bottom w:val="none" w:sz="0" w:space="0" w:color="auto"/>
        <w:right w:val="none" w:sz="0" w:space="0" w:color="auto"/>
      </w:divBdr>
    </w:div>
    <w:div w:id="644700598">
      <w:bodyDiv w:val="1"/>
      <w:marLeft w:val="0"/>
      <w:marRight w:val="0"/>
      <w:marTop w:val="0"/>
      <w:marBottom w:val="0"/>
      <w:divBdr>
        <w:top w:val="none" w:sz="0" w:space="0" w:color="auto"/>
        <w:left w:val="none" w:sz="0" w:space="0" w:color="auto"/>
        <w:bottom w:val="none" w:sz="0" w:space="0" w:color="auto"/>
        <w:right w:val="none" w:sz="0" w:space="0" w:color="auto"/>
      </w:divBdr>
    </w:div>
    <w:div w:id="644898981">
      <w:bodyDiv w:val="1"/>
      <w:marLeft w:val="0"/>
      <w:marRight w:val="0"/>
      <w:marTop w:val="0"/>
      <w:marBottom w:val="0"/>
      <w:divBdr>
        <w:top w:val="none" w:sz="0" w:space="0" w:color="auto"/>
        <w:left w:val="none" w:sz="0" w:space="0" w:color="auto"/>
        <w:bottom w:val="none" w:sz="0" w:space="0" w:color="auto"/>
        <w:right w:val="none" w:sz="0" w:space="0" w:color="auto"/>
      </w:divBdr>
    </w:div>
    <w:div w:id="645404233">
      <w:bodyDiv w:val="1"/>
      <w:marLeft w:val="0"/>
      <w:marRight w:val="0"/>
      <w:marTop w:val="0"/>
      <w:marBottom w:val="0"/>
      <w:divBdr>
        <w:top w:val="none" w:sz="0" w:space="0" w:color="auto"/>
        <w:left w:val="none" w:sz="0" w:space="0" w:color="auto"/>
        <w:bottom w:val="none" w:sz="0" w:space="0" w:color="auto"/>
        <w:right w:val="none" w:sz="0" w:space="0" w:color="auto"/>
      </w:divBdr>
    </w:div>
    <w:div w:id="645474255">
      <w:bodyDiv w:val="1"/>
      <w:marLeft w:val="0"/>
      <w:marRight w:val="0"/>
      <w:marTop w:val="0"/>
      <w:marBottom w:val="0"/>
      <w:divBdr>
        <w:top w:val="none" w:sz="0" w:space="0" w:color="auto"/>
        <w:left w:val="none" w:sz="0" w:space="0" w:color="auto"/>
        <w:bottom w:val="none" w:sz="0" w:space="0" w:color="auto"/>
        <w:right w:val="none" w:sz="0" w:space="0" w:color="auto"/>
      </w:divBdr>
    </w:div>
    <w:div w:id="645548134">
      <w:marLeft w:val="0"/>
      <w:marRight w:val="0"/>
      <w:marTop w:val="0"/>
      <w:marBottom w:val="0"/>
      <w:divBdr>
        <w:top w:val="none" w:sz="0" w:space="0" w:color="auto"/>
        <w:left w:val="none" w:sz="0" w:space="0" w:color="auto"/>
        <w:bottom w:val="none" w:sz="0" w:space="0" w:color="auto"/>
        <w:right w:val="none" w:sz="0" w:space="0" w:color="auto"/>
      </w:divBdr>
    </w:div>
    <w:div w:id="645858067">
      <w:bodyDiv w:val="1"/>
      <w:marLeft w:val="0"/>
      <w:marRight w:val="0"/>
      <w:marTop w:val="0"/>
      <w:marBottom w:val="0"/>
      <w:divBdr>
        <w:top w:val="none" w:sz="0" w:space="0" w:color="auto"/>
        <w:left w:val="none" w:sz="0" w:space="0" w:color="auto"/>
        <w:bottom w:val="none" w:sz="0" w:space="0" w:color="auto"/>
        <w:right w:val="none" w:sz="0" w:space="0" w:color="auto"/>
      </w:divBdr>
    </w:div>
    <w:div w:id="646400216">
      <w:bodyDiv w:val="1"/>
      <w:marLeft w:val="0"/>
      <w:marRight w:val="0"/>
      <w:marTop w:val="0"/>
      <w:marBottom w:val="0"/>
      <w:divBdr>
        <w:top w:val="none" w:sz="0" w:space="0" w:color="auto"/>
        <w:left w:val="none" w:sz="0" w:space="0" w:color="auto"/>
        <w:bottom w:val="none" w:sz="0" w:space="0" w:color="auto"/>
        <w:right w:val="none" w:sz="0" w:space="0" w:color="auto"/>
      </w:divBdr>
    </w:div>
    <w:div w:id="647444002">
      <w:bodyDiv w:val="1"/>
      <w:marLeft w:val="0"/>
      <w:marRight w:val="0"/>
      <w:marTop w:val="0"/>
      <w:marBottom w:val="0"/>
      <w:divBdr>
        <w:top w:val="none" w:sz="0" w:space="0" w:color="auto"/>
        <w:left w:val="none" w:sz="0" w:space="0" w:color="auto"/>
        <w:bottom w:val="none" w:sz="0" w:space="0" w:color="auto"/>
        <w:right w:val="none" w:sz="0" w:space="0" w:color="auto"/>
      </w:divBdr>
    </w:div>
    <w:div w:id="648437984">
      <w:marLeft w:val="480"/>
      <w:marRight w:val="0"/>
      <w:marTop w:val="0"/>
      <w:marBottom w:val="0"/>
      <w:divBdr>
        <w:top w:val="none" w:sz="0" w:space="0" w:color="auto"/>
        <w:left w:val="none" w:sz="0" w:space="0" w:color="auto"/>
        <w:bottom w:val="none" w:sz="0" w:space="0" w:color="auto"/>
        <w:right w:val="none" w:sz="0" w:space="0" w:color="auto"/>
      </w:divBdr>
    </w:div>
    <w:div w:id="649332371">
      <w:bodyDiv w:val="1"/>
      <w:marLeft w:val="0"/>
      <w:marRight w:val="0"/>
      <w:marTop w:val="0"/>
      <w:marBottom w:val="0"/>
      <w:divBdr>
        <w:top w:val="none" w:sz="0" w:space="0" w:color="auto"/>
        <w:left w:val="none" w:sz="0" w:space="0" w:color="auto"/>
        <w:bottom w:val="none" w:sz="0" w:space="0" w:color="auto"/>
        <w:right w:val="none" w:sz="0" w:space="0" w:color="auto"/>
      </w:divBdr>
    </w:div>
    <w:div w:id="650864891">
      <w:bodyDiv w:val="1"/>
      <w:marLeft w:val="0"/>
      <w:marRight w:val="0"/>
      <w:marTop w:val="0"/>
      <w:marBottom w:val="0"/>
      <w:divBdr>
        <w:top w:val="none" w:sz="0" w:space="0" w:color="auto"/>
        <w:left w:val="none" w:sz="0" w:space="0" w:color="auto"/>
        <w:bottom w:val="none" w:sz="0" w:space="0" w:color="auto"/>
        <w:right w:val="none" w:sz="0" w:space="0" w:color="auto"/>
      </w:divBdr>
    </w:div>
    <w:div w:id="650984744">
      <w:bodyDiv w:val="1"/>
      <w:marLeft w:val="0"/>
      <w:marRight w:val="0"/>
      <w:marTop w:val="0"/>
      <w:marBottom w:val="0"/>
      <w:divBdr>
        <w:top w:val="none" w:sz="0" w:space="0" w:color="auto"/>
        <w:left w:val="none" w:sz="0" w:space="0" w:color="auto"/>
        <w:bottom w:val="none" w:sz="0" w:space="0" w:color="auto"/>
        <w:right w:val="none" w:sz="0" w:space="0" w:color="auto"/>
      </w:divBdr>
    </w:div>
    <w:div w:id="651058766">
      <w:bodyDiv w:val="1"/>
      <w:marLeft w:val="0"/>
      <w:marRight w:val="0"/>
      <w:marTop w:val="0"/>
      <w:marBottom w:val="0"/>
      <w:divBdr>
        <w:top w:val="none" w:sz="0" w:space="0" w:color="auto"/>
        <w:left w:val="none" w:sz="0" w:space="0" w:color="auto"/>
        <w:bottom w:val="none" w:sz="0" w:space="0" w:color="auto"/>
        <w:right w:val="none" w:sz="0" w:space="0" w:color="auto"/>
      </w:divBdr>
    </w:div>
    <w:div w:id="651906708">
      <w:bodyDiv w:val="1"/>
      <w:marLeft w:val="0"/>
      <w:marRight w:val="0"/>
      <w:marTop w:val="0"/>
      <w:marBottom w:val="0"/>
      <w:divBdr>
        <w:top w:val="none" w:sz="0" w:space="0" w:color="auto"/>
        <w:left w:val="none" w:sz="0" w:space="0" w:color="auto"/>
        <w:bottom w:val="none" w:sz="0" w:space="0" w:color="auto"/>
        <w:right w:val="none" w:sz="0" w:space="0" w:color="auto"/>
      </w:divBdr>
    </w:div>
    <w:div w:id="653333137">
      <w:bodyDiv w:val="1"/>
      <w:marLeft w:val="0"/>
      <w:marRight w:val="0"/>
      <w:marTop w:val="0"/>
      <w:marBottom w:val="0"/>
      <w:divBdr>
        <w:top w:val="none" w:sz="0" w:space="0" w:color="auto"/>
        <w:left w:val="none" w:sz="0" w:space="0" w:color="auto"/>
        <w:bottom w:val="none" w:sz="0" w:space="0" w:color="auto"/>
        <w:right w:val="none" w:sz="0" w:space="0" w:color="auto"/>
      </w:divBdr>
    </w:div>
    <w:div w:id="653337006">
      <w:bodyDiv w:val="1"/>
      <w:marLeft w:val="0"/>
      <w:marRight w:val="0"/>
      <w:marTop w:val="0"/>
      <w:marBottom w:val="0"/>
      <w:divBdr>
        <w:top w:val="none" w:sz="0" w:space="0" w:color="auto"/>
        <w:left w:val="none" w:sz="0" w:space="0" w:color="auto"/>
        <w:bottom w:val="none" w:sz="0" w:space="0" w:color="auto"/>
        <w:right w:val="none" w:sz="0" w:space="0" w:color="auto"/>
      </w:divBdr>
    </w:div>
    <w:div w:id="654185979">
      <w:bodyDiv w:val="1"/>
      <w:marLeft w:val="0"/>
      <w:marRight w:val="0"/>
      <w:marTop w:val="0"/>
      <w:marBottom w:val="0"/>
      <w:divBdr>
        <w:top w:val="none" w:sz="0" w:space="0" w:color="auto"/>
        <w:left w:val="none" w:sz="0" w:space="0" w:color="auto"/>
        <w:bottom w:val="none" w:sz="0" w:space="0" w:color="auto"/>
        <w:right w:val="none" w:sz="0" w:space="0" w:color="auto"/>
      </w:divBdr>
    </w:div>
    <w:div w:id="654186107">
      <w:bodyDiv w:val="1"/>
      <w:marLeft w:val="0"/>
      <w:marRight w:val="0"/>
      <w:marTop w:val="0"/>
      <w:marBottom w:val="0"/>
      <w:divBdr>
        <w:top w:val="none" w:sz="0" w:space="0" w:color="auto"/>
        <w:left w:val="none" w:sz="0" w:space="0" w:color="auto"/>
        <w:bottom w:val="none" w:sz="0" w:space="0" w:color="auto"/>
        <w:right w:val="none" w:sz="0" w:space="0" w:color="auto"/>
      </w:divBdr>
    </w:div>
    <w:div w:id="655652516">
      <w:bodyDiv w:val="1"/>
      <w:marLeft w:val="0"/>
      <w:marRight w:val="0"/>
      <w:marTop w:val="0"/>
      <w:marBottom w:val="0"/>
      <w:divBdr>
        <w:top w:val="none" w:sz="0" w:space="0" w:color="auto"/>
        <w:left w:val="none" w:sz="0" w:space="0" w:color="auto"/>
        <w:bottom w:val="none" w:sz="0" w:space="0" w:color="auto"/>
        <w:right w:val="none" w:sz="0" w:space="0" w:color="auto"/>
      </w:divBdr>
    </w:div>
    <w:div w:id="655769627">
      <w:bodyDiv w:val="1"/>
      <w:marLeft w:val="0"/>
      <w:marRight w:val="0"/>
      <w:marTop w:val="0"/>
      <w:marBottom w:val="0"/>
      <w:divBdr>
        <w:top w:val="none" w:sz="0" w:space="0" w:color="auto"/>
        <w:left w:val="none" w:sz="0" w:space="0" w:color="auto"/>
        <w:bottom w:val="none" w:sz="0" w:space="0" w:color="auto"/>
        <w:right w:val="none" w:sz="0" w:space="0" w:color="auto"/>
      </w:divBdr>
    </w:div>
    <w:div w:id="656541478">
      <w:bodyDiv w:val="1"/>
      <w:marLeft w:val="0"/>
      <w:marRight w:val="0"/>
      <w:marTop w:val="0"/>
      <w:marBottom w:val="0"/>
      <w:divBdr>
        <w:top w:val="none" w:sz="0" w:space="0" w:color="auto"/>
        <w:left w:val="none" w:sz="0" w:space="0" w:color="auto"/>
        <w:bottom w:val="none" w:sz="0" w:space="0" w:color="auto"/>
        <w:right w:val="none" w:sz="0" w:space="0" w:color="auto"/>
      </w:divBdr>
    </w:div>
    <w:div w:id="656768236">
      <w:bodyDiv w:val="1"/>
      <w:marLeft w:val="0"/>
      <w:marRight w:val="0"/>
      <w:marTop w:val="0"/>
      <w:marBottom w:val="0"/>
      <w:divBdr>
        <w:top w:val="none" w:sz="0" w:space="0" w:color="auto"/>
        <w:left w:val="none" w:sz="0" w:space="0" w:color="auto"/>
        <w:bottom w:val="none" w:sz="0" w:space="0" w:color="auto"/>
        <w:right w:val="none" w:sz="0" w:space="0" w:color="auto"/>
      </w:divBdr>
    </w:div>
    <w:div w:id="657417521">
      <w:bodyDiv w:val="1"/>
      <w:marLeft w:val="0"/>
      <w:marRight w:val="0"/>
      <w:marTop w:val="0"/>
      <w:marBottom w:val="0"/>
      <w:divBdr>
        <w:top w:val="none" w:sz="0" w:space="0" w:color="auto"/>
        <w:left w:val="none" w:sz="0" w:space="0" w:color="auto"/>
        <w:bottom w:val="none" w:sz="0" w:space="0" w:color="auto"/>
        <w:right w:val="none" w:sz="0" w:space="0" w:color="auto"/>
      </w:divBdr>
    </w:div>
    <w:div w:id="658577846">
      <w:bodyDiv w:val="1"/>
      <w:marLeft w:val="0"/>
      <w:marRight w:val="0"/>
      <w:marTop w:val="0"/>
      <w:marBottom w:val="0"/>
      <w:divBdr>
        <w:top w:val="none" w:sz="0" w:space="0" w:color="auto"/>
        <w:left w:val="none" w:sz="0" w:space="0" w:color="auto"/>
        <w:bottom w:val="none" w:sz="0" w:space="0" w:color="auto"/>
        <w:right w:val="none" w:sz="0" w:space="0" w:color="auto"/>
      </w:divBdr>
    </w:div>
    <w:div w:id="659502201">
      <w:bodyDiv w:val="1"/>
      <w:marLeft w:val="0"/>
      <w:marRight w:val="0"/>
      <w:marTop w:val="0"/>
      <w:marBottom w:val="0"/>
      <w:divBdr>
        <w:top w:val="none" w:sz="0" w:space="0" w:color="auto"/>
        <w:left w:val="none" w:sz="0" w:space="0" w:color="auto"/>
        <w:bottom w:val="none" w:sz="0" w:space="0" w:color="auto"/>
        <w:right w:val="none" w:sz="0" w:space="0" w:color="auto"/>
      </w:divBdr>
    </w:div>
    <w:div w:id="660741566">
      <w:bodyDiv w:val="1"/>
      <w:marLeft w:val="0"/>
      <w:marRight w:val="0"/>
      <w:marTop w:val="0"/>
      <w:marBottom w:val="0"/>
      <w:divBdr>
        <w:top w:val="none" w:sz="0" w:space="0" w:color="auto"/>
        <w:left w:val="none" w:sz="0" w:space="0" w:color="auto"/>
        <w:bottom w:val="none" w:sz="0" w:space="0" w:color="auto"/>
        <w:right w:val="none" w:sz="0" w:space="0" w:color="auto"/>
      </w:divBdr>
    </w:div>
    <w:div w:id="661204183">
      <w:marLeft w:val="480"/>
      <w:marRight w:val="0"/>
      <w:marTop w:val="0"/>
      <w:marBottom w:val="0"/>
      <w:divBdr>
        <w:top w:val="none" w:sz="0" w:space="0" w:color="auto"/>
        <w:left w:val="none" w:sz="0" w:space="0" w:color="auto"/>
        <w:bottom w:val="none" w:sz="0" w:space="0" w:color="auto"/>
        <w:right w:val="none" w:sz="0" w:space="0" w:color="auto"/>
      </w:divBdr>
    </w:div>
    <w:div w:id="661274492">
      <w:bodyDiv w:val="1"/>
      <w:marLeft w:val="0"/>
      <w:marRight w:val="0"/>
      <w:marTop w:val="0"/>
      <w:marBottom w:val="0"/>
      <w:divBdr>
        <w:top w:val="none" w:sz="0" w:space="0" w:color="auto"/>
        <w:left w:val="none" w:sz="0" w:space="0" w:color="auto"/>
        <w:bottom w:val="none" w:sz="0" w:space="0" w:color="auto"/>
        <w:right w:val="none" w:sz="0" w:space="0" w:color="auto"/>
      </w:divBdr>
    </w:div>
    <w:div w:id="661854889">
      <w:bodyDiv w:val="1"/>
      <w:marLeft w:val="0"/>
      <w:marRight w:val="0"/>
      <w:marTop w:val="0"/>
      <w:marBottom w:val="0"/>
      <w:divBdr>
        <w:top w:val="none" w:sz="0" w:space="0" w:color="auto"/>
        <w:left w:val="none" w:sz="0" w:space="0" w:color="auto"/>
        <w:bottom w:val="none" w:sz="0" w:space="0" w:color="auto"/>
        <w:right w:val="none" w:sz="0" w:space="0" w:color="auto"/>
      </w:divBdr>
    </w:div>
    <w:div w:id="663320972">
      <w:bodyDiv w:val="1"/>
      <w:marLeft w:val="0"/>
      <w:marRight w:val="0"/>
      <w:marTop w:val="0"/>
      <w:marBottom w:val="0"/>
      <w:divBdr>
        <w:top w:val="none" w:sz="0" w:space="0" w:color="auto"/>
        <w:left w:val="none" w:sz="0" w:space="0" w:color="auto"/>
        <w:bottom w:val="none" w:sz="0" w:space="0" w:color="auto"/>
        <w:right w:val="none" w:sz="0" w:space="0" w:color="auto"/>
      </w:divBdr>
    </w:div>
    <w:div w:id="665134972">
      <w:bodyDiv w:val="1"/>
      <w:marLeft w:val="0"/>
      <w:marRight w:val="0"/>
      <w:marTop w:val="0"/>
      <w:marBottom w:val="0"/>
      <w:divBdr>
        <w:top w:val="none" w:sz="0" w:space="0" w:color="auto"/>
        <w:left w:val="none" w:sz="0" w:space="0" w:color="auto"/>
        <w:bottom w:val="none" w:sz="0" w:space="0" w:color="auto"/>
        <w:right w:val="none" w:sz="0" w:space="0" w:color="auto"/>
      </w:divBdr>
    </w:div>
    <w:div w:id="666371071">
      <w:bodyDiv w:val="1"/>
      <w:marLeft w:val="0"/>
      <w:marRight w:val="0"/>
      <w:marTop w:val="0"/>
      <w:marBottom w:val="0"/>
      <w:divBdr>
        <w:top w:val="none" w:sz="0" w:space="0" w:color="auto"/>
        <w:left w:val="none" w:sz="0" w:space="0" w:color="auto"/>
        <w:bottom w:val="none" w:sz="0" w:space="0" w:color="auto"/>
        <w:right w:val="none" w:sz="0" w:space="0" w:color="auto"/>
      </w:divBdr>
    </w:div>
    <w:div w:id="666401726">
      <w:bodyDiv w:val="1"/>
      <w:marLeft w:val="0"/>
      <w:marRight w:val="0"/>
      <w:marTop w:val="0"/>
      <w:marBottom w:val="0"/>
      <w:divBdr>
        <w:top w:val="none" w:sz="0" w:space="0" w:color="auto"/>
        <w:left w:val="none" w:sz="0" w:space="0" w:color="auto"/>
        <w:bottom w:val="none" w:sz="0" w:space="0" w:color="auto"/>
        <w:right w:val="none" w:sz="0" w:space="0" w:color="auto"/>
      </w:divBdr>
    </w:div>
    <w:div w:id="667903003">
      <w:bodyDiv w:val="1"/>
      <w:marLeft w:val="0"/>
      <w:marRight w:val="0"/>
      <w:marTop w:val="0"/>
      <w:marBottom w:val="0"/>
      <w:divBdr>
        <w:top w:val="none" w:sz="0" w:space="0" w:color="auto"/>
        <w:left w:val="none" w:sz="0" w:space="0" w:color="auto"/>
        <w:bottom w:val="none" w:sz="0" w:space="0" w:color="auto"/>
        <w:right w:val="none" w:sz="0" w:space="0" w:color="auto"/>
      </w:divBdr>
    </w:div>
    <w:div w:id="668289483">
      <w:bodyDiv w:val="1"/>
      <w:marLeft w:val="0"/>
      <w:marRight w:val="0"/>
      <w:marTop w:val="0"/>
      <w:marBottom w:val="0"/>
      <w:divBdr>
        <w:top w:val="none" w:sz="0" w:space="0" w:color="auto"/>
        <w:left w:val="none" w:sz="0" w:space="0" w:color="auto"/>
        <w:bottom w:val="none" w:sz="0" w:space="0" w:color="auto"/>
        <w:right w:val="none" w:sz="0" w:space="0" w:color="auto"/>
      </w:divBdr>
    </w:div>
    <w:div w:id="668483417">
      <w:bodyDiv w:val="1"/>
      <w:marLeft w:val="0"/>
      <w:marRight w:val="0"/>
      <w:marTop w:val="0"/>
      <w:marBottom w:val="0"/>
      <w:divBdr>
        <w:top w:val="none" w:sz="0" w:space="0" w:color="auto"/>
        <w:left w:val="none" w:sz="0" w:space="0" w:color="auto"/>
        <w:bottom w:val="none" w:sz="0" w:space="0" w:color="auto"/>
        <w:right w:val="none" w:sz="0" w:space="0" w:color="auto"/>
      </w:divBdr>
    </w:div>
    <w:div w:id="669017301">
      <w:bodyDiv w:val="1"/>
      <w:marLeft w:val="0"/>
      <w:marRight w:val="0"/>
      <w:marTop w:val="0"/>
      <w:marBottom w:val="0"/>
      <w:divBdr>
        <w:top w:val="none" w:sz="0" w:space="0" w:color="auto"/>
        <w:left w:val="none" w:sz="0" w:space="0" w:color="auto"/>
        <w:bottom w:val="none" w:sz="0" w:space="0" w:color="auto"/>
        <w:right w:val="none" w:sz="0" w:space="0" w:color="auto"/>
      </w:divBdr>
    </w:div>
    <w:div w:id="669335423">
      <w:bodyDiv w:val="1"/>
      <w:marLeft w:val="0"/>
      <w:marRight w:val="0"/>
      <w:marTop w:val="0"/>
      <w:marBottom w:val="0"/>
      <w:divBdr>
        <w:top w:val="none" w:sz="0" w:space="0" w:color="auto"/>
        <w:left w:val="none" w:sz="0" w:space="0" w:color="auto"/>
        <w:bottom w:val="none" w:sz="0" w:space="0" w:color="auto"/>
        <w:right w:val="none" w:sz="0" w:space="0" w:color="auto"/>
      </w:divBdr>
    </w:div>
    <w:div w:id="669715971">
      <w:bodyDiv w:val="1"/>
      <w:marLeft w:val="0"/>
      <w:marRight w:val="0"/>
      <w:marTop w:val="0"/>
      <w:marBottom w:val="0"/>
      <w:divBdr>
        <w:top w:val="none" w:sz="0" w:space="0" w:color="auto"/>
        <w:left w:val="none" w:sz="0" w:space="0" w:color="auto"/>
        <w:bottom w:val="none" w:sz="0" w:space="0" w:color="auto"/>
        <w:right w:val="none" w:sz="0" w:space="0" w:color="auto"/>
      </w:divBdr>
    </w:div>
    <w:div w:id="671688830">
      <w:bodyDiv w:val="1"/>
      <w:marLeft w:val="0"/>
      <w:marRight w:val="0"/>
      <w:marTop w:val="0"/>
      <w:marBottom w:val="0"/>
      <w:divBdr>
        <w:top w:val="none" w:sz="0" w:space="0" w:color="auto"/>
        <w:left w:val="none" w:sz="0" w:space="0" w:color="auto"/>
        <w:bottom w:val="none" w:sz="0" w:space="0" w:color="auto"/>
        <w:right w:val="none" w:sz="0" w:space="0" w:color="auto"/>
      </w:divBdr>
    </w:div>
    <w:div w:id="673336878">
      <w:bodyDiv w:val="1"/>
      <w:marLeft w:val="0"/>
      <w:marRight w:val="0"/>
      <w:marTop w:val="0"/>
      <w:marBottom w:val="0"/>
      <w:divBdr>
        <w:top w:val="none" w:sz="0" w:space="0" w:color="auto"/>
        <w:left w:val="none" w:sz="0" w:space="0" w:color="auto"/>
        <w:bottom w:val="none" w:sz="0" w:space="0" w:color="auto"/>
        <w:right w:val="none" w:sz="0" w:space="0" w:color="auto"/>
      </w:divBdr>
    </w:div>
    <w:div w:id="673386874">
      <w:bodyDiv w:val="1"/>
      <w:marLeft w:val="0"/>
      <w:marRight w:val="0"/>
      <w:marTop w:val="0"/>
      <w:marBottom w:val="0"/>
      <w:divBdr>
        <w:top w:val="none" w:sz="0" w:space="0" w:color="auto"/>
        <w:left w:val="none" w:sz="0" w:space="0" w:color="auto"/>
        <w:bottom w:val="none" w:sz="0" w:space="0" w:color="auto"/>
        <w:right w:val="none" w:sz="0" w:space="0" w:color="auto"/>
      </w:divBdr>
    </w:div>
    <w:div w:id="673919188">
      <w:bodyDiv w:val="1"/>
      <w:marLeft w:val="0"/>
      <w:marRight w:val="0"/>
      <w:marTop w:val="0"/>
      <w:marBottom w:val="0"/>
      <w:divBdr>
        <w:top w:val="none" w:sz="0" w:space="0" w:color="auto"/>
        <w:left w:val="none" w:sz="0" w:space="0" w:color="auto"/>
        <w:bottom w:val="none" w:sz="0" w:space="0" w:color="auto"/>
        <w:right w:val="none" w:sz="0" w:space="0" w:color="auto"/>
      </w:divBdr>
    </w:div>
    <w:div w:id="674499690">
      <w:bodyDiv w:val="1"/>
      <w:marLeft w:val="0"/>
      <w:marRight w:val="0"/>
      <w:marTop w:val="0"/>
      <w:marBottom w:val="0"/>
      <w:divBdr>
        <w:top w:val="none" w:sz="0" w:space="0" w:color="auto"/>
        <w:left w:val="none" w:sz="0" w:space="0" w:color="auto"/>
        <w:bottom w:val="none" w:sz="0" w:space="0" w:color="auto"/>
        <w:right w:val="none" w:sz="0" w:space="0" w:color="auto"/>
      </w:divBdr>
    </w:div>
    <w:div w:id="674844841">
      <w:bodyDiv w:val="1"/>
      <w:marLeft w:val="0"/>
      <w:marRight w:val="0"/>
      <w:marTop w:val="0"/>
      <w:marBottom w:val="0"/>
      <w:divBdr>
        <w:top w:val="none" w:sz="0" w:space="0" w:color="auto"/>
        <w:left w:val="none" w:sz="0" w:space="0" w:color="auto"/>
        <w:bottom w:val="none" w:sz="0" w:space="0" w:color="auto"/>
        <w:right w:val="none" w:sz="0" w:space="0" w:color="auto"/>
      </w:divBdr>
    </w:div>
    <w:div w:id="674918471">
      <w:bodyDiv w:val="1"/>
      <w:marLeft w:val="0"/>
      <w:marRight w:val="0"/>
      <w:marTop w:val="0"/>
      <w:marBottom w:val="0"/>
      <w:divBdr>
        <w:top w:val="none" w:sz="0" w:space="0" w:color="auto"/>
        <w:left w:val="none" w:sz="0" w:space="0" w:color="auto"/>
        <w:bottom w:val="none" w:sz="0" w:space="0" w:color="auto"/>
        <w:right w:val="none" w:sz="0" w:space="0" w:color="auto"/>
      </w:divBdr>
    </w:div>
    <w:div w:id="675503458">
      <w:bodyDiv w:val="1"/>
      <w:marLeft w:val="0"/>
      <w:marRight w:val="0"/>
      <w:marTop w:val="0"/>
      <w:marBottom w:val="0"/>
      <w:divBdr>
        <w:top w:val="none" w:sz="0" w:space="0" w:color="auto"/>
        <w:left w:val="none" w:sz="0" w:space="0" w:color="auto"/>
        <w:bottom w:val="none" w:sz="0" w:space="0" w:color="auto"/>
        <w:right w:val="none" w:sz="0" w:space="0" w:color="auto"/>
      </w:divBdr>
    </w:div>
    <w:div w:id="676274424">
      <w:bodyDiv w:val="1"/>
      <w:marLeft w:val="0"/>
      <w:marRight w:val="0"/>
      <w:marTop w:val="0"/>
      <w:marBottom w:val="0"/>
      <w:divBdr>
        <w:top w:val="none" w:sz="0" w:space="0" w:color="auto"/>
        <w:left w:val="none" w:sz="0" w:space="0" w:color="auto"/>
        <w:bottom w:val="none" w:sz="0" w:space="0" w:color="auto"/>
        <w:right w:val="none" w:sz="0" w:space="0" w:color="auto"/>
      </w:divBdr>
    </w:div>
    <w:div w:id="676467293">
      <w:bodyDiv w:val="1"/>
      <w:marLeft w:val="0"/>
      <w:marRight w:val="0"/>
      <w:marTop w:val="0"/>
      <w:marBottom w:val="0"/>
      <w:divBdr>
        <w:top w:val="none" w:sz="0" w:space="0" w:color="auto"/>
        <w:left w:val="none" w:sz="0" w:space="0" w:color="auto"/>
        <w:bottom w:val="none" w:sz="0" w:space="0" w:color="auto"/>
        <w:right w:val="none" w:sz="0" w:space="0" w:color="auto"/>
      </w:divBdr>
    </w:div>
    <w:div w:id="677275438">
      <w:marLeft w:val="480"/>
      <w:marRight w:val="0"/>
      <w:marTop w:val="0"/>
      <w:marBottom w:val="0"/>
      <w:divBdr>
        <w:top w:val="none" w:sz="0" w:space="0" w:color="auto"/>
        <w:left w:val="none" w:sz="0" w:space="0" w:color="auto"/>
        <w:bottom w:val="none" w:sz="0" w:space="0" w:color="auto"/>
        <w:right w:val="none" w:sz="0" w:space="0" w:color="auto"/>
      </w:divBdr>
    </w:div>
    <w:div w:id="677386090">
      <w:bodyDiv w:val="1"/>
      <w:marLeft w:val="0"/>
      <w:marRight w:val="0"/>
      <w:marTop w:val="0"/>
      <w:marBottom w:val="0"/>
      <w:divBdr>
        <w:top w:val="none" w:sz="0" w:space="0" w:color="auto"/>
        <w:left w:val="none" w:sz="0" w:space="0" w:color="auto"/>
        <w:bottom w:val="none" w:sz="0" w:space="0" w:color="auto"/>
        <w:right w:val="none" w:sz="0" w:space="0" w:color="auto"/>
      </w:divBdr>
    </w:div>
    <w:div w:id="678118306">
      <w:bodyDiv w:val="1"/>
      <w:marLeft w:val="0"/>
      <w:marRight w:val="0"/>
      <w:marTop w:val="0"/>
      <w:marBottom w:val="0"/>
      <w:divBdr>
        <w:top w:val="none" w:sz="0" w:space="0" w:color="auto"/>
        <w:left w:val="none" w:sz="0" w:space="0" w:color="auto"/>
        <w:bottom w:val="none" w:sz="0" w:space="0" w:color="auto"/>
        <w:right w:val="none" w:sz="0" w:space="0" w:color="auto"/>
      </w:divBdr>
    </w:div>
    <w:div w:id="678698631">
      <w:bodyDiv w:val="1"/>
      <w:marLeft w:val="0"/>
      <w:marRight w:val="0"/>
      <w:marTop w:val="0"/>
      <w:marBottom w:val="0"/>
      <w:divBdr>
        <w:top w:val="none" w:sz="0" w:space="0" w:color="auto"/>
        <w:left w:val="none" w:sz="0" w:space="0" w:color="auto"/>
        <w:bottom w:val="none" w:sz="0" w:space="0" w:color="auto"/>
        <w:right w:val="none" w:sz="0" w:space="0" w:color="auto"/>
      </w:divBdr>
    </w:div>
    <w:div w:id="679818908">
      <w:bodyDiv w:val="1"/>
      <w:marLeft w:val="0"/>
      <w:marRight w:val="0"/>
      <w:marTop w:val="0"/>
      <w:marBottom w:val="0"/>
      <w:divBdr>
        <w:top w:val="none" w:sz="0" w:space="0" w:color="auto"/>
        <w:left w:val="none" w:sz="0" w:space="0" w:color="auto"/>
        <w:bottom w:val="none" w:sz="0" w:space="0" w:color="auto"/>
        <w:right w:val="none" w:sz="0" w:space="0" w:color="auto"/>
      </w:divBdr>
    </w:div>
    <w:div w:id="680162237">
      <w:bodyDiv w:val="1"/>
      <w:marLeft w:val="0"/>
      <w:marRight w:val="0"/>
      <w:marTop w:val="0"/>
      <w:marBottom w:val="0"/>
      <w:divBdr>
        <w:top w:val="none" w:sz="0" w:space="0" w:color="auto"/>
        <w:left w:val="none" w:sz="0" w:space="0" w:color="auto"/>
        <w:bottom w:val="none" w:sz="0" w:space="0" w:color="auto"/>
        <w:right w:val="none" w:sz="0" w:space="0" w:color="auto"/>
      </w:divBdr>
    </w:div>
    <w:div w:id="681588480">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682898765">
      <w:bodyDiv w:val="1"/>
      <w:marLeft w:val="0"/>
      <w:marRight w:val="0"/>
      <w:marTop w:val="0"/>
      <w:marBottom w:val="0"/>
      <w:divBdr>
        <w:top w:val="none" w:sz="0" w:space="0" w:color="auto"/>
        <w:left w:val="none" w:sz="0" w:space="0" w:color="auto"/>
        <w:bottom w:val="none" w:sz="0" w:space="0" w:color="auto"/>
        <w:right w:val="none" w:sz="0" w:space="0" w:color="auto"/>
      </w:divBdr>
    </w:div>
    <w:div w:id="682901829">
      <w:marLeft w:val="480"/>
      <w:marRight w:val="0"/>
      <w:marTop w:val="0"/>
      <w:marBottom w:val="0"/>
      <w:divBdr>
        <w:top w:val="none" w:sz="0" w:space="0" w:color="auto"/>
        <w:left w:val="none" w:sz="0" w:space="0" w:color="auto"/>
        <w:bottom w:val="none" w:sz="0" w:space="0" w:color="auto"/>
        <w:right w:val="none" w:sz="0" w:space="0" w:color="auto"/>
      </w:divBdr>
    </w:div>
    <w:div w:id="684677802">
      <w:bodyDiv w:val="1"/>
      <w:marLeft w:val="0"/>
      <w:marRight w:val="0"/>
      <w:marTop w:val="0"/>
      <w:marBottom w:val="0"/>
      <w:divBdr>
        <w:top w:val="none" w:sz="0" w:space="0" w:color="auto"/>
        <w:left w:val="none" w:sz="0" w:space="0" w:color="auto"/>
        <w:bottom w:val="none" w:sz="0" w:space="0" w:color="auto"/>
        <w:right w:val="none" w:sz="0" w:space="0" w:color="auto"/>
      </w:divBdr>
    </w:div>
    <w:div w:id="685139757">
      <w:bodyDiv w:val="1"/>
      <w:marLeft w:val="0"/>
      <w:marRight w:val="0"/>
      <w:marTop w:val="0"/>
      <w:marBottom w:val="0"/>
      <w:divBdr>
        <w:top w:val="none" w:sz="0" w:space="0" w:color="auto"/>
        <w:left w:val="none" w:sz="0" w:space="0" w:color="auto"/>
        <w:bottom w:val="none" w:sz="0" w:space="0" w:color="auto"/>
        <w:right w:val="none" w:sz="0" w:space="0" w:color="auto"/>
      </w:divBdr>
    </w:div>
    <w:div w:id="685207361">
      <w:bodyDiv w:val="1"/>
      <w:marLeft w:val="0"/>
      <w:marRight w:val="0"/>
      <w:marTop w:val="0"/>
      <w:marBottom w:val="0"/>
      <w:divBdr>
        <w:top w:val="none" w:sz="0" w:space="0" w:color="auto"/>
        <w:left w:val="none" w:sz="0" w:space="0" w:color="auto"/>
        <w:bottom w:val="none" w:sz="0" w:space="0" w:color="auto"/>
        <w:right w:val="none" w:sz="0" w:space="0" w:color="auto"/>
      </w:divBdr>
    </w:div>
    <w:div w:id="685643208">
      <w:bodyDiv w:val="1"/>
      <w:marLeft w:val="0"/>
      <w:marRight w:val="0"/>
      <w:marTop w:val="0"/>
      <w:marBottom w:val="0"/>
      <w:divBdr>
        <w:top w:val="none" w:sz="0" w:space="0" w:color="auto"/>
        <w:left w:val="none" w:sz="0" w:space="0" w:color="auto"/>
        <w:bottom w:val="none" w:sz="0" w:space="0" w:color="auto"/>
        <w:right w:val="none" w:sz="0" w:space="0" w:color="auto"/>
      </w:divBdr>
    </w:div>
    <w:div w:id="685790892">
      <w:bodyDiv w:val="1"/>
      <w:marLeft w:val="0"/>
      <w:marRight w:val="0"/>
      <w:marTop w:val="0"/>
      <w:marBottom w:val="0"/>
      <w:divBdr>
        <w:top w:val="none" w:sz="0" w:space="0" w:color="auto"/>
        <w:left w:val="none" w:sz="0" w:space="0" w:color="auto"/>
        <w:bottom w:val="none" w:sz="0" w:space="0" w:color="auto"/>
        <w:right w:val="none" w:sz="0" w:space="0" w:color="auto"/>
      </w:divBdr>
    </w:div>
    <w:div w:id="685861246">
      <w:bodyDiv w:val="1"/>
      <w:marLeft w:val="0"/>
      <w:marRight w:val="0"/>
      <w:marTop w:val="0"/>
      <w:marBottom w:val="0"/>
      <w:divBdr>
        <w:top w:val="none" w:sz="0" w:space="0" w:color="auto"/>
        <w:left w:val="none" w:sz="0" w:space="0" w:color="auto"/>
        <w:bottom w:val="none" w:sz="0" w:space="0" w:color="auto"/>
        <w:right w:val="none" w:sz="0" w:space="0" w:color="auto"/>
      </w:divBdr>
    </w:div>
    <w:div w:id="686103940">
      <w:bodyDiv w:val="1"/>
      <w:marLeft w:val="0"/>
      <w:marRight w:val="0"/>
      <w:marTop w:val="0"/>
      <w:marBottom w:val="0"/>
      <w:divBdr>
        <w:top w:val="none" w:sz="0" w:space="0" w:color="auto"/>
        <w:left w:val="none" w:sz="0" w:space="0" w:color="auto"/>
        <w:bottom w:val="none" w:sz="0" w:space="0" w:color="auto"/>
        <w:right w:val="none" w:sz="0" w:space="0" w:color="auto"/>
      </w:divBdr>
    </w:div>
    <w:div w:id="686520110">
      <w:bodyDiv w:val="1"/>
      <w:marLeft w:val="0"/>
      <w:marRight w:val="0"/>
      <w:marTop w:val="0"/>
      <w:marBottom w:val="0"/>
      <w:divBdr>
        <w:top w:val="none" w:sz="0" w:space="0" w:color="auto"/>
        <w:left w:val="none" w:sz="0" w:space="0" w:color="auto"/>
        <w:bottom w:val="none" w:sz="0" w:space="0" w:color="auto"/>
        <w:right w:val="none" w:sz="0" w:space="0" w:color="auto"/>
      </w:divBdr>
    </w:div>
    <w:div w:id="686565452">
      <w:bodyDiv w:val="1"/>
      <w:marLeft w:val="0"/>
      <w:marRight w:val="0"/>
      <w:marTop w:val="0"/>
      <w:marBottom w:val="0"/>
      <w:divBdr>
        <w:top w:val="none" w:sz="0" w:space="0" w:color="auto"/>
        <w:left w:val="none" w:sz="0" w:space="0" w:color="auto"/>
        <w:bottom w:val="none" w:sz="0" w:space="0" w:color="auto"/>
        <w:right w:val="none" w:sz="0" w:space="0" w:color="auto"/>
      </w:divBdr>
    </w:div>
    <w:div w:id="687147747">
      <w:bodyDiv w:val="1"/>
      <w:marLeft w:val="0"/>
      <w:marRight w:val="0"/>
      <w:marTop w:val="0"/>
      <w:marBottom w:val="0"/>
      <w:divBdr>
        <w:top w:val="none" w:sz="0" w:space="0" w:color="auto"/>
        <w:left w:val="none" w:sz="0" w:space="0" w:color="auto"/>
        <w:bottom w:val="none" w:sz="0" w:space="0" w:color="auto"/>
        <w:right w:val="none" w:sz="0" w:space="0" w:color="auto"/>
      </w:divBdr>
    </w:div>
    <w:div w:id="688532743">
      <w:bodyDiv w:val="1"/>
      <w:marLeft w:val="0"/>
      <w:marRight w:val="0"/>
      <w:marTop w:val="0"/>
      <w:marBottom w:val="0"/>
      <w:divBdr>
        <w:top w:val="none" w:sz="0" w:space="0" w:color="auto"/>
        <w:left w:val="none" w:sz="0" w:space="0" w:color="auto"/>
        <w:bottom w:val="none" w:sz="0" w:space="0" w:color="auto"/>
        <w:right w:val="none" w:sz="0" w:space="0" w:color="auto"/>
      </w:divBdr>
    </w:div>
    <w:div w:id="688872192">
      <w:bodyDiv w:val="1"/>
      <w:marLeft w:val="0"/>
      <w:marRight w:val="0"/>
      <w:marTop w:val="0"/>
      <w:marBottom w:val="0"/>
      <w:divBdr>
        <w:top w:val="none" w:sz="0" w:space="0" w:color="auto"/>
        <w:left w:val="none" w:sz="0" w:space="0" w:color="auto"/>
        <w:bottom w:val="none" w:sz="0" w:space="0" w:color="auto"/>
        <w:right w:val="none" w:sz="0" w:space="0" w:color="auto"/>
      </w:divBdr>
    </w:div>
    <w:div w:id="689256666">
      <w:bodyDiv w:val="1"/>
      <w:marLeft w:val="0"/>
      <w:marRight w:val="0"/>
      <w:marTop w:val="0"/>
      <w:marBottom w:val="0"/>
      <w:divBdr>
        <w:top w:val="none" w:sz="0" w:space="0" w:color="auto"/>
        <w:left w:val="none" w:sz="0" w:space="0" w:color="auto"/>
        <w:bottom w:val="none" w:sz="0" w:space="0" w:color="auto"/>
        <w:right w:val="none" w:sz="0" w:space="0" w:color="auto"/>
      </w:divBdr>
    </w:div>
    <w:div w:id="689263837">
      <w:bodyDiv w:val="1"/>
      <w:marLeft w:val="0"/>
      <w:marRight w:val="0"/>
      <w:marTop w:val="0"/>
      <w:marBottom w:val="0"/>
      <w:divBdr>
        <w:top w:val="none" w:sz="0" w:space="0" w:color="auto"/>
        <w:left w:val="none" w:sz="0" w:space="0" w:color="auto"/>
        <w:bottom w:val="none" w:sz="0" w:space="0" w:color="auto"/>
        <w:right w:val="none" w:sz="0" w:space="0" w:color="auto"/>
      </w:divBdr>
    </w:div>
    <w:div w:id="690182470">
      <w:bodyDiv w:val="1"/>
      <w:marLeft w:val="0"/>
      <w:marRight w:val="0"/>
      <w:marTop w:val="0"/>
      <w:marBottom w:val="0"/>
      <w:divBdr>
        <w:top w:val="none" w:sz="0" w:space="0" w:color="auto"/>
        <w:left w:val="none" w:sz="0" w:space="0" w:color="auto"/>
        <w:bottom w:val="none" w:sz="0" w:space="0" w:color="auto"/>
        <w:right w:val="none" w:sz="0" w:space="0" w:color="auto"/>
      </w:divBdr>
    </w:div>
    <w:div w:id="690767161">
      <w:bodyDiv w:val="1"/>
      <w:marLeft w:val="0"/>
      <w:marRight w:val="0"/>
      <w:marTop w:val="0"/>
      <w:marBottom w:val="0"/>
      <w:divBdr>
        <w:top w:val="none" w:sz="0" w:space="0" w:color="auto"/>
        <w:left w:val="none" w:sz="0" w:space="0" w:color="auto"/>
        <w:bottom w:val="none" w:sz="0" w:space="0" w:color="auto"/>
        <w:right w:val="none" w:sz="0" w:space="0" w:color="auto"/>
      </w:divBdr>
    </w:div>
    <w:div w:id="691029122">
      <w:bodyDiv w:val="1"/>
      <w:marLeft w:val="0"/>
      <w:marRight w:val="0"/>
      <w:marTop w:val="0"/>
      <w:marBottom w:val="0"/>
      <w:divBdr>
        <w:top w:val="none" w:sz="0" w:space="0" w:color="auto"/>
        <w:left w:val="none" w:sz="0" w:space="0" w:color="auto"/>
        <w:bottom w:val="none" w:sz="0" w:space="0" w:color="auto"/>
        <w:right w:val="none" w:sz="0" w:space="0" w:color="auto"/>
      </w:divBdr>
    </w:div>
    <w:div w:id="692151967">
      <w:bodyDiv w:val="1"/>
      <w:marLeft w:val="0"/>
      <w:marRight w:val="0"/>
      <w:marTop w:val="0"/>
      <w:marBottom w:val="0"/>
      <w:divBdr>
        <w:top w:val="none" w:sz="0" w:space="0" w:color="auto"/>
        <w:left w:val="none" w:sz="0" w:space="0" w:color="auto"/>
        <w:bottom w:val="none" w:sz="0" w:space="0" w:color="auto"/>
        <w:right w:val="none" w:sz="0" w:space="0" w:color="auto"/>
      </w:divBdr>
    </w:div>
    <w:div w:id="692922491">
      <w:bodyDiv w:val="1"/>
      <w:marLeft w:val="0"/>
      <w:marRight w:val="0"/>
      <w:marTop w:val="0"/>
      <w:marBottom w:val="0"/>
      <w:divBdr>
        <w:top w:val="none" w:sz="0" w:space="0" w:color="auto"/>
        <w:left w:val="none" w:sz="0" w:space="0" w:color="auto"/>
        <w:bottom w:val="none" w:sz="0" w:space="0" w:color="auto"/>
        <w:right w:val="none" w:sz="0" w:space="0" w:color="auto"/>
      </w:divBdr>
    </w:div>
    <w:div w:id="692927234">
      <w:bodyDiv w:val="1"/>
      <w:marLeft w:val="0"/>
      <w:marRight w:val="0"/>
      <w:marTop w:val="0"/>
      <w:marBottom w:val="0"/>
      <w:divBdr>
        <w:top w:val="none" w:sz="0" w:space="0" w:color="auto"/>
        <w:left w:val="none" w:sz="0" w:space="0" w:color="auto"/>
        <w:bottom w:val="none" w:sz="0" w:space="0" w:color="auto"/>
        <w:right w:val="none" w:sz="0" w:space="0" w:color="auto"/>
      </w:divBdr>
    </w:div>
    <w:div w:id="693385910">
      <w:bodyDiv w:val="1"/>
      <w:marLeft w:val="0"/>
      <w:marRight w:val="0"/>
      <w:marTop w:val="0"/>
      <w:marBottom w:val="0"/>
      <w:divBdr>
        <w:top w:val="none" w:sz="0" w:space="0" w:color="auto"/>
        <w:left w:val="none" w:sz="0" w:space="0" w:color="auto"/>
        <w:bottom w:val="none" w:sz="0" w:space="0" w:color="auto"/>
        <w:right w:val="none" w:sz="0" w:space="0" w:color="auto"/>
      </w:divBdr>
    </w:div>
    <w:div w:id="695231877">
      <w:bodyDiv w:val="1"/>
      <w:marLeft w:val="0"/>
      <w:marRight w:val="0"/>
      <w:marTop w:val="0"/>
      <w:marBottom w:val="0"/>
      <w:divBdr>
        <w:top w:val="none" w:sz="0" w:space="0" w:color="auto"/>
        <w:left w:val="none" w:sz="0" w:space="0" w:color="auto"/>
        <w:bottom w:val="none" w:sz="0" w:space="0" w:color="auto"/>
        <w:right w:val="none" w:sz="0" w:space="0" w:color="auto"/>
      </w:divBdr>
    </w:div>
    <w:div w:id="695496816">
      <w:marLeft w:val="480"/>
      <w:marRight w:val="0"/>
      <w:marTop w:val="0"/>
      <w:marBottom w:val="0"/>
      <w:divBdr>
        <w:top w:val="none" w:sz="0" w:space="0" w:color="auto"/>
        <w:left w:val="none" w:sz="0" w:space="0" w:color="auto"/>
        <w:bottom w:val="none" w:sz="0" w:space="0" w:color="auto"/>
        <w:right w:val="none" w:sz="0" w:space="0" w:color="auto"/>
      </w:divBdr>
    </w:div>
    <w:div w:id="695737929">
      <w:bodyDiv w:val="1"/>
      <w:marLeft w:val="0"/>
      <w:marRight w:val="0"/>
      <w:marTop w:val="0"/>
      <w:marBottom w:val="0"/>
      <w:divBdr>
        <w:top w:val="none" w:sz="0" w:space="0" w:color="auto"/>
        <w:left w:val="none" w:sz="0" w:space="0" w:color="auto"/>
        <w:bottom w:val="none" w:sz="0" w:space="0" w:color="auto"/>
        <w:right w:val="none" w:sz="0" w:space="0" w:color="auto"/>
      </w:divBdr>
    </w:div>
    <w:div w:id="695959004">
      <w:bodyDiv w:val="1"/>
      <w:marLeft w:val="0"/>
      <w:marRight w:val="0"/>
      <w:marTop w:val="0"/>
      <w:marBottom w:val="0"/>
      <w:divBdr>
        <w:top w:val="none" w:sz="0" w:space="0" w:color="auto"/>
        <w:left w:val="none" w:sz="0" w:space="0" w:color="auto"/>
        <w:bottom w:val="none" w:sz="0" w:space="0" w:color="auto"/>
        <w:right w:val="none" w:sz="0" w:space="0" w:color="auto"/>
      </w:divBdr>
    </w:div>
    <w:div w:id="697004056">
      <w:bodyDiv w:val="1"/>
      <w:marLeft w:val="0"/>
      <w:marRight w:val="0"/>
      <w:marTop w:val="0"/>
      <w:marBottom w:val="0"/>
      <w:divBdr>
        <w:top w:val="none" w:sz="0" w:space="0" w:color="auto"/>
        <w:left w:val="none" w:sz="0" w:space="0" w:color="auto"/>
        <w:bottom w:val="none" w:sz="0" w:space="0" w:color="auto"/>
        <w:right w:val="none" w:sz="0" w:space="0" w:color="auto"/>
      </w:divBdr>
    </w:div>
    <w:div w:id="697463678">
      <w:marLeft w:val="480"/>
      <w:marRight w:val="0"/>
      <w:marTop w:val="0"/>
      <w:marBottom w:val="0"/>
      <w:divBdr>
        <w:top w:val="none" w:sz="0" w:space="0" w:color="auto"/>
        <w:left w:val="none" w:sz="0" w:space="0" w:color="auto"/>
        <w:bottom w:val="none" w:sz="0" w:space="0" w:color="auto"/>
        <w:right w:val="none" w:sz="0" w:space="0" w:color="auto"/>
      </w:divBdr>
    </w:div>
    <w:div w:id="697513623">
      <w:bodyDiv w:val="1"/>
      <w:marLeft w:val="0"/>
      <w:marRight w:val="0"/>
      <w:marTop w:val="0"/>
      <w:marBottom w:val="0"/>
      <w:divBdr>
        <w:top w:val="none" w:sz="0" w:space="0" w:color="auto"/>
        <w:left w:val="none" w:sz="0" w:space="0" w:color="auto"/>
        <w:bottom w:val="none" w:sz="0" w:space="0" w:color="auto"/>
        <w:right w:val="none" w:sz="0" w:space="0" w:color="auto"/>
      </w:divBdr>
    </w:div>
    <w:div w:id="698043643">
      <w:bodyDiv w:val="1"/>
      <w:marLeft w:val="0"/>
      <w:marRight w:val="0"/>
      <w:marTop w:val="0"/>
      <w:marBottom w:val="0"/>
      <w:divBdr>
        <w:top w:val="none" w:sz="0" w:space="0" w:color="auto"/>
        <w:left w:val="none" w:sz="0" w:space="0" w:color="auto"/>
        <w:bottom w:val="none" w:sz="0" w:space="0" w:color="auto"/>
        <w:right w:val="none" w:sz="0" w:space="0" w:color="auto"/>
      </w:divBdr>
    </w:div>
    <w:div w:id="698163664">
      <w:marLeft w:val="480"/>
      <w:marRight w:val="0"/>
      <w:marTop w:val="0"/>
      <w:marBottom w:val="0"/>
      <w:divBdr>
        <w:top w:val="none" w:sz="0" w:space="0" w:color="auto"/>
        <w:left w:val="none" w:sz="0" w:space="0" w:color="auto"/>
        <w:bottom w:val="none" w:sz="0" w:space="0" w:color="auto"/>
        <w:right w:val="none" w:sz="0" w:space="0" w:color="auto"/>
      </w:divBdr>
    </w:div>
    <w:div w:id="698361360">
      <w:bodyDiv w:val="1"/>
      <w:marLeft w:val="0"/>
      <w:marRight w:val="0"/>
      <w:marTop w:val="0"/>
      <w:marBottom w:val="0"/>
      <w:divBdr>
        <w:top w:val="none" w:sz="0" w:space="0" w:color="auto"/>
        <w:left w:val="none" w:sz="0" w:space="0" w:color="auto"/>
        <w:bottom w:val="none" w:sz="0" w:space="0" w:color="auto"/>
        <w:right w:val="none" w:sz="0" w:space="0" w:color="auto"/>
      </w:divBdr>
    </w:div>
    <w:div w:id="698551840">
      <w:bodyDiv w:val="1"/>
      <w:marLeft w:val="0"/>
      <w:marRight w:val="0"/>
      <w:marTop w:val="0"/>
      <w:marBottom w:val="0"/>
      <w:divBdr>
        <w:top w:val="none" w:sz="0" w:space="0" w:color="auto"/>
        <w:left w:val="none" w:sz="0" w:space="0" w:color="auto"/>
        <w:bottom w:val="none" w:sz="0" w:space="0" w:color="auto"/>
        <w:right w:val="none" w:sz="0" w:space="0" w:color="auto"/>
      </w:divBdr>
    </w:div>
    <w:div w:id="698967778">
      <w:bodyDiv w:val="1"/>
      <w:marLeft w:val="0"/>
      <w:marRight w:val="0"/>
      <w:marTop w:val="0"/>
      <w:marBottom w:val="0"/>
      <w:divBdr>
        <w:top w:val="none" w:sz="0" w:space="0" w:color="auto"/>
        <w:left w:val="none" w:sz="0" w:space="0" w:color="auto"/>
        <w:bottom w:val="none" w:sz="0" w:space="0" w:color="auto"/>
        <w:right w:val="none" w:sz="0" w:space="0" w:color="auto"/>
      </w:divBdr>
    </w:div>
    <w:div w:id="699009489">
      <w:bodyDiv w:val="1"/>
      <w:marLeft w:val="0"/>
      <w:marRight w:val="0"/>
      <w:marTop w:val="0"/>
      <w:marBottom w:val="0"/>
      <w:divBdr>
        <w:top w:val="none" w:sz="0" w:space="0" w:color="auto"/>
        <w:left w:val="none" w:sz="0" w:space="0" w:color="auto"/>
        <w:bottom w:val="none" w:sz="0" w:space="0" w:color="auto"/>
        <w:right w:val="none" w:sz="0" w:space="0" w:color="auto"/>
      </w:divBdr>
    </w:div>
    <w:div w:id="699547773">
      <w:bodyDiv w:val="1"/>
      <w:marLeft w:val="0"/>
      <w:marRight w:val="0"/>
      <w:marTop w:val="0"/>
      <w:marBottom w:val="0"/>
      <w:divBdr>
        <w:top w:val="none" w:sz="0" w:space="0" w:color="auto"/>
        <w:left w:val="none" w:sz="0" w:space="0" w:color="auto"/>
        <w:bottom w:val="none" w:sz="0" w:space="0" w:color="auto"/>
        <w:right w:val="none" w:sz="0" w:space="0" w:color="auto"/>
      </w:divBdr>
    </w:div>
    <w:div w:id="700863265">
      <w:bodyDiv w:val="1"/>
      <w:marLeft w:val="0"/>
      <w:marRight w:val="0"/>
      <w:marTop w:val="0"/>
      <w:marBottom w:val="0"/>
      <w:divBdr>
        <w:top w:val="none" w:sz="0" w:space="0" w:color="auto"/>
        <w:left w:val="none" w:sz="0" w:space="0" w:color="auto"/>
        <w:bottom w:val="none" w:sz="0" w:space="0" w:color="auto"/>
        <w:right w:val="none" w:sz="0" w:space="0" w:color="auto"/>
      </w:divBdr>
    </w:div>
    <w:div w:id="701705945">
      <w:bodyDiv w:val="1"/>
      <w:marLeft w:val="0"/>
      <w:marRight w:val="0"/>
      <w:marTop w:val="0"/>
      <w:marBottom w:val="0"/>
      <w:divBdr>
        <w:top w:val="none" w:sz="0" w:space="0" w:color="auto"/>
        <w:left w:val="none" w:sz="0" w:space="0" w:color="auto"/>
        <w:bottom w:val="none" w:sz="0" w:space="0" w:color="auto"/>
        <w:right w:val="none" w:sz="0" w:space="0" w:color="auto"/>
      </w:divBdr>
    </w:div>
    <w:div w:id="702168756">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2631123">
      <w:bodyDiv w:val="1"/>
      <w:marLeft w:val="0"/>
      <w:marRight w:val="0"/>
      <w:marTop w:val="0"/>
      <w:marBottom w:val="0"/>
      <w:divBdr>
        <w:top w:val="none" w:sz="0" w:space="0" w:color="auto"/>
        <w:left w:val="none" w:sz="0" w:space="0" w:color="auto"/>
        <w:bottom w:val="none" w:sz="0" w:space="0" w:color="auto"/>
        <w:right w:val="none" w:sz="0" w:space="0" w:color="auto"/>
      </w:divBdr>
    </w:div>
    <w:div w:id="703217492">
      <w:bodyDiv w:val="1"/>
      <w:marLeft w:val="0"/>
      <w:marRight w:val="0"/>
      <w:marTop w:val="0"/>
      <w:marBottom w:val="0"/>
      <w:divBdr>
        <w:top w:val="none" w:sz="0" w:space="0" w:color="auto"/>
        <w:left w:val="none" w:sz="0" w:space="0" w:color="auto"/>
        <w:bottom w:val="none" w:sz="0" w:space="0" w:color="auto"/>
        <w:right w:val="none" w:sz="0" w:space="0" w:color="auto"/>
      </w:divBdr>
    </w:div>
    <w:div w:id="703557318">
      <w:bodyDiv w:val="1"/>
      <w:marLeft w:val="0"/>
      <w:marRight w:val="0"/>
      <w:marTop w:val="0"/>
      <w:marBottom w:val="0"/>
      <w:divBdr>
        <w:top w:val="none" w:sz="0" w:space="0" w:color="auto"/>
        <w:left w:val="none" w:sz="0" w:space="0" w:color="auto"/>
        <w:bottom w:val="none" w:sz="0" w:space="0" w:color="auto"/>
        <w:right w:val="none" w:sz="0" w:space="0" w:color="auto"/>
      </w:divBdr>
    </w:div>
    <w:div w:id="704603277">
      <w:bodyDiv w:val="1"/>
      <w:marLeft w:val="0"/>
      <w:marRight w:val="0"/>
      <w:marTop w:val="0"/>
      <w:marBottom w:val="0"/>
      <w:divBdr>
        <w:top w:val="none" w:sz="0" w:space="0" w:color="auto"/>
        <w:left w:val="none" w:sz="0" w:space="0" w:color="auto"/>
        <w:bottom w:val="none" w:sz="0" w:space="0" w:color="auto"/>
        <w:right w:val="none" w:sz="0" w:space="0" w:color="auto"/>
      </w:divBdr>
    </w:div>
    <w:div w:id="704981778">
      <w:bodyDiv w:val="1"/>
      <w:marLeft w:val="0"/>
      <w:marRight w:val="0"/>
      <w:marTop w:val="0"/>
      <w:marBottom w:val="0"/>
      <w:divBdr>
        <w:top w:val="none" w:sz="0" w:space="0" w:color="auto"/>
        <w:left w:val="none" w:sz="0" w:space="0" w:color="auto"/>
        <w:bottom w:val="none" w:sz="0" w:space="0" w:color="auto"/>
        <w:right w:val="none" w:sz="0" w:space="0" w:color="auto"/>
      </w:divBdr>
    </w:div>
    <w:div w:id="705718199">
      <w:bodyDiv w:val="1"/>
      <w:marLeft w:val="0"/>
      <w:marRight w:val="0"/>
      <w:marTop w:val="0"/>
      <w:marBottom w:val="0"/>
      <w:divBdr>
        <w:top w:val="none" w:sz="0" w:space="0" w:color="auto"/>
        <w:left w:val="none" w:sz="0" w:space="0" w:color="auto"/>
        <w:bottom w:val="none" w:sz="0" w:space="0" w:color="auto"/>
        <w:right w:val="none" w:sz="0" w:space="0" w:color="auto"/>
      </w:divBdr>
    </w:div>
    <w:div w:id="706489991">
      <w:bodyDiv w:val="1"/>
      <w:marLeft w:val="0"/>
      <w:marRight w:val="0"/>
      <w:marTop w:val="0"/>
      <w:marBottom w:val="0"/>
      <w:divBdr>
        <w:top w:val="none" w:sz="0" w:space="0" w:color="auto"/>
        <w:left w:val="none" w:sz="0" w:space="0" w:color="auto"/>
        <w:bottom w:val="none" w:sz="0" w:space="0" w:color="auto"/>
        <w:right w:val="none" w:sz="0" w:space="0" w:color="auto"/>
      </w:divBdr>
    </w:div>
    <w:div w:id="707148317">
      <w:bodyDiv w:val="1"/>
      <w:marLeft w:val="0"/>
      <w:marRight w:val="0"/>
      <w:marTop w:val="0"/>
      <w:marBottom w:val="0"/>
      <w:divBdr>
        <w:top w:val="none" w:sz="0" w:space="0" w:color="auto"/>
        <w:left w:val="none" w:sz="0" w:space="0" w:color="auto"/>
        <w:bottom w:val="none" w:sz="0" w:space="0" w:color="auto"/>
        <w:right w:val="none" w:sz="0" w:space="0" w:color="auto"/>
      </w:divBdr>
    </w:div>
    <w:div w:id="707529907">
      <w:bodyDiv w:val="1"/>
      <w:marLeft w:val="0"/>
      <w:marRight w:val="0"/>
      <w:marTop w:val="0"/>
      <w:marBottom w:val="0"/>
      <w:divBdr>
        <w:top w:val="none" w:sz="0" w:space="0" w:color="auto"/>
        <w:left w:val="none" w:sz="0" w:space="0" w:color="auto"/>
        <w:bottom w:val="none" w:sz="0" w:space="0" w:color="auto"/>
        <w:right w:val="none" w:sz="0" w:space="0" w:color="auto"/>
      </w:divBdr>
    </w:div>
    <w:div w:id="707872760">
      <w:bodyDiv w:val="1"/>
      <w:marLeft w:val="0"/>
      <w:marRight w:val="0"/>
      <w:marTop w:val="0"/>
      <w:marBottom w:val="0"/>
      <w:divBdr>
        <w:top w:val="none" w:sz="0" w:space="0" w:color="auto"/>
        <w:left w:val="none" w:sz="0" w:space="0" w:color="auto"/>
        <w:bottom w:val="none" w:sz="0" w:space="0" w:color="auto"/>
        <w:right w:val="none" w:sz="0" w:space="0" w:color="auto"/>
      </w:divBdr>
    </w:div>
    <w:div w:id="708576239">
      <w:marLeft w:val="480"/>
      <w:marRight w:val="0"/>
      <w:marTop w:val="0"/>
      <w:marBottom w:val="0"/>
      <w:divBdr>
        <w:top w:val="none" w:sz="0" w:space="0" w:color="auto"/>
        <w:left w:val="none" w:sz="0" w:space="0" w:color="auto"/>
        <w:bottom w:val="none" w:sz="0" w:space="0" w:color="auto"/>
        <w:right w:val="none" w:sz="0" w:space="0" w:color="auto"/>
      </w:divBdr>
    </w:div>
    <w:div w:id="709502096">
      <w:bodyDiv w:val="1"/>
      <w:marLeft w:val="0"/>
      <w:marRight w:val="0"/>
      <w:marTop w:val="0"/>
      <w:marBottom w:val="0"/>
      <w:divBdr>
        <w:top w:val="none" w:sz="0" w:space="0" w:color="auto"/>
        <w:left w:val="none" w:sz="0" w:space="0" w:color="auto"/>
        <w:bottom w:val="none" w:sz="0" w:space="0" w:color="auto"/>
        <w:right w:val="none" w:sz="0" w:space="0" w:color="auto"/>
      </w:divBdr>
    </w:div>
    <w:div w:id="710494224">
      <w:bodyDiv w:val="1"/>
      <w:marLeft w:val="0"/>
      <w:marRight w:val="0"/>
      <w:marTop w:val="0"/>
      <w:marBottom w:val="0"/>
      <w:divBdr>
        <w:top w:val="none" w:sz="0" w:space="0" w:color="auto"/>
        <w:left w:val="none" w:sz="0" w:space="0" w:color="auto"/>
        <w:bottom w:val="none" w:sz="0" w:space="0" w:color="auto"/>
        <w:right w:val="none" w:sz="0" w:space="0" w:color="auto"/>
      </w:divBdr>
    </w:div>
    <w:div w:id="711659610">
      <w:marLeft w:val="480"/>
      <w:marRight w:val="0"/>
      <w:marTop w:val="0"/>
      <w:marBottom w:val="0"/>
      <w:divBdr>
        <w:top w:val="none" w:sz="0" w:space="0" w:color="auto"/>
        <w:left w:val="none" w:sz="0" w:space="0" w:color="auto"/>
        <w:bottom w:val="none" w:sz="0" w:space="0" w:color="auto"/>
        <w:right w:val="none" w:sz="0" w:space="0" w:color="auto"/>
      </w:divBdr>
    </w:div>
    <w:div w:id="712114923">
      <w:bodyDiv w:val="1"/>
      <w:marLeft w:val="0"/>
      <w:marRight w:val="0"/>
      <w:marTop w:val="0"/>
      <w:marBottom w:val="0"/>
      <w:divBdr>
        <w:top w:val="none" w:sz="0" w:space="0" w:color="auto"/>
        <w:left w:val="none" w:sz="0" w:space="0" w:color="auto"/>
        <w:bottom w:val="none" w:sz="0" w:space="0" w:color="auto"/>
        <w:right w:val="none" w:sz="0" w:space="0" w:color="auto"/>
      </w:divBdr>
    </w:div>
    <w:div w:id="712464865">
      <w:bodyDiv w:val="1"/>
      <w:marLeft w:val="0"/>
      <w:marRight w:val="0"/>
      <w:marTop w:val="0"/>
      <w:marBottom w:val="0"/>
      <w:divBdr>
        <w:top w:val="none" w:sz="0" w:space="0" w:color="auto"/>
        <w:left w:val="none" w:sz="0" w:space="0" w:color="auto"/>
        <w:bottom w:val="none" w:sz="0" w:space="0" w:color="auto"/>
        <w:right w:val="none" w:sz="0" w:space="0" w:color="auto"/>
      </w:divBdr>
    </w:div>
    <w:div w:id="713117194">
      <w:bodyDiv w:val="1"/>
      <w:marLeft w:val="0"/>
      <w:marRight w:val="0"/>
      <w:marTop w:val="0"/>
      <w:marBottom w:val="0"/>
      <w:divBdr>
        <w:top w:val="none" w:sz="0" w:space="0" w:color="auto"/>
        <w:left w:val="none" w:sz="0" w:space="0" w:color="auto"/>
        <w:bottom w:val="none" w:sz="0" w:space="0" w:color="auto"/>
        <w:right w:val="none" w:sz="0" w:space="0" w:color="auto"/>
      </w:divBdr>
    </w:div>
    <w:div w:id="713237554">
      <w:bodyDiv w:val="1"/>
      <w:marLeft w:val="0"/>
      <w:marRight w:val="0"/>
      <w:marTop w:val="0"/>
      <w:marBottom w:val="0"/>
      <w:divBdr>
        <w:top w:val="none" w:sz="0" w:space="0" w:color="auto"/>
        <w:left w:val="none" w:sz="0" w:space="0" w:color="auto"/>
        <w:bottom w:val="none" w:sz="0" w:space="0" w:color="auto"/>
        <w:right w:val="none" w:sz="0" w:space="0" w:color="auto"/>
      </w:divBdr>
    </w:div>
    <w:div w:id="714044057">
      <w:bodyDiv w:val="1"/>
      <w:marLeft w:val="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6516353">
      <w:bodyDiv w:val="1"/>
      <w:marLeft w:val="0"/>
      <w:marRight w:val="0"/>
      <w:marTop w:val="0"/>
      <w:marBottom w:val="0"/>
      <w:divBdr>
        <w:top w:val="none" w:sz="0" w:space="0" w:color="auto"/>
        <w:left w:val="none" w:sz="0" w:space="0" w:color="auto"/>
        <w:bottom w:val="none" w:sz="0" w:space="0" w:color="auto"/>
        <w:right w:val="none" w:sz="0" w:space="0" w:color="auto"/>
      </w:divBdr>
    </w:div>
    <w:div w:id="717046936">
      <w:bodyDiv w:val="1"/>
      <w:marLeft w:val="0"/>
      <w:marRight w:val="0"/>
      <w:marTop w:val="0"/>
      <w:marBottom w:val="0"/>
      <w:divBdr>
        <w:top w:val="none" w:sz="0" w:space="0" w:color="auto"/>
        <w:left w:val="none" w:sz="0" w:space="0" w:color="auto"/>
        <w:bottom w:val="none" w:sz="0" w:space="0" w:color="auto"/>
        <w:right w:val="none" w:sz="0" w:space="0" w:color="auto"/>
      </w:divBdr>
    </w:div>
    <w:div w:id="717244040">
      <w:bodyDiv w:val="1"/>
      <w:marLeft w:val="0"/>
      <w:marRight w:val="0"/>
      <w:marTop w:val="0"/>
      <w:marBottom w:val="0"/>
      <w:divBdr>
        <w:top w:val="none" w:sz="0" w:space="0" w:color="auto"/>
        <w:left w:val="none" w:sz="0" w:space="0" w:color="auto"/>
        <w:bottom w:val="none" w:sz="0" w:space="0" w:color="auto"/>
        <w:right w:val="none" w:sz="0" w:space="0" w:color="auto"/>
      </w:divBdr>
    </w:div>
    <w:div w:id="717900787">
      <w:bodyDiv w:val="1"/>
      <w:marLeft w:val="0"/>
      <w:marRight w:val="0"/>
      <w:marTop w:val="0"/>
      <w:marBottom w:val="0"/>
      <w:divBdr>
        <w:top w:val="none" w:sz="0" w:space="0" w:color="auto"/>
        <w:left w:val="none" w:sz="0" w:space="0" w:color="auto"/>
        <w:bottom w:val="none" w:sz="0" w:space="0" w:color="auto"/>
        <w:right w:val="none" w:sz="0" w:space="0" w:color="auto"/>
      </w:divBdr>
    </w:div>
    <w:div w:id="718162604">
      <w:bodyDiv w:val="1"/>
      <w:marLeft w:val="0"/>
      <w:marRight w:val="0"/>
      <w:marTop w:val="0"/>
      <w:marBottom w:val="0"/>
      <w:divBdr>
        <w:top w:val="none" w:sz="0" w:space="0" w:color="auto"/>
        <w:left w:val="none" w:sz="0" w:space="0" w:color="auto"/>
        <w:bottom w:val="none" w:sz="0" w:space="0" w:color="auto"/>
        <w:right w:val="none" w:sz="0" w:space="0" w:color="auto"/>
      </w:divBdr>
    </w:div>
    <w:div w:id="718407641">
      <w:bodyDiv w:val="1"/>
      <w:marLeft w:val="0"/>
      <w:marRight w:val="0"/>
      <w:marTop w:val="0"/>
      <w:marBottom w:val="0"/>
      <w:divBdr>
        <w:top w:val="none" w:sz="0" w:space="0" w:color="auto"/>
        <w:left w:val="none" w:sz="0" w:space="0" w:color="auto"/>
        <w:bottom w:val="none" w:sz="0" w:space="0" w:color="auto"/>
        <w:right w:val="none" w:sz="0" w:space="0" w:color="auto"/>
      </w:divBdr>
    </w:div>
    <w:div w:id="719397734">
      <w:bodyDiv w:val="1"/>
      <w:marLeft w:val="0"/>
      <w:marRight w:val="0"/>
      <w:marTop w:val="0"/>
      <w:marBottom w:val="0"/>
      <w:divBdr>
        <w:top w:val="none" w:sz="0" w:space="0" w:color="auto"/>
        <w:left w:val="none" w:sz="0" w:space="0" w:color="auto"/>
        <w:bottom w:val="none" w:sz="0" w:space="0" w:color="auto"/>
        <w:right w:val="none" w:sz="0" w:space="0" w:color="auto"/>
      </w:divBdr>
    </w:div>
    <w:div w:id="720522676">
      <w:bodyDiv w:val="1"/>
      <w:marLeft w:val="0"/>
      <w:marRight w:val="0"/>
      <w:marTop w:val="0"/>
      <w:marBottom w:val="0"/>
      <w:divBdr>
        <w:top w:val="none" w:sz="0" w:space="0" w:color="auto"/>
        <w:left w:val="none" w:sz="0" w:space="0" w:color="auto"/>
        <w:bottom w:val="none" w:sz="0" w:space="0" w:color="auto"/>
        <w:right w:val="none" w:sz="0" w:space="0" w:color="auto"/>
      </w:divBdr>
    </w:div>
    <w:div w:id="720859699">
      <w:bodyDiv w:val="1"/>
      <w:marLeft w:val="0"/>
      <w:marRight w:val="0"/>
      <w:marTop w:val="0"/>
      <w:marBottom w:val="0"/>
      <w:divBdr>
        <w:top w:val="none" w:sz="0" w:space="0" w:color="auto"/>
        <w:left w:val="none" w:sz="0" w:space="0" w:color="auto"/>
        <w:bottom w:val="none" w:sz="0" w:space="0" w:color="auto"/>
        <w:right w:val="none" w:sz="0" w:space="0" w:color="auto"/>
      </w:divBdr>
    </w:div>
    <w:div w:id="721516487">
      <w:bodyDiv w:val="1"/>
      <w:marLeft w:val="0"/>
      <w:marRight w:val="0"/>
      <w:marTop w:val="0"/>
      <w:marBottom w:val="0"/>
      <w:divBdr>
        <w:top w:val="none" w:sz="0" w:space="0" w:color="auto"/>
        <w:left w:val="none" w:sz="0" w:space="0" w:color="auto"/>
        <w:bottom w:val="none" w:sz="0" w:space="0" w:color="auto"/>
        <w:right w:val="none" w:sz="0" w:space="0" w:color="auto"/>
      </w:divBdr>
    </w:div>
    <w:div w:id="722217584">
      <w:bodyDiv w:val="1"/>
      <w:marLeft w:val="0"/>
      <w:marRight w:val="0"/>
      <w:marTop w:val="0"/>
      <w:marBottom w:val="0"/>
      <w:divBdr>
        <w:top w:val="none" w:sz="0" w:space="0" w:color="auto"/>
        <w:left w:val="none" w:sz="0" w:space="0" w:color="auto"/>
        <w:bottom w:val="none" w:sz="0" w:space="0" w:color="auto"/>
        <w:right w:val="none" w:sz="0" w:space="0" w:color="auto"/>
      </w:divBdr>
    </w:div>
    <w:div w:id="722560934">
      <w:bodyDiv w:val="1"/>
      <w:marLeft w:val="0"/>
      <w:marRight w:val="0"/>
      <w:marTop w:val="0"/>
      <w:marBottom w:val="0"/>
      <w:divBdr>
        <w:top w:val="none" w:sz="0" w:space="0" w:color="auto"/>
        <w:left w:val="none" w:sz="0" w:space="0" w:color="auto"/>
        <w:bottom w:val="none" w:sz="0" w:space="0" w:color="auto"/>
        <w:right w:val="none" w:sz="0" w:space="0" w:color="auto"/>
      </w:divBdr>
    </w:div>
    <w:div w:id="722600963">
      <w:bodyDiv w:val="1"/>
      <w:marLeft w:val="0"/>
      <w:marRight w:val="0"/>
      <w:marTop w:val="0"/>
      <w:marBottom w:val="0"/>
      <w:divBdr>
        <w:top w:val="none" w:sz="0" w:space="0" w:color="auto"/>
        <w:left w:val="none" w:sz="0" w:space="0" w:color="auto"/>
        <w:bottom w:val="none" w:sz="0" w:space="0" w:color="auto"/>
        <w:right w:val="none" w:sz="0" w:space="0" w:color="auto"/>
      </w:divBdr>
    </w:div>
    <w:div w:id="723214640">
      <w:bodyDiv w:val="1"/>
      <w:marLeft w:val="0"/>
      <w:marRight w:val="0"/>
      <w:marTop w:val="0"/>
      <w:marBottom w:val="0"/>
      <w:divBdr>
        <w:top w:val="none" w:sz="0" w:space="0" w:color="auto"/>
        <w:left w:val="none" w:sz="0" w:space="0" w:color="auto"/>
        <w:bottom w:val="none" w:sz="0" w:space="0" w:color="auto"/>
        <w:right w:val="none" w:sz="0" w:space="0" w:color="auto"/>
      </w:divBdr>
    </w:div>
    <w:div w:id="723454936">
      <w:bodyDiv w:val="1"/>
      <w:marLeft w:val="0"/>
      <w:marRight w:val="0"/>
      <w:marTop w:val="0"/>
      <w:marBottom w:val="0"/>
      <w:divBdr>
        <w:top w:val="none" w:sz="0" w:space="0" w:color="auto"/>
        <w:left w:val="none" w:sz="0" w:space="0" w:color="auto"/>
        <w:bottom w:val="none" w:sz="0" w:space="0" w:color="auto"/>
        <w:right w:val="none" w:sz="0" w:space="0" w:color="auto"/>
      </w:divBdr>
    </w:div>
    <w:div w:id="723716113">
      <w:bodyDiv w:val="1"/>
      <w:marLeft w:val="0"/>
      <w:marRight w:val="0"/>
      <w:marTop w:val="0"/>
      <w:marBottom w:val="0"/>
      <w:divBdr>
        <w:top w:val="none" w:sz="0" w:space="0" w:color="auto"/>
        <w:left w:val="none" w:sz="0" w:space="0" w:color="auto"/>
        <w:bottom w:val="none" w:sz="0" w:space="0" w:color="auto"/>
        <w:right w:val="none" w:sz="0" w:space="0" w:color="auto"/>
      </w:divBdr>
    </w:div>
    <w:div w:id="724716074">
      <w:bodyDiv w:val="1"/>
      <w:marLeft w:val="0"/>
      <w:marRight w:val="0"/>
      <w:marTop w:val="0"/>
      <w:marBottom w:val="0"/>
      <w:divBdr>
        <w:top w:val="none" w:sz="0" w:space="0" w:color="auto"/>
        <w:left w:val="none" w:sz="0" w:space="0" w:color="auto"/>
        <w:bottom w:val="none" w:sz="0" w:space="0" w:color="auto"/>
        <w:right w:val="none" w:sz="0" w:space="0" w:color="auto"/>
      </w:divBdr>
    </w:div>
    <w:div w:id="724721888">
      <w:bodyDiv w:val="1"/>
      <w:marLeft w:val="0"/>
      <w:marRight w:val="0"/>
      <w:marTop w:val="0"/>
      <w:marBottom w:val="0"/>
      <w:divBdr>
        <w:top w:val="none" w:sz="0" w:space="0" w:color="auto"/>
        <w:left w:val="none" w:sz="0" w:space="0" w:color="auto"/>
        <w:bottom w:val="none" w:sz="0" w:space="0" w:color="auto"/>
        <w:right w:val="none" w:sz="0" w:space="0" w:color="auto"/>
      </w:divBdr>
    </w:div>
    <w:div w:id="724793894">
      <w:bodyDiv w:val="1"/>
      <w:marLeft w:val="0"/>
      <w:marRight w:val="0"/>
      <w:marTop w:val="0"/>
      <w:marBottom w:val="0"/>
      <w:divBdr>
        <w:top w:val="none" w:sz="0" w:space="0" w:color="auto"/>
        <w:left w:val="none" w:sz="0" w:space="0" w:color="auto"/>
        <w:bottom w:val="none" w:sz="0" w:space="0" w:color="auto"/>
        <w:right w:val="none" w:sz="0" w:space="0" w:color="auto"/>
      </w:divBdr>
    </w:div>
    <w:div w:id="725109675">
      <w:bodyDiv w:val="1"/>
      <w:marLeft w:val="0"/>
      <w:marRight w:val="0"/>
      <w:marTop w:val="0"/>
      <w:marBottom w:val="0"/>
      <w:divBdr>
        <w:top w:val="none" w:sz="0" w:space="0" w:color="auto"/>
        <w:left w:val="none" w:sz="0" w:space="0" w:color="auto"/>
        <w:bottom w:val="none" w:sz="0" w:space="0" w:color="auto"/>
        <w:right w:val="none" w:sz="0" w:space="0" w:color="auto"/>
      </w:divBdr>
    </w:div>
    <w:div w:id="726223550">
      <w:bodyDiv w:val="1"/>
      <w:marLeft w:val="0"/>
      <w:marRight w:val="0"/>
      <w:marTop w:val="0"/>
      <w:marBottom w:val="0"/>
      <w:divBdr>
        <w:top w:val="none" w:sz="0" w:space="0" w:color="auto"/>
        <w:left w:val="none" w:sz="0" w:space="0" w:color="auto"/>
        <w:bottom w:val="none" w:sz="0" w:space="0" w:color="auto"/>
        <w:right w:val="none" w:sz="0" w:space="0" w:color="auto"/>
      </w:divBdr>
    </w:div>
    <w:div w:id="728117662">
      <w:bodyDiv w:val="1"/>
      <w:marLeft w:val="0"/>
      <w:marRight w:val="0"/>
      <w:marTop w:val="0"/>
      <w:marBottom w:val="0"/>
      <w:divBdr>
        <w:top w:val="none" w:sz="0" w:space="0" w:color="auto"/>
        <w:left w:val="none" w:sz="0" w:space="0" w:color="auto"/>
        <w:bottom w:val="none" w:sz="0" w:space="0" w:color="auto"/>
        <w:right w:val="none" w:sz="0" w:space="0" w:color="auto"/>
      </w:divBdr>
    </w:div>
    <w:div w:id="728652786">
      <w:marLeft w:val="480"/>
      <w:marRight w:val="0"/>
      <w:marTop w:val="0"/>
      <w:marBottom w:val="0"/>
      <w:divBdr>
        <w:top w:val="none" w:sz="0" w:space="0" w:color="auto"/>
        <w:left w:val="none" w:sz="0" w:space="0" w:color="auto"/>
        <w:bottom w:val="none" w:sz="0" w:space="0" w:color="auto"/>
        <w:right w:val="none" w:sz="0" w:space="0" w:color="auto"/>
      </w:divBdr>
    </w:div>
    <w:div w:id="729232896">
      <w:bodyDiv w:val="1"/>
      <w:marLeft w:val="0"/>
      <w:marRight w:val="0"/>
      <w:marTop w:val="0"/>
      <w:marBottom w:val="0"/>
      <w:divBdr>
        <w:top w:val="none" w:sz="0" w:space="0" w:color="auto"/>
        <w:left w:val="none" w:sz="0" w:space="0" w:color="auto"/>
        <w:bottom w:val="none" w:sz="0" w:space="0" w:color="auto"/>
        <w:right w:val="none" w:sz="0" w:space="0" w:color="auto"/>
      </w:divBdr>
    </w:div>
    <w:div w:id="729350526">
      <w:bodyDiv w:val="1"/>
      <w:marLeft w:val="0"/>
      <w:marRight w:val="0"/>
      <w:marTop w:val="0"/>
      <w:marBottom w:val="0"/>
      <w:divBdr>
        <w:top w:val="none" w:sz="0" w:space="0" w:color="auto"/>
        <w:left w:val="none" w:sz="0" w:space="0" w:color="auto"/>
        <w:bottom w:val="none" w:sz="0" w:space="0" w:color="auto"/>
        <w:right w:val="none" w:sz="0" w:space="0" w:color="auto"/>
      </w:divBdr>
    </w:div>
    <w:div w:id="729622368">
      <w:bodyDiv w:val="1"/>
      <w:marLeft w:val="0"/>
      <w:marRight w:val="0"/>
      <w:marTop w:val="0"/>
      <w:marBottom w:val="0"/>
      <w:divBdr>
        <w:top w:val="none" w:sz="0" w:space="0" w:color="auto"/>
        <w:left w:val="none" w:sz="0" w:space="0" w:color="auto"/>
        <w:bottom w:val="none" w:sz="0" w:space="0" w:color="auto"/>
        <w:right w:val="none" w:sz="0" w:space="0" w:color="auto"/>
      </w:divBdr>
    </w:div>
    <w:div w:id="730007648">
      <w:bodyDiv w:val="1"/>
      <w:marLeft w:val="0"/>
      <w:marRight w:val="0"/>
      <w:marTop w:val="0"/>
      <w:marBottom w:val="0"/>
      <w:divBdr>
        <w:top w:val="none" w:sz="0" w:space="0" w:color="auto"/>
        <w:left w:val="none" w:sz="0" w:space="0" w:color="auto"/>
        <w:bottom w:val="none" w:sz="0" w:space="0" w:color="auto"/>
        <w:right w:val="none" w:sz="0" w:space="0" w:color="auto"/>
      </w:divBdr>
    </w:div>
    <w:div w:id="730423323">
      <w:bodyDiv w:val="1"/>
      <w:marLeft w:val="0"/>
      <w:marRight w:val="0"/>
      <w:marTop w:val="0"/>
      <w:marBottom w:val="0"/>
      <w:divBdr>
        <w:top w:val="none" w:sz="0" w:space="0" w:color="auto"/>
        <w:left w:val="none" w:sz="0" w:space="0" w:color="auto"/>
        <w:bottom w:val="none" w:sz="0" w:space="0" w:color="auto"/>
        <w:right w:val="none" w:sz="0" w:space="0" w:color="auto"/>
      </w:divBdr>
    </w:div>
    <w:div w:id="731001377">
      <w:bodyDiv w:val="1"/>
      <w:marLeft w:val="0"/>
      <w:marRight w:val="0"/>
      <w:marTop w:val="0"/>
      <w:marBottom w:val="0"/>
      <w:divBdr>
        <w:top w:val="none" w:sz="0" w:space="0" w:color="auto"/>
        <w:left w:val="none" w:sz="0" w:space="0" w:color="auto"/>
        <w:bottom w:val="none" w:sz="0" w:space="0" w:color="auto"/>
        <w:right w:val="none" w:sz="0" w:space="0" w:color="auto"/>
      </w:divBdr>
    </w:div>
    <w:div w:id="731394354">
      <w:bodyDiv w:val="1"/>
      <w:marLeft w:val="0"/>
      <w:marRight w:val="0"/>
      <w:marTop w:val="0"/>
      <w:marBottom w:val="0"/>
      <w:divBdr>
        <w:top w:val="none" w:sz="0" w:space="0" w:color="auto"/>
        <w:left w:val="none" w:sz="0" w:space="0" w:color="auto"/>
        <w:bottom w:val="none" w:sz="0" w:space="0" w:color="auto"/>
        <w:right w:val="none" w:sz="0" w:space="0" w:color="auto"/>
      </w:divBdr>
    </w:div>
    <w:div w:id="731654845">
      <w:bodyDiv w:val="1"/>
      <w:marLeft w:val="0"/>
      <w:marRight w:val="0"/>
      <w:marTop w:val="0"/>
      <w:marBottom w:val="0"/>
      <w:divBdr>
        <w:top w:val="none" w:sz="0" w:space="0" w:color="auto"/>
        <w:left w:val="none" w:sz="0" w:space="0" w:color="auto"/>
        <w:bottom w:val="none" w:sz="0" w:space="0" w:color="auto"/>
        <w:right w:val="none" w:sz="0" w:space="0" w:color="auto"/>
      </w:divBdr>
    </w:div>
    <w:div w:id="731852399">
      <w:bodyDiv w:val="1"/>
      <w:marLeft w:val="0"/>
      <w:marRight w:val="0"/>
      <w:marTop w:val="0"/>
      <w:marBottom w:val="0"/>
      <w:divBdr>
        <w:top w:val="none" w:sz="0" w:space="0" w:color="auto"/>
        <w:left w:val="none" w:sz="0" w:space="0" w:color="auto"/>
        <w:bottom w:val="none" w:sz="0" w:space="0" w:color="auto"/>
        <w:right w:val="none" w:sz="0" w:space="0" w:color="auto"/>
      </w:divBdr>
    </w:div>
    <w:div w:id="731974815">
      <w:bodyDiv w:val="1"/>
      <w:marLeft w:val="0"/>
      <w:marRight w:val="0"/>
      <w:marTop w:val="0"/>
      <w:marBottom w:val="0"/>
      <w:divBdr>
        <w:top w:val="none" w:sz="0" w:space="0" w:color="auto"/>
        <w:left w:val="none" w:sz="0" w:space="0" w:color="auto"/>
        <w:bottom w:val="none" w:sz="0" w:space="0" w:color="auto"/>
        <w:right w:val="none" w:sz="0" w:space="0" w:color="auto"/>
      </w:divBdr>
    </w:div>
    <w:div w:id="732387268">
      <w:bodyDiv w:val="1"/>
      <w:marLeft w:val="0"/>
      <w:marRight w:val="0"/>
      <w:marTop w:val="0"/>
      <w:marBottom w:val="0"/>
      <w:divBdr>
        <w:top w:val="none" w:sz="0" w:space="0" w:color="auto"/>
        <w:left w:val="none" w:sz="0" w:space="0" w:color="auto"/>
        <w:bottom w:val="none" w:sz="0" w:space="0" w:color="auto"/>
        <w:right w:val="none" w:sz="0" w:space="0" w:color="auto"/>
      </w:divBdr>
    </w:div>
    <w:div w:id="733354570">
      <w:bodyDiv w:val="1"/>
      <w:marLeft w:val="0"/>
      <w:marRight w:val="0"/>
      <w:marTop w:val="0"/>
      <w:marBottom w:val="0"/>
      <w:divBdr>
        <w:top w:val="none" w:sz="0" w:space="0" w:color="auto"/>
        <w:left w:val="none" w:sz="0" w:space="0" w:color="auto"/>
        <w:bottom w:val="none" w:sz="0" w:space="0" w:color="auto"/>
        <w:right w:val="none" w:sz="0" w:space="0" w:color="auto"/>
      </w:divBdr>
    </w:div>
    <w:div w:id="734013011">
      <w:bodyDiv w:val="1"/>
      <w:marLeft w:val="0"/>
      <w:marRight w:val="0"/>
      <w:marTop w:val="0"/>
      <w:marBottom w:val="0"/>
      <w:divBdr>
        <w:top w:val="none" w:sz="0" w:space="0" w:color="auto"/>
        <w:left w:val="none" w:sz="0" w:space="0" w:color="auto"/>
        <w:bottom w:val="none" w:sz="0" w:space="0" w:color="auto"/>
        <w:right w:val="none" w:sz="0" w:space="0" w:color="auto"/>
      </w:divBdr>
    </w:div>
    <w:div w:id="734160659">
      <w:bodyDiv w:val="1"/>
      <w:marLeft w:val="0"/>
      <w:marRight w:val="0"/>
      <w:marTop w:val="0"/>
      <w:marBottom w:val="0"/>
      <w:divBdr>
        <w:top w:val="none" w:sz="0" w:space="0" w:color="auto"/>
        <w:left w:val="none" w:sz="0" w:space="0" w:color="auto"/>
        <w:bottom w:val="none" w:sz="0" w:space="0" w:color="auto"/>
        <w:right w:val="none" w:sz="0" w:space="0" w:color="auto"/>
      </w:divBdr>
    </w:div>
    <w:div w:id="734477189">
      <w:bodyDiv w:val="1"/>
      <w:marLeft w:val="0"/>
      <w:marRight w:val="0"/>
      <w:marTop w:val="0"/>
      <w:marBottom w:val="0"/>
      <w:divBdr>
        <w:top w:val="none" w:sz="0" w:space="0" w:color="auto"/>
        <w:left w:val="none" w:sz="0" w:space="0" w:color="auto"/>
        <w:bottom w:val="none" w:sz="0" w:space="0" w:color="auto"/>
        <w:right w:val="none" w:sz="0" w:space="0" w:color="auto"/>
      </w:divBdr>
    </w:div>
    <w:div w:id="734857072">
      <w:bodyDiv w:val="1"/>
      <w:marLeft w:val="0"/>
      <w:marRight w:val="0"/>
      <w:marTop w:val="0"/>
      <w:marBottom w:val="0"/>
      <w:divBdr>
        <w:top w:val="none" w:sz="0" w:space="0" w:color="auto"/>
        <w:left w:val="none" w:sz="0" w:space="0" w:color="auto"/>
        <w:bottom w:val="none" w:sz="0" w:space="0" w:color="auto"/>
        <w:right w:val="none" w:sz="0" w:space="0" w:color="auto"/>
      </w:divBdr>
    </w:div>
    <w:div w:id="734937391">
      <w:bodyDiv w:val="1"/>
      <w:marLeft w:val="0"/>
      <w:marRight w:val="0"/>
      <w:marTop w:val="0"/>
      <w:marBottom w:val="0"/>
      <w:divBdr>
        <w:top w:val="none" w:sz="0" w:space="0" w:color="auto"/>
        <w:left w:val="none" w:sz="0" w:space="0" w:color="auto"/>
        <w:bottom w:val="none" w:sz="0" w:space="0" w:color="auto"/>
        <w:right w:val="none" w:sz="0" w:space="0" w:color="auto"/>
      </w:divBdr>
    </w:div>
    <w:div w:id="735201483">
      <w:bodyDiv w:val="1"/>
      <w:marLeft w:val="0"/>
      <w:marRight w:val="0"/>
      <w:marTop w:val="0"/>
      <w:marBottom w:val="0"/>
      <w:divBdr>
        <w:top w:val="none" w:sz="0" w:space="0" w:color="auto"/>
        <w:left w:val="none" w:sz="0" w:space="0" w:color="auto"/>
        <w:bottom w:val="none" w:sz="0" w:space="0" w:color="auto"/>
        <w:right w:val="none" w:sz="0" w:space="0" w:color="auto"/>
      </w:divBdr>
    </w:div>
    <w:div w:id="735511974">
      <w:bodyDiv w:val="1"/>
      <w:marLeft w:val="0"/>
      <w:marRight w:val="0"/>
      <w:marTop w:val="0"/>
      <w:marBottom w:val="0"/>
      <w:divBdr>
        <w:top w:val="none" w:sz="0" w:space="0" w:color="auto"/>
        <w:left w:val="none" w:sz="0" w:space="0" w:color="auto"/>
        <w:bottom w:val="none" w:sz="0" w:space="0" w:color="auto"/>
        <w:right w:val="none" w:sz="0" w:space="0" w:color="auto"/>
      </w:divBdr>
    </w:div>
    <w:div w:id="735665306">
      <w:bodyDiv w:val="1"/>
      <w:marLeft w:val="0"/>
      <w:marRight w:val="0"/>
      <w:marTop w:val="0"/>
      <w:marBottom w:val="0"/>
      <w:divBdr>
        <w:top w:val="none" w:sz="0" w:space="0" w:color="auto"/>
        <w:left w:val="none" w:sz="0" w:space="0" w:color="auto"/>
        <w:bottom w:val="none" w:sz="0" w:space="0" w:color="auto"/>
        <w:right w:val="none" w:sz="0" w:space="0" w:color="auto"/>
      </w:divBdr>
    </w:div>
    <w:div w:id="735781118">
      <w:bodyDiv w:val="1"/>
      <w:marLeft w:val="0"/>
      <w:marRight w:val="0"/>
      <w:marTop w:val="0"/>
      <w:marBottom w:val="0"/>
      <w:divBdr>
        <w:top w:val="none" w:sz="0" w:space="0" w:color="auto"/>
        <w:left w:val="none" w:sz="0" w:space="0" w:color="auto"/>
        <w:bottom w:val="none" w:sz="0" w:space="0" w:color="auto"/>
        <w:right w:val="none" w:sz="0" w:space="0" w:color="auto"/>
      </w:divBdr>
    </w:div>
    <w:div w:id="736123366">
      <w:bodyDiv w:val="1"/>
      <w:marLeft w:val="0"/>
      <w:marRight w:val="0"/>
      <w:marTop w:val="0"/>
      <w:marBottom w:val="0"/>
      <w:divBdr>
        <w:top w:val="none" w:sz="0" w:space="0" w:color="auto"/>
        <w:left w:val="none" w:sz="0" w:space="0" w:color="auto"/>
        <w:bottom w:val="none" w:sz="0" w:space="0" w:color="auto"/>
        <w:right w:val="none" w:sz="0" w:space="0" w:color="auto"/>
      </w:divBdr>
    </w:div>
    <w:div w:id="736171562">
      <w:bodyDiv w:val="1"/>
      <w:marLeft w:val="0"/>
      <w:marRight w:val="0"/>
      <w:marTop w:val="0"/>
      <w:marBottom w:val="0"/>
      <w:divBdr>
        <w:top w:val="none" w:sz="0" w:space="0" w:color="auto"/>
        <w:left w:val="none" w:sz="0" w:space="0" w:color="auto"/>
        <w:bottom w:val="none" w:sz="0" w:space="0" w:color="auto"/>
        <w:right w:val="none" w:sz="0" w:space="0" w:color="auto"/>
      </w:divBdr>
    </w:div>
    <w:div w:id="738016159">
      <w:bodyDiv w:val="1"/>
      <w:marLeft w:val="0"/>
      <w:marRight w:val="0"/>
      <w:marTop w:val="0"/>
      <w:marBottom w:val="0"/>
      <w:divBdr>
        <w:top w:val="none" w:sz="0" w:space="0" w:color="auto"/>
        <w:left w:val="none" w:sz="0" w:space="0" w:color="auto"/>
        <w:bottom w:val="none" w:sz="0" w:space="0" w:color="auto"/>
        <w:right w:val="none" w:sz="0" w:space="0" w:color="auto"/>
      </w:divBdr>
    </w:div>
    <w:div w:id="738138570">
      <w:bodyDiv w:val="1"/>
      <w:marLeft w:val="0"/>
      <w:marRight w:val="0"/>
      <w:marTop w:val="0"/>
      <w:marBottom w:val="0"/>
      <w:divBdr>
        <w:top w:val="none" w:sz="0" w:space="0" w:color="auto"/>
        <w:left w:val="none" w:sz="0" w:space="0" w:color="auto"/>
        <w:bottom w:val="none" w:sz="0" w:space="0" w:color="auto"/>
        <w:right w:val="none" w:sz="0" w:space="0" w:color="auto"/>
      </w:divBdr>
    </w:div>
    <w:div w:id="738285786">
      <w:bodyDiv w:val="1"/>
      <w:marLeft w:val="0"/>
      <w:marRight w:val="0"/>
      <w:marTop w:val="0"/>
      <w:marBottom w:val="0"/>
      <w:divBdr>
        <w:top w:val="none" w:sz="0" w:space="0" w:color="auto"/>
        <w:left w:val="none" w:sz="0" w:space="0" w:color="auto"/>
        <w:bottom w:val="none" w:sz="0" w:space="0" w:color="auto"/>
        <w:right w:val="none" w:sz="0" w:space="0" w:color="auto"/>
      </w:divBdr>
    </w:div>
    <w:div w:id="738483263">
      <w:marLeft w:val="480"/>
      <w:marRight w:val="0"/>
      <w:marTop w:val="0"/>
      <w:marBottom w:val="0"/>
      <w:divBdr>
        <w:top w:val="none" w:sz="0" w:space="0" w:color="auto"/>
        <w:left w:val="none" w:sz="0" w:space="0" w:color="auto"/>
        <w:bottom w:val="none" w:sz="0" w:space="0" w:color="auto"/>
        <w:right w:val="none" w:sz="0" w:space="0" w:color="auto"/>
      </w:divBdr>
    </w:div>
    <w:div w:id="738747045">
      <w:bodyDiv w:val="1"/>
      <w:marLeft w:val="0"/>
      <w:marRight w:val="0"/>
      <w:marTop w:val="0"/>
      <w:marBottom w:val="0"/>
      <w:divBdr>
        <w:top w:val="none" w:sz="0" w:space="0" w:color="auto"/>
        <w:left w:val="none" w:sz="0" w:space="0" w:color="auto"/>
        <w:bottom w:val="none" w:sz="0" w:space="0" w:color="auto"/>
        <w:right w:val="none" w:sz="0" w:space="0" w:color="auto"/>
      </w:divBdr>
    </w:div>
    <w:div w:id="740640690">
      <w:bodyDiv w:val="1"/>
      <w:marLeft w:val="0"/>
      <w:marRight w:val="0"/>
      <w:marTop w:val="0"/>
      <w:marBottom w:val="0"/>
      <w:divBdr>
        <w:top w:val="none" w:sz="0" w:space="0" w:color="auto"/>
        <w:left w:val="none" w:sz="0" w:space="0" w:color="auto"/>
        <w:bottom w:val="none" w:sz="0" w:space="0" w:color="auto"/>
        <w:right w:val="none" w:sz="0" w:space="0" w:color="auto"/>
      </w:divBdr>
    </w:div>
    <w:div w:id="740760617">
      <w:bodyDiv w:val="1"/>
      <w:marLeft w:val="0"/>
      <w:marRight w:val="0"/>
      <w:marTop w:val="0"/>
      <w:marBottom w:val="0"/>
      <w:divBdr>
        <w:top w:val="none" w:sz="0" w:space="0" w:color="auto"/>
        <w:left w:val="none" w:sz="0" w:space="0" w:color="auto"/>
        <w:bottom w:val="none" w:sz="0" w:space="0" w:color="auto"/>
        <w:right w:val="none" w:sz="0" w:space="0" w:color="auto"/>
      </w:divBdr>
    </w:div>
    <w:div w:id="741491751">
      <w:marLeft w:val="480"/>
      <w:marRight w:val="0"/>
      <w:marTop w:val="0"/>
      <w:marBottom w:val="0"/>
      <w:divBdr>
        <w:top w:val="none" w:sz="0" w:space="0" w:color="auto"/>
        <w:left w:val="none" w:sz="0" w:space="0" w:color="auto"/>
        <w:bottom w:val="none" w:sz="0" w:space="0" w:color="auto"/>
        <w:right w:val="none" w:sz="0" w:space="0" w:color="auto"/>
      </w:divBdr>
    </w:div>
    <w:div w:id="742528215">
      <w:bodyDiv w:val="1"/>
      <w:marLeft w:val="0"/>
      <w:marRight w:val="0"/>
      <w:marTop w:val="0"/>
      <w:marBottom w:val="0"/>
      <w:divBdr>
        <w:top w:val="none" w:sz="0" w:space="0" w:color="auto"/>
        <w:left w:val="none" w:sz="0" w:space="0" w:color="auto"/>
        <w:bottom w:val="none" w:sz="0" w:space="0" w:color="auto"/>
        <w:right w:val="none" w:sz="0" w:space="0" w:color="auto"/>
      </w:divBdr>
    </w:div>
    <w:div w:id="742992261">
      <w:bodyDiv w:val="1"/>
      <w:marLeft w:val="0"/>
      <w:marRight w:val="0"/>
      <w:marTop w:val="0"/>
      <w:marBottom w:val="0"/>
      <w:divBdr>
        <w:top w:val="none" w:sz="0" w:space="0" w:color="auto"/>
        <w:left w:val="none" w:sz="0" w:space="0" w:color="auto"/>
        <w:bottom w:val="none" w:sz="0" w:space="0" w:color="auto"/>
        <w:right w:val="none" w:sz="0" w:space="0" w:color="auto"/>
      </w:divBdr>
    </w:div>
    <w:div w:id="743452877">
      <w:bodyDiv w:val="1"/>
      <w:marLeft w:val="0"/>
      <w:marRight w:val="0"/>
      <w:marTop w:val="0"/>
      <w:marBottom w:val="0"/>
      <w:divBdr>
        <w:top w:val="none" w:sz="0" w:space="0" w:color="auto"/>
        <w:left w:val="none" w:sz="0" w:space="0" w:color="auto"/>
        <w:bottom w:val="none" w:sz="0" w:space="0" w:color="auto"/>
        <w:right w:val="none" w:sz="0" w:space="0" w:color="auto"/>
      </w:divBdr>
    </w:div>
    <w:div w:id="744107851">
      <w:bodyDiv w:val="1"/>
      <w:marLeft w:val="0"/>
      <w:marRight w:val="0"/>
      <w:marTop w:val="0"/>
      <w:marBottom w:val="0"/>
      <w:divBdr>
        <w:top w:val="none" w:sz="0" w:space="0" w:color="auto"/>
        <w:left w:val="none" w:sz="0" w:space="0" w:color="auto"/>
        <w:bottom w:val="none" w:sz="0" w:space="0" w:color="auto"/>
        <w:right w:val="none" w:sz="0" w:space="0" w:color="auto"/>
      </w:divBdr>
    </w:div>
    <w:div w:id="744492944">
      <w:bodyDiv w:val="1"/>
      <w:marLeft w:val="0"/>
      <w:marRight w:val="0"/>
      <w:marTop w:val="0"/>
      <w:marBottom w:val="0"/>
      <w:divBdr>
        <w:top w:val="none" w:sz="0" w:space="0" w:color="auto"/>
        <w:left w:val="none" w:sz="0" w:space="0" w:color="auto"/>
        <w:bottom w:val="none" w:sz="0" w:space="0" w:color="auto"/>
        <w:right w:val="none" w:sz="0" w:space="0" w:color="auto"/>
      </w:divBdr>
    </w:div>
    <w:div w:id="746416876">
      <w:bodyDiv w:val="1"/>
      <w:marLeft w:val="0"/>
      <w:marRight w:val="0"/>
      <w:marTop w:val="0"/>
      <w:marBottom w:val="0"/>
      <w:divBdr>
        <w:top w:val="none" w:sz="0" w:space="0" w:color="auto"/>
        <w:left w:val="none" w:sz="0" w:space="0" w:color="auto"/>
        <w:bottom w:val="none" w:sz="0" w:space="0" w:color="auto"/>
        <w:right w:val="none" w:sz="0" w:space="0" w:color="auto"/>
      </w:divBdr>
    </w:div>
    <w:div w:id="748037906">
      <w:bodyDiv w:val="1"/>
      <w:marLeft w:val="0"/>
      <w:marRight w:val="0"/>
      <w:marTop w:val="0"/>
      <w:marBottom w:val="0"/>
      <w:divBdr>
        <w:top w:val="none" w:sz="0" w:space="0" w:color="auto"/>
        <w:left w:val="none" w:sz="0" w:space="0" w:color="auto"/>
        <w:bottom w:val="none" w:sz="0" w:space="0" w:color="auto"/>
        <w:right w:val="none" w:sz="0" w:space="0" w:color="auto"/>
      </w:divBdr>
    </w:div>
    <w:div w:id="748356551">
      <w:bodyDiv w:val="1"/>
      <w:marLeft w:val="0"/>
      <w:marRight w:val="0"/>
      <w:marTop w:val="0"/>
      <w:marBottom w:val="0"/>
      <w:divBdr>
        <w:top w:val="none" w:sz="0" w:space="0" w:color="auto"/>
        <w:left w:val="none" w:sz="0" w:space="0" w:color="auto"/>
        <w:bottom w:val="none" w:sz="0" w:space="0" w:color="auto"/>
        <w:right w:val="none" w:sz="0" w:space="0" w:color="auto"/>
      </w:divBdr>
    </w:div>
    <w:div w:id="750197197">
      <w:bodyDiv w:val="1"/>
      <w:marLeft w:val="0"/>
      <w:marRight w:val="0"/>
      <w:marTop w:val="0"/>
      <w:marBottom w:val="0"/>
      <w:divBdr>
        <w:top w:val="none" w:sz="0" w:space="0" w:color="auto"/>
        <w:left w:val="none" w:sz="0" w:space="0" w:color="auto"/>
        <w:bottom w:val="none" w:sz="0" w:space="0" w:color="auto"/>
        <w:right w:val="none" w:sz="0" w:space="0" w:color="auto"/>
      </w:divBdr>
    </w:div>
    <w:div w:id="750199898">
      <w:bodyDiv w:val="1"/>
      <w:marLeft w:val="0"/>
      <w:marRight w:val="0"/>
      <w:marTop w:val="0"/>
      <w:marBottom w:val="0"/>
      <w:divBdr>
        <w:top w:val="none" w:sz="0" w:space="0" w:color="auto"/>
        <w:left w:val="none" w:sz="0" w:space="0" w:color="auto"/>
        <w:bottom w:val="none" w:sz="0" w:space="0" w:color="auto"/>
        <w:right w:val="none" w:sz="0" w:space="0" w:color="auto"/>
      </w:divBdr>
    </w:div>
    <w:div w:id="751001058">
      <w:bodyDiv w:val="1"/>
      <w:marLeft w:val="0"/>
      <w:marRight w:val="0"/>
      <w:marTop w:val="0"/>
      <w:marBottom w:val="0"/>
      <w:divBdr>
        <w:top w:val="none" w:sz="0" w:space="0" w:color="auto"/>
        <w:left w:val="none" w:sz="0" w:space="0" w:color="auto"/>
        <w:bottom w:val="none" w:sz="0" w:space="0" w:color="auto"/>
        <w:right w:val="none" w:sz="0" w:space="0" w:color="auto"/>
      </w:divBdr>
    </w:div>
    <w:div w:id="751241865">
      <w:bodyDiv w:val="1"/>
      <w:marLeft w:val="0"/>
      <w:marRight w:val="0"/>
      <w:marTop w:val="0"/>
      <w:marBottom w:val="0"/>
      <w:divBdr>
        <w:top w:val="none" w:sz="0" w:space="0" w:color="auto"/>
        <w:left w:val="none" w:sz="0" w:space="0" w:color="auto"/>
        <w:bottom w:val="none" w:sz="0" w:space="0" w:color="auto"/>
        <w:right w:val="none" w:sz="0" w:space="0" w:color="auto"/>
      </w:divBdr>
    </w:div>
    <w:div w:id="751781102">
      <w:bodyDiv w:val="1"/>
      <w:marLeft w:val="0"/>
      <w:marRight w:val="0"/>
      <w:marTop w:val="0"/>
      <w:marBottom w:val="0"/>
      <w:divBdr>
        <w:top w:val="none" w:sz="0" w:space="0" w:color="auto"/>
        <w:left w:val="none" w:sz="0" w:space="0" w:color="auto"/>
        <w:bottom w:val="none" w:sz="0" w:space="0" w:color="auto"/>
        <w:right w:val="none" w:sz="0" w:space="0" w:color="auto"/>
      </w:divBdr>
    </w:div>
    <w:div w:id="752048987">
      <w:bodyDiv w:val="1"/>
      <w:marLeft w:val="0"/>
      <w:marRight w:val="0"/>
      <w:marTop w:val="0"/>
      <w:marBottom w:val="0"/>
      <w:divBdr>
        <w:top w:val="none" w:sz="0" w:space="0" w:color="auto"/>
        <w:left w:val="none" w:sz="0" w:space="0" w:color="auto"/>
        <w:bottom w:val="none" w:sz="0" w:space="0" w:color="auto"/>
        <w:right w:val="none" w:sz="0" w:space="0" w:color="auto"/>
      </w:divBdr>
    </w:div>
    <w:div w:id="752513540">
      <w:bodyDiv w:val="1"/>
      <w:marLeft w:val="0"/>
      <w:marRight w:val="0"/>
      <w:marTop w:val="0"/>
      <w:marBottom w:val="0"/>
      <w:divBdr>
        <w:top w:val="none" w:sz="0" w:space="0" w:color="auto"/>
        <w:left w:val="none" w:sz="0" w:space="0" w:color="auto"/>
        <w:bottom w:val="none" w:sz="0" w:space="0" w:color="auto"/>
        <w:right w:val="none" w:sz="0" w:space="0" w:color="auto"/>
      </w:divBdr>
    </w:div>
    <w:div w:id="753354638">
      <w:bodyDiv w:val="1"/>
      <w:marLeft w:val="0"/>
      <w:marRight w:val="0"/>
      <w:marTop w:val="0"/>
      <w:marBottom w:val="0"/>
      <w:divBdr>
        <w:top w:val="none" w:sz="0" w:space="0" w:color="auto"/>
        <w:left w:val="none" w:sz="0" w:space="0" w:color="auto"/>
        <w:bottom w:val="none" w:sz="0" w:space="0" w:color="auto"/>
        <w:right w:val="none" w:sz="0" w:space="0" w:color="auto"/>
      </w:divBdr>
    </w:div>
    <w:div w:id="753553285">
      <w:bodyDiv w:val="1"/>
      <w:marLeft w:val="0"/>
      <w:marRight w:val="0"/>
      <w:marTop w:val="0"/>
      <w:marBottom w:val="0"/>
      <w:divBdr>
        <w:top w:val="none" w:sz="0" w:space="0" w:color="auto"/>
        <w:left w:val="none" w:sz="0" w:space="0" w:color="auto"/>
        <w:bottom w:val="none" w:sz="0" w:space="0" w:color="auto"/>
        <w:right w:val="none" w:sz="0" w:space="0" w:color="auto"/>
      </w:divBdr>
    </w:div>
    <w:div w:id="754320546">
      <w:bodyDiv w:val="1"/>
      <w:marLeft w:val="0"/>
      <w:marRight w:val="0"/>
      <w:marTop w:val="0"/>
      <w:marBottom w:val="0"/>
      <w:divBdr>
        <w:top w:val="none" w:sz="0" w:space="0" w:color="auto"/>
        <w:left w:val="none" w:sz="0" w:space="0" w:color="auto"/>
        <w:bottom w:val="none" w:sz="0" w:space="0" w:color="auto"/>
        <w:right w:val="none" w:sz="0" w:space="0" w:color="auto"/>
      </w:divBdr>
    </w:div>
    <w:div w:id="754522732">
      <w:bodyDiv w:val="1"/>
      <w:marLeft w:val="0"/>
      <w:marRight w:val="0"/>
      <w:marTop w:val="0"/>
      <w:marBottom w:val="0"/>
      <w:divBdr>
        <w:top w:val="none" w:sz="0" w:space="0" w:color="auto"/>
        <w:left w:val="none" w:sz="0" w:space="0" w:color="auto"/>
        <w:bottom w:val="none" w:sz="0" w:space="0" w:color="auto"/>
        <w:right w:val="none" w:sz="0" w:space="0" w:color="auto"/>
      </w:divBdr>
    </w:div>
    <w:div w:id="754976155">
      <w:bodyDiv w:val="1"/>
      <w:marLeft w:val="0"/>
      <w:marRight w:val="0"/>
      <w:marTop w:val="0"/>
      <w:marBottom w:val="0"/>
      <w:divBdr>
        <w:top w:val="none" w:sz="0" w:space="0" w:color="auto"/>
        <w:left w:val="none" w:sz="0" w:space="0" w:color="auto"/>
        <w:bottom w:val="none" w:sz="0" w:space="0" w:color="auto"/>
        <w:right w:val="none" w:sz="0" w:space="0" w:color="auto"/>
      </w:divBdr>
    </w:div>
    <w:div w:id="755051983">
      <w:bodyDiv w:val="1"/>
      <w:marLeft w:val="0"/>
      <w:marRight w:val="0"/>
      <w:marTop w:val="0"/>
      <w:marBottom w:val="0"/>
      <w:divBdr>
        <w:top w:val="none" w:sz="0" w:space="0" w:color="auto"/>
        <w:left w:val="none" w:sz="0" w:space="0" w:color="auto"/>
        <w:bottom w:val="none" w:sz="0" w:space="0" w:color="auto"/>
        <w:right w:val="none" w:sz="0" w:space="0" w:color="auto"/>
      </w:divBdr>
    </w:div>
    <w:div w:id="755369088">
      <w:bodyDiv w:val="1"/>
      <w:marLeft w:val="0"/>
      <w:marRight w:val="0"/>
      <w:marTop w:val="0"/>
      <w:marBottom w:val="0"/>
      <w:divBdr>
        <w:top w:val="none" w:sz="0" w:space="0" w:color="auto"/>
        <w:left w:val="none" w:sz="0" w:space="0" w:color="auto"/>
        <w:bottom w:val="none" w:sz="0" w:space="0" w:color="auto"/>
        <w:right w:val="none" w:sz="0" w:space="0" w:color="auto"/>
      </w:divBdr>
    </w:div>
    <w:div w:id="758866073">
      <w:bodyDiv w:val="1"/>
      <w:marLeft w:val="0"/>
      <w:marRight w:val="0"/>
      <w:marTop w:val="0"/>
      <w:marBottom w:val="0"/>
      <w:divBdr>
        <w:top w:val="none" w:sz="0" w:space="0" w:color="auto"/>
        <w:left w:val="none" w:sz="0" w:space="0" w:color="auto"/>
        <w:bottom w:val="none" w:sz="0" w:space="0" w:color="auto"/>
        <w:right w:val="none" w:sz="0" w:space="0" w:color="auto"/>
      </w:divBdr>
    </w:div>
    <w:div w:id="758982328">
      <w:bodyDiv w:val="1"/>
      <w:marLeft w:val="0"/>
      <w:marRight w:val="0"/>
      <w:marTop w:val="0"/>
      <w:marBottom w:val="0"/>
      <w:divBdr>
        <w:top w:val="none" w:sz="0" w:space="0" w:color="auto"/>
        <w:left w:val="none" w:sz="0" w:space="0" w:color="auto"/>
        <w:bottom w:val="none" w:sz="0" w:space="0" w:color="auto"/>
        <w:right w:val="none" w:sz="0" w:space="0" w:color="auto"/>
      </w:divBdr>
    </w:div>
    <w:div w:id="760174816">
      <w:bodyDiv w:val="1"/>
      <w:marLeft w:val="0"/>
      <w:marRight w:val="0"/>
      <w:marTop w:val="0"/>
      <w:marBottom w:val="0"/>
      <w:divBdr>
        <w:top w:val="none" w:sz="0" w:space="0" w:color="auto"/>
        <w:left w:val="none" w:sz="0" w:space="0" w:color="auto"/>
        <w:bottom w:val="none" w:sz="0" w:space="0" w:color="auto"/>
        <w:right w:val="none" w:sz="0" w:space="0" w:color="auto"/>
      </w:divBdr>
    </w:div>
    <w:div w:id="760219426">
      <w:bodyDiv w:val="1"/>
      <w:marLeft w:val="0"/>
      <w:marRight w:val="0"/>
      <w:marTop w:val="0"/>
      <w:marBottom w:val="0"/>
      <w:divBdr>
        <w:top w:val="none" w:sz="0" w:space="0" w:color="auto"/>
        <w:left w:val="none" w:sz="0" w:space="0" w:color="auto"/>
        <w:bottom w:val="none" w:sz="0" w:space="0" w:color="auto"/>
        <w:right w:val="none" w:sz="0" w:space="0" w:color="auto"/>
      </w:divBdr>
    </w:div>
    <w:div w:id="760875241">
      <w:marLeft w:val="480"/>
      <w:marRight w:val="0"/>
      <w:marTop w:val="0"/>
      <w:marBottom w:val="0"/>
      <w:divBdr>
        <w:top w:val="none" w:sz="0" w:space="0" w:color="auto"/>
        <w:left w:val="none" w:sz="0" w:space="0" w:color="auto"/>
        <w:bottom w:val="none" w:sz="0" w:space="0" w:color="auto"/>
        <w:right w:val="none" w:sz="0" w:space="0" w:color="auto"/>
      </w:divBdr>
    </w:div>
    <w:div w:id="760952163">
      <w:marLeft w:val="480"/>
      <w:marRight w:val="0"/>
      <w:marTop w:val="0"/>
      <w:marBottom w:val="0"/>
      <w:divBdr>
        <w:top w:val="none" w:sz="0" w:space="0" w:color="auto"/>
        <w:left w:val="none" w:sz="0" w:space="0" w:color="auto"/>
        <w:bottom w:val="none" w:sz="0" w:space="0" w:color="auto"/>
        <w:right w:val="none" w:sz="0" w:space="0" w:color="auto"/>
      </w:divBdr>
    </w:div>
    <w:div w:id="761490645">
      <w:bodyDiv w:val="1"/>
      <w:marLeft w:val="0"/>
      <w:marRight w:val="0"/>
      <w:marTop w:val="0"/>
      <w:marBottom w:val="0"/>
      <w:divBdr>
        <w:top w:val="none" w:sz="0" w:space="0" w:color="auto"/>
        <w:left w:val="none" w:sz="0" w:space="0" w:color="auto"/>
        <w:bottom w:val="none" w:sz="0" w:space="0" w:color="auto"/>
        <w:right w:val="none" w:sz="0" w:space="0" w:color="auto"/>
      </w:divBdr>
    </w:div>
    <w:div w:id="761684136">
      <w:bodyDiv w:val="1"/>
      <w:marLeft w:val="0"/>
      <w:marRight w:val="0"/>
      <w:marTop w:val="0"/>
      <w:marBottom w:val="0"/>
      <w:divBdr>
        <w:top w:val="none" w:sz="0" w:space="0" w:color="auto"/>
        <w:left w:val="none" w:sz="0" w:space="0" w:color="auto"/>
        <w:bottom w:val="none" w:sz="0" w:space="0" w:color="auto"/>
        <w:right w:val="none" w:sz="0" w:space="0" w:color="auto"/>
      </w:divBdr>
    </w:div>
    <w:div w:id="761755709">
      <w:bodyDiv w:val="1"/>
      <w:marLeft w:val="0"/>
      <w:marRight w:val="0"/>
      <w:marTop w:val="0"/>
      <w:marBottom w:val="0"/>
      <w:divBdr>
        <w:top w:val="none" w:sz="0" w:space="0" w:color="auto"/>
        <w:left w:val="none" w:sz="0" w:space="0" w:color="auto"/>
        <w:bottom w:val="none" w:sz="0" w:space="0" w:color="auto"/>
        <w:right w:val="none" w:sz="0" w:space="0" w:color="auto"/>
      </w:divBdr>
    </w:div>
    <w:div w:id="762149479">
      <w:marLeft w:val="480"/>
      <w:marRight w:val="0"/>
      <w:marTop w:val="0"/>
      <w:marBottom w:val="0"/>
      <w:divBdr>
        <w:top w:val="none" w:sz="0" w:space="0" w:color="auto"/>
        <w:left w:val="none" w:sz="0" w:space="0" w:color="auto"/>
        <w:bottom w:val="none" w:sz="0" w:space="0" w:color="auto"/>
        <w:right w:val="none" w:sz="0" w:space="0" w:color="auto"/>
      </w:divBdr>
    </w:div>
    <w:div w:id="762648137">
      <w:bodyDiv w:val="1"/>
      <w:marLeft w:val="0"/>
      <w:marRight w:val="0"/>
      <w:marTop w:val="0"/>
      <w:marBottom w:val="0"/>
      <w:divBdr>
        <w:top w:val="none" w:sz="0" w:space="0" w:color="auto"/>
        <w:left w:val="none" w:sz="0" w:space="0" w:color="auto"/>
        <w:bottom w:val="none" w:sz="0" w:space="0" w:color="auto"/>
        <w:right w:val="none" w:sz="0" w:space="0" w:color="auto"/>
      </w:divBdr>
    </w:div>
    <w:div w:id="763384475">
      <w:bodyDiv w:val="1"/>
      <w:marLeft w:val="0"/>
      <w:marRight w:val="0"/>
      <w:marTop w:val="0"/>
      <w:marBottom w:val="0"/>
      <w:divBdr>
        <w:top w:val="none" w:sz="0" w:space="0" w:color="auto"/>
        <w:left w:val="none" w:sz="0" w:space="0" w:color="auto"/>
        <w:bottom w:val="none" w:sz="0" w:space="0" w:color="auto"/>
        <w:right w:val="none" w:sz="0" w:space="0" w:color="auto"/>
      </w:divBdr>
    </w:div>
    <w:div w:id="763647380">
      <w:bodyDiv w:val="1"/>
      <w:marLeft w:val="0"/>
      <w:marRight w:val="0"/>
      <w:marTop w:val="0"/>
      <w:marBottom w:val="0"/>
      <w:divBdr>
        <w:top w:val="none" w:sz="0" w:space="0" w:color="auto"/>
        <w:left w:val="none" w:sz="0" w:space="0" w:color="auto"/>
        <w:bottom w:val="none" w:sz="0" w:space="0" w:color="auto"/>
        <w:right w:val="none" w:sz="0" w:space="0" w:color="auto"/>
      </w:divBdr>
    </w:div>
    <w:div w:id="763763997">
      <w:marLeft w:val="480"/>
      <w:marRight w:val="0"/>
      <w:marTop w:val="0"/>
      <w:marBottom w:val="0"/>
      <w:divBdr>
        <w:top w:val="none" w:sz="0" w:space="0" w:color="auto"/>
        <w:left w:val="none" w:sz="0" w:space="0" w:color="auto"/>
        <w:bottom w:val="none" w:sz="0" w:space="0" w:color="auto"/>
        <w:right w:val="none" w:sz="0" w:space="0" w:color="auto"/>
      </w:divBdr>
    </w:div>
    <w:div w:id="764115620">
      <w:bodyDiv w:val="1"/>
      <w:marLeft w:val="0"/>
      <w:marRight w:val="0"/>
      <w:marTop w:val="0"/>
      <w:marBottom w:val="0"/>
      <w:divBdr>
        <w:top w:val="none" w:sz="0" w:space="0" w:color="auto"/>
        <w:left w:val="none" w:sz="0" w:space="0" w:color="auto"/>
        <w:bottom w:val="none" w:sz="0" w:space="0" w:color="auto"/>
        <w:right w:val="none" w:sz="0" w:space="0" w:color="auto"/>
      </w:divBdr>
    </w:div>
    <w:div w:id="764956310">
      <w:bodyDiv w:val="1"/>
      <w:marLeft w:val="0"/>
      <w:marRight w:val="0"/>
      <w:marTop w:val="0"/>
      <w:marBottom w:val="0"/>
      <w:divBdr>
        <w:top w:val="none" w:sz="0" w:space="0" w:color="auto"/>
        <w:left w:val="none" w:sz="0" w:space="0" w:color="auto"/>
        <w:bottom w:val="none" w:sz="0" w:space="0" w:color="auto"/>
        <w:right w:val="none" w:sz="0" w:space="0" w:color="auto"/>
      </w:divBdr>
    </w:div>
    <w:div w:id="764961531">
      <w:bodyDiv w:val="1"/>
      <w:marLeft w:val="0"/>
      <w:marRight w:val="0"/>
      <w:marTop w:val="0"/>
      <w:marBottom w:val="0"/>
      <w:divBdr>
        <w:top w:val="none" w:sz="0" w:space="0" w:color="auto"/>
        <w:left w:val="none" w:sz="0" w:space="0" w:color="auto"/>
        <w:bottom w:val="none" w:sz="0" w:space="0" w:color="auto"/>
        <w:right w:val="none" w:sz="0" w:space="0" w:color="auto"/>
      </w:divBdr>
    </w:div>
    <w:div w:id="765349516">
      <w:bodyDiv w:val="1"/>
      <w:marLeft w:val="0"/>
      <w:marRight w:val="0"/>
      <w:marTop w:val="0"/>
      <w:marBottom w:val="0"/>
      <w:divBdr>
        <w:top w:val="none" w:sz="0" w:space="0" w:color="auto"/>
        <w:left w:val="none" w:sz="0" w:space="0" w:color="auto"/>
        <w:bottom w:val="none" w:sz="0" w:space="0" w:color="auto"/>
        <w:right w:val="none" w:sz="0" w:space="0" w:color="auto"/>
      </w:divBdr>
    </w:div>
    <w:div w:id="765881981">
      <w:marLeft w:val="480"/>
      <w:marRight w:val="0"/>
      <w:marTop w:val="0"/>
      <w:marBottom w:val="0"/>
      <w:divBdr>
        <w:top w:val="none" w:sz="0" w:space="0" w:color="auto"/>
        <w:left w:val="none" w:sz="0" w:space="0" w:color="auto"/>
        <w:bottom w:val="none" w:sz="0" w:space="0" w:color="auto"/>
        <w:right w:val="none" w:sz="0" w:space="0" w:color="auto"/>
      </w:divBdr>
    </w:div>
    <w:div w:id="766077702">
      <w:bodyDiv w:val="1"/>
      <w:marLeft w:val="0"/>
      <w:marRight w:val="0"/>
      <w:marTop w:val="0"/>
      <w:marBottom w:val="0"/>
      <w:divBdr>
        <w:top w:val="none" w:sz="0" w:space="0" w:color="auto"/>
        <w:left w:val="none" w:sz="0" w:space="0" w:color="auto"/>
        <w:bottom w:val="none" w:sz="0" w:space="0" w:color="auto"/>
        <w:right w:val="none" w:sz="0" w:space="0" w:color="auto"/>
      </w:divBdr>
    </w:div>
    <w:div w:id="766537394">
      <w:bodyDiv w:val="1"/>
      <w:marLeft w:val="0"/>
      <w:marRight w:val="0"/>
      <w:marTop w:val="0"/>
      <w:marBottom w:val="0"/>
      <w:divBdr>
        <w:top w:val="none" w:sz="0" w:space="0" w:color="auto"/>
        <w:left w:val="none" w:sz="0" w:space="0" w:color="auto"/>
        <w:bottom w:val="none" w:sz="0" w:space="0" w:color="auto"/>
        <w:right w:val="none" w:sz="0" w:space="0" w:color="auto"/>
      </w:divBdr>
    </w:div>
    <w:div w:id="766728134">
      <w:bodyDiv w:val="1"/>
      <w:marLeft w:val="0"/>
      <w:marRight w:val="0"/>
      <w:marTop w:val="0"/>
      <w:marBottom w:val="0"/>
      <w:divBdr>
        <w:top w:val="none" w:sz="0" w:space="0" w:color="auto"/>
        <w:left w:val="none" w:sz="0" w:space="0" w:color="auto"/>
        <w:bottom w:val="none" w:sz="0" w:space="0" w:color="auto"/>
        <w:right w:val="none" w:sz="0" w:space="0" w:color="auto"/>
      </w:divBdr>
    </w:div>
    <w:div w:id="767896161">
      <w:bodyDiv w:val="1"/>
      <w:marLeft w:val="0"/>
      <w:marRight w:val="0"/>
      <w:marTop w:val="0"/>
      <w:marBottom w:val="0"/>
      <w:divBdr>
        <w:top w:val="none" w:sz="0" w:space="0" w:color="auto"/>
        <w:left w:val="none" w:sz="0" w:space="0" w:color="auto"/>
        <w:bottom w:val="none" w:sz="0" w:space="0" w:color="auto"/>
        <w:right w:val="none" w:sz="0" w:space="0" w:color="auto"/>
      </w:divBdr>
    </w:div>
    <w:div w:id="768042555">
      <w:bodyDiv w:val="1"/>
      <w:marLeft w:val="0"/>
      <w:marRight w:val="0"/>
      <w:marTop w:val="0"/>
      <w:marBottom w:val="0"/>
      <w:divBdr>
        <w:top w:val="none" w:sz="0" w:space="0" w:color="auto"/>
        <w:left w:val="none" w:sz="0" w:space="0" w:color="auto"/>
        <w:bottom w:val="none" w:sz="0" w:space="0" w:color="auto"/>
        <w:right w:val="none" w:sz="0" w:space="0" w:color="auto"/>
      </w:divBdr>
    </w:div>
    <w:div w:id="768047551">
      <w:bodyDiv w:val="1"/>
      <w:marLeft w:val="0"/>
      <w:marRight w:val="0"/>
      <w:marTop w:val="0"/>
      <w:marBottom w:val="0"/>
      <w:divBdr>
        <w:top w:val="none" w:sz="0" w:space="0" w:color="auto"/>
        <w:left w:val="none" w:sz="0" w:space="0" w:color="auto"/>
        <w:bottom w:val="none" w:sz="0" w:space="0" w:color="auto"/>
        <w:right w:val="none" w:sz="0" w:space="0" w:color="auto"/>
      </w:divBdr>
    </w:div>
    <w:div w:id="768352518">
      <w:marLeft w:val="480"/>
      <w:marRight w:val="0"/>
      <w:marTop w:val="0"/>
      <w:marBottom w:val="0"/>
      <w:divBdr>
        <w:top w:val="none" w:sz="0" w:space="0" w:color="auto"/>
        <w:left w:val="none" w:sz="0" w:space="0" w:color="auto"/>
        <w:bottom w:val="none" w:sz="0" w:space="0" w:color="auto"/>
        <w:right w:val="none" w:sz="0" w:space="0" w:color="auto"/>
      </w:divBdr>
    </w:div>
    <w:div w:id="769081957">
      <w:bodyDiv w:val="1"/>
      <w:marLeft w:val="0"/>
      <w:marRight w:val="0"/>
      <w:marTop w:val="0"/>
      <w:marBottom w:val="0"/>
      <w:divBdr>
        <w:top w:val="none" w:sz="0" w:space="0" w:color="auto"/>
        <w:left w:val="none" w:sz="0" w:space="0" w:color="auto"/>
        <w:bottom w:val="none" w:sz="0" w:space="0" w:color="auto"/>
        <w:right w:val="none" w:sz="0" w:space="0" w:color="auto"/>
      </w:divBdr>
    </w:div>
    <w:div w:id="769736043">
      <w:marLeft w:val="480"/>
      <w:marRight w:val="0"/>
      <w:marTop w:val="0"/>
      <w:marBottom w:val="0"/>
      <w:divBdr>
        <w:top w:val="none" w:sz="0" w:space="0" w:color="auto"/>
        <w:left w:val="none" w:sz="0" w:space="0" w:color="auto"/>
        <w:bottom w:val="none" w:sz="0" w:space="0" w:color="auto"/>
        <w:right w:val="none" w:sz="0" w:space="0" w:color="auto"/>
      </w:divBdr>
    </w:div>
    <w:div w:id="769854661">
      <w:bodyDiv w:val="1"/>
      <w:marLeft w:val="0"/>
      <w:marRight w:val="0"/>
      <w:marTop w:val="0"/>
      <w:marBottom w:val="0"/>
      <w:divBdr>
        <w:top w:val="none" w:sz="0" w:space="0" w:color="auto"/>
        <w:left w:val="none" w:sz="0" w:space="0" w:color="auto"/>
        <w:bottom w:val="none" w:sz="0" w:space="0" w:color="auto"/>
        <w:right w:val="none" w:sz="0" w:space="0" w:color="auto"/>
      </w:divBdr>
    </w:div>
    <w:div w:id="770395387">
      <w:bodyDiv w:val="1"/>
      <w:marLeft w:val="0"/>
      <w:marRight w:val="0"/>
      <w:marTop w:val="0"/>
      <w:marBottom w:val="0"/>
      <w:divBdr>
        <w:top w:val="none" w:sz="0" w:space="0" w:color="auto"/>
        <w:left w:val="none" w:sz="0" w:space="0" w:color="auto"/>
        <w:bottom w:val="none" w:sz="0" w:space="0" w:color="auto"/>
        <w:right w:val="none" w:sz="0" w:space="0" w:color="auto"/>
      </w:divBdr>
    </w:div>
    <w:div w:id="772088690">
      <w:bodyDiv w:val="1"/>
      <w:marLeft w:val="0"/>
      <w:marRight w:val="0"/>
      <w:marTop w:val="0"/>
      <w:marBottom w:val="0"/>
      <w:divBdr>
        <w:top w:val="none" w:sz="0" w:space="0" w:color="auto"/>
        <w:left w:val="none" w:sz="0" w:space="0" w:color="auto"/>
        <w:bottom w:val="none" w:sz="0" w:space="0" w:color="auto"/>
        <w:right w:val="none" w:sz="0" w:space="0" w:color="auto"/>
      </w:divBdr>
    </w:div>
    <w:div w:id="772286130">
      <w:bodyDiv w:val="1"/>
      <w:marLeft w:val="0"/>
      <w:marRight w:val="0"/>
      <w:marTop w:val="0"/>
      <w:marBottom w:val="0"/>
      <w:divBdr>
        <w:top w:val="none" w:sz="0" w:space="0" w:color="auto"/>
        <w:left w:val="none" w:sz="0" w:space="0" w:color="auto"/>
        <w:bottom w:val="none" w:sz="0" w:space="0" w:color="auto"/>
        <w:right w:val="none" w:sz="0" w:space="0" w:color="auto"/>
      </w:divBdr>
    </w:div>
    <w:div w:id="773063136">
      <w:bodyDiv w:val="1"/>
      <w:marLeft w:val="0"/>
      <w:marRight w:val="0"/>
      <w:marTop w:val="0"/>
      <w:marBottom w:val="0"/>
      <w:divBdr>
        <w:top w:val="none" w:sz="0" w:space="0" w:color="auto"/>
        <w:left w:val="none" w:sz="0" w:space="0" w:color="auto"/>
        <w:bottom w:val="none" w:sz="0" w:space="0" w:color="auto"/>
        <w:right w:val="none" w:sz="0" w:space="0" w:color="auto"/>
      </w:divBdr>
    </w:div>
    <w:div w:id="773749801">
      <w:bodyDiv w:val="1"/>
      <w:marLeft w:val="0"/>
      <w:marRight w:val="0"/>
      <w:marTop w:val="0"/>
      <w:marBottom w:val="0"/>
      <w:divBdr>
        <w:top w:val="none" w:sz="0" w:space="0" w:color="auto"/>
        <w:left w:val="none" w:sz="0" w:space="0" w:color="auto"/>
        <w:bottom w:val="none" w:sz="0" w:space="0" w:color="auto"/>
        <w:right w:val="none" w:sz="0" w:space="0" w:color="auto"/>
      </w:divBdr>
    </w:div>
    <w:div w:id="773942692">
      <w:bodyDiv w:val="1"/>
      <w:marLeft w:val="0"/>
      <w:marRight w:val="0"/>
      <w:marTop w:val="0"/>
      <w:marBottom w:val="0"/>
      <w:divBdr>
        <w:top w:val="none" w:sz="0" w:space="0" w:color="auto"/>
        <w:left w:val="none" w:sz="0" w:space="0" w:color="auto"/>
        <w:bottom w:val="none" w:sz="0" w:space="0" w:color="auto"/>
        <w:right w:val="none" w:sz="0" w:space="0" w:color="auto"/>
      </w:divBdr>
    </w:div>
    <w:div w:id="774250257">
      <w:bodyDiv w:val="1"/>
      <w:marLeft w:val="0"/>
      <w:marRight w:val="0"/>
      <w:marTop w:val="0"/>
      <w:marBottom w:val="0"/>
      <w:divBdr>
        <w:top w:val="none" w:sz="0" w:space="0" w:color="auto"/>
        <w:left w:val="none" w:sz="0" w:space="0" w:color="auto"/>
        <w:bottom w:val="none" w:sz="0" w:space="0" w:color="auto"/>
        <w:right w:val="none" w:sz="0" w:space="0" w:color="auto"/>
      </w:divBdr>
    </w:div>
    <w:div w:id="774904281">
      <w:bodyDiv w:val="1"/>
      <w:marLeft w:val="0"/>
      <w:marRight w:val="0"/>
      <w:marTop w:val="0"/>
      <w:marBottom w:val="0"/>
      <w:divBdr>
        <w:top w:val="none" w:sz="0" w:space="0" w:color="auto"/>
        <w:left w:val="none" w:sz="0" w:space="0" w:color="auto"/>
        <w:bottom w:val="none" w:sz="0" w:space="0" w:color="auto"/>
        <w:right w:val="none" w:sz="0" w:space="0" w:color="auto"/>
      </w:divBdr>
    </w:div>
    <w:div w:id="775829340">
      <w:bodyDiv w:val="1"/>
      <w:marLeft w:val="0"/>
      <w:marRight w:val="0"/>
      <w:marTop w:val="0"/>
      <w:marBottom w:val="0"/>
      <w:divBdr>
        <w:top w:val="none" w:sz="0" w:space="0" w:color="auto"/>
        <w:left w:val="none" w:sz="0" w:space="0" w:color="auto"/>
        <w:bottom w:val="none" w:sz="0" w:space="0" w:color="auto"/>
        <w:right w:val="none" w:sz="0" w:space="0" w:color="auto"/>
      </w:divBdr>
    </w:div>
    <w:div w:id="777064170">
      <w:bodyDiv w:val="1"/>
      <w:marLeft w:val="0"/>
      <w:marRight w:val="0"/>
      <w:marTop w:val="0"/>
      <w:marBottom w:val="0"/>
      <w:divBdr>
        <w:top w:val="none" w:sz="0" w:space="0" w:color="auto"/>
        <w:left w:val="none" w:sz="0" w:space="0" w:color="auto"/>
        <w:bottom w:val="none" w:sz="0" w:space="0" w:color="auto"/>
        <w:right w:val="none" w:sz="0" w:space="0" w:color="auto"/>
      </w:divBdr>
    </w:div>
    <w:div w:id="778335712">
      <w:bodyDiv w:val="1"/>
      <w:marLeft w:val="0"/>
      <w:marRight w:val="0"/>
      <w:marTop w:val="0"/>
      <w:marBottom w:val="0"/>
      <w:divBdr>
        <w:top w:val="none" w:sz="0" w:space="0" w:color="auto"/>
        <w:left w:val="none" w:sz="0" w:space="0" w:color="auto"/>
        <w:bottom w:val="none" w:sz="0" w:space="0" w:color="auto"/>
        <w:right w:val="none" w:sz="0" w:space="0" w:color="auto"/>
      </w:divBdr>
    </w:div>
    <w:div w:id="778374891">
      <w:bodyDiv w:val="1"/>
      <w:marLeft w:val="0"/>
      <w:marRight w:val="0"/>
      <w:marTop w:val="0"/>
      <w:marBottom w:val="0"/>
      <w:divBdr>
        <w:top w:val="none" w:sz="0" w:space="0" w:color="auto"/>
        <w:left w:val="none" w:sz="0" w:space="0" w:color="auto"/>
        <w:bottom w:val="none" w:sz="0" w:space="0" w:color="auto"/>
        <w:right w:val="none" w:sz="0" w:space="0" w:color="auto"/>
      </w:divBdr>
    </w:div>
    <w:div w:id="778455598">
      <w:bodyDiv w:val="1"/>
      <w:marLeft w:val="0"/>
      <w:marRight w:val="0"/>
      <w:marTop w:val="0"/>
      <w:marBottom w:val="0"/>
      <w:divBdr>
        <w:top w:val="none" w:sz="0" w:space="0" w:color="auto"/>
        <w:left w:val="none" w:sz="0" w:space="0" w:color="auto"/>
        <w:bottom w:val="none" w:sz="0" w:space="0" w:color="auto"/>
        <w:right w:val="none" w:sz="0" w:space="0" w:color="auto"/>
      </w:divBdr>
    </w:div>
    <w:div w:id="778456062">
      <w:bodyDiv w:val="1"/>
      <w:marLeft w:val="0"/>
      <w:marRight w:val="0"/>
      <w:marTop w:val="0"/>
      <w:marBottom w:val="0"/>
      <w:divBdr>
        <w:top w:val="none" w:sz="0" w:space="0" w:color="auto"/>
        <w:left w:val="none" w:sz="0" w:space="0" w:color="auto"/>
        <w:bottom w:val="none" w:sz="0" w:space="0" w:color="auto"/>
        <w:right w:val="none" w:sz="0" w:space="0" w:color="auto"/>
      </w:divBdr>
    </w:div>
    <w:div w:id="778833893">
      <w:bodyDiv w:val="1"/>
      <w:marLeft w:val="0"/>
      <w:marRight w:val="0"/>
      <w:marTop w:val="0"/>
      <w:marBottom w:val="0"/>
      <w:divBdr>
        <w:top w:val="none" w:sz="0" w:space="0" w:color="auto"/>
        <w:left w:val="none" w:sz="0" w:space="0" w:color="auto"/>
        <w:bottom w:val="none" w:sz="0" w:space="0" w:color="auto"/>
        <w:right w:val="none" w:sz="0" w:space="0" w:color="auto"/>
      </w:divBdr>
    </w:div>
    <w:div w:id="778842760">
      <w:bodyDiv w:val="1"/>
      <w:marLeft w:val="0"/>
      <w:marRight w:val="0"/>
      <w:marTop w:val="0"/>
      <w:marBottom w:val="0"/>
      <w:divBdr>
        <w:top w:val="none" w:sz="0" w:space="0" w:color="auto"/>
        <w:left w:val="none" w:sz="0" w:space="0" w:color="auto"/>
        <w:bottom w:val="none" w:sz="0" w:space="0" w:color="auto"/>
        <w:right w:val="none" w:sz="0" w:space="0" w:color="auto"/>
      </w:divBdr>
    </w:div>
    <w:div w:id="779765831">
      <w:bodyDiv w:val="1"/>
      <w:marLeft w:val="0"/>
      <w:marRight w:val="0"/>
      <w:marTop w:val="0"/>
      <w:marBottom w:val="0"/>
      <w:divBdr>
        <w:top w:val="none" w:sz="0" w:space="0" w:color="auto"/>
        <w:left w:val="none" w:sz="0" w:space="0" w:color="auto"/>
        <w:bottom w:val="none" w:sz="0" w:space="0" w:color="auto"/>
        <w:right w:val="none" w:sz="0" w:space="0" w:color="auto"/>
      </w:divBdr>
    </w:div>
    <w:div w:id="780686407">
      <w:bodyDiv w:val="1"/>
      <w:marLeft w:val="0"/>
      <w:marRight w:val="0"/>
      <w:marTop w:val="0"/>
      <w:marBottom w:val="0"/>
      <w:divBdr>
        <w:top w:val="none" w:sz="0" w:space="0" w:color="auto"/>
        <w:left w:val="none" w:sz="0" w:space="0" w:color="auto"/>
        <w:bottom w:val="none" w:sz="0" w:space="0" w:color="auto"/>
        <w:right w:val="none" w:sz="0" w:space="0" w:color="auto"/>
      </w:divBdr>
    </w:div>
    <w:div w:id="781220145">
      <w:bodyDiv w:val="1"/>
      <w:marLeft w:val="0"/>
      <w:marRight w:val="0"/>
      <w:marTop w:val="0"/>
      <w:marBottom w:val="0"/>
      <w:divBdr>
        <w:top w:val="none" w:sz="0" w:space="0" w:color="auto"/>
        <w:left w:val="none" w:sz="0" w:space="0" w:color="auto"/>
        <w:bottom w:val="none" w:sz="0" w:space="0" w:color="auto"/>
        <w:right w:val="none" w:sz="0" w:space="0" w:color="auto"/>
      </w:divBdr>
    </w:div>
    <w:div w:id="781221055">
      <w:bodyDiv w:val="1"/>
      <w:marLeft w:val="0"/>
      <w:marRight w:val="0"/>
      <w:marTop w:val="0"/>
      <w:marBottom w:val="0"/>
      <w:divBdr>
        <w:top w:val="none" w:sz="0" w:space="0" w:color="auto"/>
        <w:left w:val="none" w:sz="0" w:space="0" w:color="auto"/>
        <w:bottom w:val="none" w:sz="0" w:space="0" w:color="auto"/>
        <w:right w:val="none" w:sz="0" w:space="0" w:color="auto"/>
      </w:divBdr>
    </w:div>
    <w:div w:id="781536435">
      <w:bodyDiv w:val="1"/>
      <w:marLeft w:val="0"/>
      <w:marRight w:val="0"/>
      <w:marTop w:val="0"/>
      <w:marBottom w:val="0"/>
      <w:divBdr>
        <w:top w:val="none" w:sz="0" w:space="0" w:color="auto"/>
        <w:left w:val="none" w:sz="0" w:space="0" w:color="auto"/>
        <w:bottom w:val="none" w:sz="0" w:space="0" w:color="auto"/>
        <w:right w:val="none" w:sz="0" w:space="0" w:color="auto"/>
      </w:divBdr>
    </w:div>
    <w:div w:id="782500928">
      <w:bodyDiv w:val="1"/>
      <w:marLeft w:val="0"/>
      <w:marRight w:val="0"/>
      <w:marTop w:val="0"/>
      <w:marBottom w:val="0"/>
      <w:divBdr>
        <w:top w:val="none" w:sz="0" w:space="0" w:color="auto"/>
        <w:left w:val="none" w:sz="0" w:space="0" w:color="auto"/>
        <w:bottom w:val="none" w:sz="0" w:space="0" w:color="auto"/>
        <w:right w:val="none" w:sz="0" w:space="0" w:color="auto"/>
      </w:divBdr>
    </w:div>
    <w:div w:id="783311450">
      <w:bodyDiv w:val="1"/>
      <w:marLeft w:val="0"/>
      <w:marRight w:val="0"/>
      <w:marTop w:val="0"/>
      <w:marBottom w:val="0"/>
      <w:divBdr>
        <w:top w:val="none" w:sz="0" w:space="0" w:color="auto"/>
        <w:left w:val="none" w:sz="0" w:space="0" w:color="auto"/>
        <w:bottom w:val="none" w:sz="0" w:space="0" w:color="auto"/>
        <w:right w:val="none" w:sz="0" w:space="0" w:color="auto"/>
      </w:divBdr>
    </w:div>
    <w:div w:id="783958486">
      <w:bodyDiv w:val="1"/>
      <w:marLeft w:val="0"/>
      <w:marRight w:val="0"/>
      <w:marTop w:val="0"/>
      <w:marBottom w:val="0"/>
      <w:divBdr>
        <w:top w:val="none" w:sz="0" w:space="0" w:color="auto"/>
        <w:left w:val="none" w:sz="0" w:space="0" w:color="auto"/>
        <w:bottom w:val="none" w:sz="0" w:space="0" w:color="auto"/>
        <w:right w:val="none" w:sz="0" w:space="0" w:color="auto"/>
      </w:divBdr>
    </w:div>
    <w:div w:id="784273952">
      <w:bodyDiv w:val="1"/>
      <w:marLeft w:val="0"/>
      <w:marRight w:val="0"/>
      <w:marTop w:val="0"/>
      <w:marBottom w:val="0"/>
      <w:divBdr>
        <w:top w:val="none" w:sz="0" w:space="0" w:color="auto"/>
        <w:left w:val="none" w:sz="0" w:space="0" w:color="auto"/>
        <w:bottom w:val="none" w:sz="0" w:space="0" w:color="auto"/>
        <w:right w:val="none" w:sz="0" w:space="0" w:color="auto"/>
      </w:divBdr>
    </w:div>
    <w:div w:id="784351511">
      <w:bodyDiv w:val="1"/>
      <w:marLeft w:val="0"/>
      <w:marRight w:val="0"/>
      <w:marTop w:val="0"/>
      <w:marBottom w:val="0"/>
      <w:divBdr>
        <w:top w:val="none" w:sz="0" w:space="0" w:color="auto"/>
        <w:left w:val="none" w:sz="0" w:space="0" w:color="auto"/>
        <w:bottom w:val="none" w:sz="0" w:space="0" w:color="auto"/>
        <w:right w:val="none" w:sz="0" w:space="0" w:color="auto"/>
      </w:divBdr>
    </w:div>
    <w:div w:id="784352124">
      <w:bodyDiv w:val="1"/>
      <w:marLeft w:val="0"/>
      <w:marRight w:val="0"/>
      <w:marTop w:val="0"/>
      <w:marBottom w:val="0"/>
      <w:divBdr>
        <w:top w:val="none" w:sz="0" w:space="0" w:color="auto"/>
        <w:left w:val="none" w:sz="0" w:space="0" w:color="auto"/>
        <w:bottom w:val="none" w:sz="0" w:space="0" w:color="auto"/>
        <w:right w:val="none" w:sz="0" w:space="0" w:color="auto"/>
      </w:divBdr>
    </w:div>
    <w:div w:id="784426360">
      <w:bodyDiv w:val="1"/>
      <w:marLeft w:val="0"/>
      <w:marRight w:val="0"/>
      <w:marTop w:val="0"/>
      <w:marBottom w:val="0"/>
      <w:divBdr>
        <w:top w:val="none" w:sz="0" w:space="0" w:color="auto"/>
        <w:left w:val="none" w:sz="0" w:space="0" w:color="auto"/>
        <w:bottom w:val="none" w:sz="0" w:space="0" w:color="auto"/>
        <w:right w:val="none" w:sz="0" w:space="0" w:color="auto"/>
      </w:divBdr>
    </w:div>
    <w:div w:id="785655130">
      <w:bodyDiv w:val="1"/>
      <w:marLeft w:val="0"/>
      <w:marRight w:val="0"/>
      <w:marTop w:val="0"/>
      <w:marBottom w:val="0"/>
      <w:divBdr>
        <w:top w:val="none" w:sz="0" w:space="0" w:color="auto"/>
        <w:left w:val="none" w:sz="0" w:space="0" w:color="auto"/>
        <w:bottom w:val="none" w:sz="0" w:space="0" w:color="auto"/>
        <w:right w:val="none" w:sz="0" w:space="0" w:color="auto"/>
      </w:divBdr>
    </w:div>
    <w:div w:id="785737276">
      <w:bodyDiv w:val="1"/>
      <w:marLeft w:val="0"/>
      <w:marRight w:val="0"/>
      <w:marTop w:val="0"/>
      <w:marBottom w:val="0"/>
      <w:divBdr>
        <w:top w:val="none" w:sz="0" w:space="0" w:color="auto"/>
        <w:left w:val="none" w:sz="0" w:space="0" w:color="auto"/>
        <w:bottom w:val="none" w:sz="0" w:space="0" w:color="auto"/>
        <w:right w:val="none" w:sz="0" w:space="0" w:color="auto"/>
      </w:divBdr>
    </w:div>
    <w:div w:id="786310163">
      <w:bodyDiv w:val="1"/>
      <w:marLeft w:val="0"/>
      <w:marRight w:val="0"/>
      <w:marTop w:val="0"/>
      <w:marBottom w:val="0"/>
      <w:divBdr>
        <w:top w:val="none" w:sz="0" w:space="0" w:color="auto"/>
        <w:left w:val="none" w:sz="0" w:space="0" w:color="auto"/>
        <w:bottom w:val="none" w:sz="0" w:space="0" w:color="auto"/>
        <w:right w:val="none" w:sz="0" w:space="0" w:color="auto"/>
      </w:divBdr>
    </w:div>
    <w:div w:id="786660402">
      <w:bodyDiv w:val="1"/>
      <w:marLeft w:val="0"/>
      <w:marRight w:val="0"/>
      <w:marTop w:val="0"/>
      <w:marBottom w:val="0"/>
      <w:divBdr>
        <w:top w:val="none" w:sz="0" w:space="0" w:color="auto"/>
        <w:left w:val="none" w:sz="0" w:space="0" w:color="auto"/>
        <w:bottom w:val="none" w:sz="0" w:space="0" w:color="auto"/>
        <w:right w:val="none" w:sz="0" w:space="0" w:color="auto"/>
      </w:divBdr>
    </w:div>
    <w:div w:id="787967172">
      <w:bodyDiv w:val="1"/>
      <w:marLeft w:val="0"/>
      <w:marRight w:val="0"/>
      <w:marTop w:val="0"/>
      <w:marBottom w:val="0"/>
      <w:divBdr>
        <w:top w:val="none" w:sz="0" w:space="0" w:color="auto"/>
        <w:left w:val="none" w:sz="0" w:space="0" w:color="auto"/>
        <w:bottom w:val="none" w:sz="0" w:space="0" w:color="auto"/>
        <w:right w:val="none" w:sz="0" w:space="0" w:color="auto"/>
      </w:divBdr>
    </w:div>
    <w:div w:id="789322921">
      <w:marLeft w:val="480"/>
      <w:marRight w:val="0"/>
      <w:marTop w:val="0"/>
      <w:marBottom w:val="0"/>
      <w:divBdr>
        <w:top w:val="none" w:sz="0" w:space="0" w:color="auto"/>
        <w:left w:val="none" w:sz="0" w:space="0" w:color="auto"/>
        <w:bottom w:val="none" w:sz="0" w:space="0" w:color="auto"/>
        <w:right w:val="none" w:sz="0" w:space="0" w:color="auto"/>
      </w:divBdr>
    </w:div>
    <w:div w:id="789668115">
      <w:marLeft w:val="0"/>
      <w:marRight w:val="0"/>
      <w:marTop w:val="0"/>
      <w:marBottom w:val="0"/>
      <w:divBdr>
        <w:top w:val="none" w:sz="0" w:space="0" w:color="auto"/>
        <w:left w:val="none" w:sz="0" w:space="0" w:color="auto"/>
        <w:bottom w:val="none" w:sz="0" w:space="0" w:color="auto"/>
        <w:right w:val="none" w:sz="0" w:space="0" w:color="auto"/>
      </w:divBdr>
    </w:div>
    <w:div w:id="790319658">
      <w:bodyDiv w:val="1"/>
      <w:marLeft w:val="0"/>
      <w:marRight w:val="0"/>
      <w:marTop w:val="0"/>
      <w:marBottom w:val="0"/>
      <w:divBdr>
        <w:top w:val="none" w:sz="0" w:space="0" w:color="auto"/>
        <w:left w:val="none" w:sz="0" w:space="0" w:color="auto"/>
        <w:bottom w:val="none" w:sz="0" w:space="0" w:color="auto"/>
        <w:right w:val="none" w:sz="0" w:space="0" w:color="auto"/>
      </w:divBdr>
    </w:div>
    <w:div w:id="790785683">
      <w:marLeft w:val="480"/>
      <w:marRight w:val="0"/>
      <w:marTop w:val="0"/>
      <w:marBottom w:val="0"/>
      <w:divBdr>
        <w:top w:val="none" w:sz="0" w:space="0" w:color="auto"/>
        <w:left w:val="none" w:sz="0" w:space="0" w:color="auto"/>
        <w:bottom w:val="none" w:sz="0" w:space="0" w:color="auto"/>
        <w:right w:val="none" w:sz="0" w:space="0" w:color="auto"/>
      </w:divBdr>
    </w:div>
    <w:div w:id="790905371">
      <w:bodyDiv w:val="1"/>
      <w:marLeft w:val="0"/>
      <w:marRight w:val="0"/>
      <w:marTop w:val="0"/>
      <w:marBottom w:val="0"/>
      <w:divBdr>
        <w:top w:val="none" w:sz="0" w:space="0" w:color="auto"/>
        <w:left w:val="none" w:sz="0" w:space="0" w:color="auto"/>
        <w:bottom w:val="none" w:sz="0" w:space="0" w:color="auto"/>
        <w:right w:val="none" w:sz="0" w:space="0" w:color="auto"/>
      </w:divBdr>
    </w:div>
    <w:div w:id="791241768">
      <w:bodyDiv w:val="1"/>
      <w:marLeft w:val="0"/>
      <w:marRight w:val="0"/>
      <w:marTop w:val="0"/>
      <w:marBottom w:val="0"/>
      <w:divBdr>
        <w:top w:val="none" w:sz="0" w:space="0" w:color="auto"/>
        <w:left w:val="none" w:sz="0" w:space="0" w:color="auto"/>
        <w:bottom w:val="none" w:sz="0" w:space="0" w:color="auto"/>
        <w:right w:val="none" w:sz="0" w:space="0" w:color="auto"/>
      </w:divBdr>
    </w:div>
    <w:div w:id="791479000">
      <w:bodyDiv w:val="1"/>
      <w:marLeft w:val="0"/>
      <w:marRight w:val="0"/>
      <w:marTop w:val="0"/>
      <w:marBottom w:val="0"/>
      <w:divBdr>
        <w:top w:val="none" w:sz="0" w:space="0" w:color="auto"/>
        <w:left w:val="none" w:sz="0" w:space="0" w:color="auto"/>
        <w:bottom w:val="none" w:sz="0" w:space="0" w:color="auto"/>
        <w:right w:val="none" w:sz="0" w:space="0" w:color="auto"/>
      </w:divBdr>
    </w:div>
    <w:div w:id="792023250">
      <w:marLeft w:val="480"/>
      <w:marRight w:val="0"/>
      <w:marTop w:val="0"/>
      <w:marBottom w:val="0"/>
      <w:divBdr>
        <w:top w:val="none" w:sz="0" w:space="0" w:color="auto"/>
        <w:left w:val="none" w:sz="0" w:space="0" w:color="auto"/>
        <w:bottom w:val="none" w:sz="0" w:space="0" w:color="auto"/>
        <w:right w:val="none" w:sz="0" w:space="0" w:color="auto"/>
      </w:divBdr>
    </w:div>
    <w:div w:id="794250095">
      <w:bodyDiv w:val="1"/>
      <w:marLeft w:val="0"/>
      <w:marRight w:val="0"/>
      <w:marTop w:val="0"/>
      <w:marBottom w:val="0"/>
      <w:divBdr>
        <w:top w:val="none" w:sz="0" w:space="0" w:color="auto"/>
        <w:left w:val="none" w:sz="0" w:space="0" w:color="auto"/>
        <w:bottom w:val="none" w:sz="0" w:space="0" w:color="auto"/>
        <w:right w:val="none" w:sz="0" w:space="0" w:color="auto"/>
      </w:divBdr>
    </w:div>
    <w:div w:id="795370918">
      <w:bodyDiv w:val="1"/>
      <w:marLeft w:val="0"/>
      <w:marRight w:val="0"/>
      <w:marTop w:val="0"/>
      <w:marBottom w:val="0"/>
      <w:divBdr>
        <w:top w:val="none" w:sz="0" w:space="0" w:color="auto"/>
        <w:left w:val="none" w:sz="0" w:space="0" w:color="auto"/>
        <w:bottom w:val="none" w:sz="0" w:space="0" w:color="auto"/>
        <w:right w:val="none" w:sz="0" w:space="0" w:color="auto"/>
      </w:divBdr>
    </w:div>
    <w:div w:id="795830843">
      <w:bodyDiv w:val="1"/>
      <w:marLeft w:val="0"/>
      <w:marRight w:val="0"/>
      <w:marTop w:val="0"/>
      <w:marBottom w:val="0"/>
      <w:divBdr>
        <w:top w:val="none" w:sz="0" w:space="0" w:color="auto"/>
        <w:left w:val="none" w:sz="0" w:space="0" w:color="auto"/>
        <w:bottom w:val="none" w:sz="0" w:space="0" w:color="auto"/>
        <w:right w:val="none" w:sz="0" w:space="0" w:color="auto"/>
      </w:divBdr>
    </w:div>
    <w:div w:id="796066841">
      <w:bodyDiv w:val="1"/>
      <w:marLeft w:val="0"/>
      <w:marRight w:val="0"/>
      <w:marTop w:val="0"/>
      <w:marBottom w:val="0"/>
      <w:divBdr>
        <w:top w:val="none" w:sz="0" w:space="0" w:color="auto"/>
        <w:left w:val="none" w:sz="0" w:space="0" w:color="auto"/>
        <w:bottom w:val="none" w:sz="0" w:space="0" w:color="auto"/>
        <w:right w:val="none" w:sz="0" w:space="0" w:color="auto"/>
      </w:divBdr>
    </w:div>
    <w:div w:id="796140462">
      <w:bodyDiv w:val="1"/>
      <w:marLeft w:val="0"/>
      <w:marRight w:val="0"/>
      <w:marTop w:val="0"/>
      <w:marBottom w:val="0"/>
      <w:divBdr>
        <w:top w:val="none" w:sz="0" w:space="0" w:color="auto"/>
        <w:left w:val="none" w:sz="0" w:space="0" w:color="auto"/>
        <w:bottom w:val="none" w:sz="0" w:space="0" w:color="auto"/>
        <w:right w:val="none" w:sz="0" w:space="0" w:color="auto"/>
      </w:divBdr>
    </w:div>
    <w:div w:id="797408241">
      <w:bodyDiv w:val="1"/>
      <w:marLeft w:val="0"/>
      <w:marRight w:val="0"/>
      <w:marTop w:val="0"/>
      <w:marBottom w:val="0"/>
      <w:divBdr>
        <w:top w:val="none" w:sz="0" w:space="0" w:color="auto"/>
        <w:left w:val="none" w:sz="0" w:space="0" w:color="auto"/>
        <w:bottom w:val="none" w:sz="0" w:space="0" w:color="auto"/>
        <w:right w:val="none" w:sz="0" w:space="0" w:color="auto"/>
      </w:divBdr>
    </w:div>
    <w:div w:id="798380513">
      <w:bodyDiv w:val="1"/>
      <w:marLeft w:val="0"/>
      <w:marRight w:val="0"/>
      <w:marTop w:val="0"/>
      <w:marBottom w:val="0"/>
      <w:divBdr>
        <w:top w:val="none" w:sz="0" w:space="0" w:color="auto"/>
        <w:left w:val="none" w:sz="0" w:space="0" w:color="auto"/>
        <w:bottom w:val="none" w:sz="0" w:space="0" w:color="auto"/>
        <w:right w:val="none" w:sz="0" w:space="0" w:color="auto"/>
      </w:divBdr>
    </w:div>
    <w:div w:id="798689530">
      <w:bodyDiv w:val="1"/>
      <w:marLeft w:val="0"/>
      <w:marRight w:val="0"/>
      <w:marTop w:val="0"/>
      <w:marBottom w:val="0"/>
      <w:divBdr>
        <w:top w:val="none" w:sz="0" w:space="0" w:color="auto"/>
        <w:left w:val="none" w:sz="0" w:space="0" w:color="auto"/>
        <w:bottom w:val="none" w:sz="0" w:space="0" w:color="auto"/>
        <w:right w:val="none" w:sz="0" w:space="0" w:color="auto"/>
      </w:divBdr>
    </w:div>
    <w:div w:id="798959861">
      <w:bodyDiv w:val="1"/>
      <w:marLeft w:val="0"/>
      <w:marRight w:val="0"/>
      <w:marTop w:val="0"/>
      <w:marBottom w:val="0"/>
      <w:divBdr>
        <w:top w:val="none" w:sz="0" w:space="0" w:color="auto"/>
        <w:left w:val="none" w:sz="0" w:space="0" w:color="auto"/>
        <w:bottom w:val="none" w:sz="0" w:space="0" w:color="auto"/>
        <w:right w:val="none" w:sz="0" w:space="0" w:color="auto"/>
      </w:divBdr>
    </w:div>
    <w:div w:id="799156570">
      <w:bodyDiv w:val="1"/>
      <w:marLeft w:val="0"/>
      <w:marRight w:val="0"/>
      <w:marTop w:val="0"/>
      <w:marBottom w:val="0"/>
      <w:divBdr>
        <w:top w:val="none" w:sz="0" w:space="0" w:color="auto"/>
        <w:left w:val="none" w:sz="0" w:space="0" w:color="auto"/>
        <w:bottom w:val="none" w:sz="0" w:space="0" w:color="auto"/>
        <w:right w:val="none" w:sz="0" w:space="0" w:color="auto"/>
      </w:divBdr>
    </w:div>
    <w:div w:id="799765556">
      <w:bodyDiv w:val="1"/>
      <w:marLeft w:val="0"/>
      <w:marRight w:val="0"/>
      <w:marTop w:val="0"/>
      <w:marBottom w:val="0"/>
      <w:divBdr>
        <w:top w:val="none" w:sz="0" w:space="0" w:color="auto"/>
        <w:left w:val="none" w:sz="0" w:space="0" w:color="auto"/>
        <w:bottom w:val="none" w:sz="0" w:space="0" w:color="auto"/>
        <w:right w:val="none" w:sz="0" w:space="0" w:color="auto"/>
      </w:divBdr>
    </w:div>
    <w:div w:id="801308949">
      <w:bodyDiv w:val="1"/>
      <w:marLeft w:val="0"/>
      <w:marRight w:val="0"/>
      <w:marTop w:val="0"/>
      <w:marBottom w:val="0"/>
      <w:divBdr>
        <w:top w:val="none" w:sz="0" w:space="0" w:color="auto"/>
        <w:left w:val="none" w:sz="0" w:space="0" w:color="auto"/>
        <w:bottom w:val="none" w:sz="0" w:space="0" w:color="auto"/>
        <w:right w:val="none" w:sz="0" w:space="0" w:color="auto"/>
      </w:divBdr>
    </w:div>
    <w:div w:id="801464351">
      <w:bodyDiv w:val="1"/>
      <w:marLeft w:val="0"/>
      <w:marRight w:val="0"/>
      <w:marTop w:val="0"/>
      <w:marBottom w:val="0"/>
      <w:divBdr>
        <w:top w:val="none" w:sz="0" w:space="0" w:color="auto"/>
        <w:left w:val="none" w:sz="0" w:space="0" w:color="auto"/>
        <w:bottom w:val="none" w:sz="0" w:space="0" w:color="auto"/>
        <w:right w:val="none" w:sz="0" w:space="0" w:color="auto"/>
      </w:divBdr>
    </w:div>
    <w:div w:id="802386166">
      <w:bodyDiv w:val="1"/>
      <w:marLeft w:val="0"/>
      <w:marRight w:val="0"/>
      <w:marTop w:val="0"/>
      <w:marBottom w:val="0"/>
      <w:divBdr>
        <w:top w:val="none" w:sz="0" w:space="0" w:color="auto"/>
        <w:left w:val="none" w:sz="0" w:space="0" w:color="auto"/>
        <w:bottom w:val="none" w:sz="0" w:space="0" w:color="auto"/>
        <w:right w:val="none" w:sz="0" w:space="0" w:color="auto"/>
      </w:divBdr>
    </w:div>
    <w:div w:id="803501635">
      <w:bodyDiv w:val="1"/>
      <w:marLeft w:val="0"/>
      <w:marRight w:val="0"/>
      <w:marTop w:val="0"/>
      <w:marBottom w:val="0"/>
      <w:divBdr>
        <w:top w:val="none" w:sz="0" w:space="0" w:color="auto"/>
        <w:left w:val="none" w:sz="0" w:space="0" w:color="auto"/>
        <w:bottom w:val="none" w:sz="0" w:space="0" w:color="auto"/>
        <w:right w:val="none" w:sz="0" w:space="0" w:color="auto"/>
      </w:divBdr>
    </w:div>
    <w:div w:id="803962243">
      <w:bodyDiv w:val="1"/>
      <w:marLeft w:val="0"/>
      <w:marRight w:val="0"/>
      <w:marTop w:val="0"/>
      <w:marBottom w:val="0"/>
      <w:divBdr>
        <w:top w:val="none" w:sz="0" w:space="0" w:color="auto"/>
        <w:left w:val="none" w:sz="0" w:space="0" w:color="auto"/>
        <w:bottom w:val="none" w:sz="0" w:space="0" w:color="auto"/>
        <w:right w:val="none" w:sz="0" w:space="0" w:color="auto"/>
      </w:divBdr>
    </w:div>
    <w:div w:id="804391877">
      <w:bodyDiv w:val="1"/>
      <w:marLeft w:val="0"/>
      <w:marRight w:val="0"/>
      <w:marTop w:val="0"/>
      <w:marBottom w:val="0"/>
      <w:divBdr>
        <w:top w:val="none" w:sz="0" w:space="0" w:color="auto"/>
        <w:left w:val="none" w:sz="0" w:space="0" w:color="auto"/>
        <w:bottom w:val="none" w:sz="0" w:space="0" w:color="auto"/>
        <w:right w:val="none" w:sz="0" w:space="0" w:color="auto"/>
      </w:divBdr>
    </w:div>
    <w:div w:id="805857943">
      <w:marLeft w:val="480"/>
      <w:marRight w:val="0"/>
      <w:marTop w:val="0"/>
      <w:marBottom w:val="0"/>
      <w:divBdr>
        <w:top w:val="none" w:sz="0" w:space="0" w:color="auto"/>
        <w:left w:val="none" w:sz="0" w:space="0" w:color="auto"/>
        <w:bottom w:val="none" w:sz="0" w:space="0" w:color="auto"/>
        <w:right w:val="none" w:sz="0" w:space="0" w:color="auto"/>
      </w:divBdr>
    </w:div>
    <w:div w:id="806245277">
      <w:bodyDiv w:val="1"/>
      <w:marLeft w:val="0"/>
      <w:marRight w:val="0"/>
      <w:marTop w:val="0"/>
      <w:marBottom w:val="0"/>
      <w:divBdr>
        <w:top w:val="none" w:sz="0" w:space="0" w:color="auto"/>
        <w:left w:val="none" w:sz="0" w:space="0" w:color="auto"/>
        <w:bottom w:val="none" w:sz="0" w:space="0" w:color="auto"/>
        <w:right w:val="none" w:sz="0" w:space="0" w:color="auto"/>
      </w:divBdr>
    </w:div>
    <w:div w:id="807557114">
      <w:bodyDiv w:val="1"/>
      <w:marLeft w:val="0"/>
      <w:marRight w:val="0"/>
      <w:marTop w:val="0"/>
      <w:marBottom w:val="0"/>
      <w:divBdr>
        <w:top w:val="none" w:sz="0" w:space="0" w:color="auto"/>
        <w:left w:val="none" w:sz="0" w:space="0" w:color="auto"/>
        <w:bottom w:val="none" w:sz="0" w:space="0" w:color="auto"/>
        <w:right w:val="none" w:sz="0" w:space="0" w:color="auto"/>
      </w:divBdr>
    </w:div>
    <w:div w:id="808085768">
      <w:marLeft w:val="480"/>
      <w:marRight w:val="0"/>
      <w:marTop w:val="0"/>
      <w:marBottom w:val="0"/>
      <w:divBdr>
        <w:top w:val="none" w:sz="0" w:space="0" w:color="auto"/>
        <w:left w:val="none" w:sz="0" w:space="0" w:color="auto"/>
        <w:bottom w:val="none" w:sz="0" w:space="0" w:color="auto"/>
        <w:right w:val="none" w:sz="0" w:space="0" w:color="auto"/>
      </w:divBdr>
    </w:div>
    <w:div w:id="808599012">
      <w:bodyDiv w:val="1"/>
      <w:marLeft w:val="0"/>
      <w:marRight w:val="0"/>
      <w:marTop w:val="0"/>
      <w:marBottom w:val="0"/>
      <w:divBdr>
        <w:top w:val="none" w:sz="0" w:space="0" w:color="auto"/>
        <w:left w:val="none" w:sz="0" w:space="0" w:color="auto"/>
        <w:bottom w:val="none" w:sz="0" w:space="0" w:color="auto"/>
        <w:right w:val="none" w:sz="0" w:space="0" w:color="auto"/>
      </w:divBdr>
    </w:div>
    <w:div w:id="809054226">
      <w:bodyDiv w:val="1"/>
      <w:marLeft w:val="0"/>
      <w:marRight w:val="0"/>
      <w:marTop w:val="0"/>
      <w:marBottom w:val="0"/>
      <w:divBdr>
        <w:top w:val="none" w:sz="0" w:space="0" w:color="auto"/>
        <w:left w:val="none" w:sz="0" w:space="0" w:color="auto"/>
        <w:bottom w:val="none" w:sz="0" w:space="0" w:color="auto"/>
        <w:right w:val="none" w:sz="0" w:space="0" w:color="auto"/>
      </w:divBdr>
    </w:div>
    <w:div w:id="809594922">
      <w:bodyDiv w:val="1"/>
      <w:marLeft w:val="0"/>
      <w:marRight w:val="0"/>
      <w:marTop w:val="0"/>
      <w:marBottom w:val="0"/>
      <w:divBdr>
        <w:top w:val="none" w:sz="0" w:space="0" w:color="auto"/>
        <w:left w:val="none" w:sz="0" w:space="0" w:color="auto"/>
        <w:bottom w:val="none" w:sz="0" w:space="0" w:color="auto"/>
        <w:right w:val="none" w:sz="0" w:space="0" w:color="auto"/>
      </w:divBdr>
    </w:div>
    <w:div w:id="809638311">
      <w:bodyDiv w:val="1"/>
      <w:marLeft w:val="0"/>
      <w:marRight w:val="0"/>
      <w:marTop w:val="0"/>
      <w:marBottom w:val="0"/>
      <w:divBdr>
        <w:top w:val="none" w:sz="0" w:space="0" w:color="auto"/>
        <w:left w:val="none" w:sz="0" w:space="0" w:color="auto"/>
        <w:bottom w:val="none" w:sz="0" w:space="0" w:color="auto"/>
        <w:right w:val="none" w:sz="0" w:space="0" w:color="auto"/>
      </w:divBdr>
    </w:div>
    <w:div w:id="810444665">
      <w:bodyDiv w:val="1"/>
      <w:marLeft w:val="0"/>
      <w:marRight w:val="0"/>
      <w:marTop w:val="0"/>
      <w:marBottom w:val="0"/>
      <w:divBdr>
        <w:top w:val="none" w:sz="0" w:space="0" w:color="auto"/>
        <w:left w:val="none" w:sz="0" w:space="0" w:color="auto"/>
        <w:bottom w:val="none" w:sz="0" w:space="0" w:color="auto"/>
        <w:right w:val="none" w:sz="0" w:space="0" w:color="auto"/>
      </w:divBdr>
    </w:div>
    <w:div w:id="811101464">
      <w:bodyDiv w:val="1"/>
      <w:marLeft w:val="0"/>
      <w:marRight w:val="0"/>
      <w:marTop w:val="0"/>
      <w:marBottom w:val="0"/>
      <w:divBdr>
        <w:top w:val="none" w:sz="0" w:space="0" w:color="auto"/>
        <w:left w:val="none" w:sz="0" w:space="0" w:color="auto"/>
        <w:bottom w:val="none" w:sz="0" w:space="0" w:color="auto"/>
        <w:right w:val="none" w:sz="0" w:space="0" w:color="auto"/>
      </w:divBdr>
    </w:div>
    <w:div w:id="812065468">
      <w:bodyDiv w:val="1"/>
      <w:marLeft w:val="0"/>
      <w:marRight w:val="0"/>
      <w:marTop w:val="0"/>
      <w:marBottom w:val="0"/>
      <w:divBdr>
        <w:top w:val="none" w:sz="0" w:space="0" w:color="auto"/>
        <w:left w:val="none" w:sz="0" w:space="0" w:color="auto"/>
        <w:bottom w:val="none" w:sz="0" w:space="0" w:color="auto"/>
        <w:right w:val="none" w:sz="0" w:space="0" w:color="auto"/>
      </w:divBdr>
    </w:div>
    <w:div w:id="812214273">
      <w:bodyDiv w:val="1"/>
      <w:marLeft w:val="0"/>
      <w:marRight w:val="0"/>
      <w:marTop w:val="0"/>
      <w:marBottom w:val="0"/>
      <w:divBdr>
        <w:top w:val="none" w:sz="0" w:space="0" w:color="auto"/>
        <w:left w:val="none" w:sz="0" w:space="0" w:color="auto"/>
        <w:bottom w:val="none" w:sz="0" w:space="0" w:color="auto"/>
        <w:right w:val="none" w:sz="0" w:space="0" w:color="auto"/>
      </w:divBdr>
    </w:div>
    <w:div w:id="812330304">
      <w:bodyDiv w:val="1"/>
      <w:marLeft w:val="0"/>
      <w:marRight w:val="0"/>
      <w:marTop w:val="0"/>
      <w:marBottom w:val="0"/>
      <w:divBdr>
        <w:top w:val="none" w:sz="0" w:space="0" w:color="auto"/>
        <w:left w:val="none" w:sz="0" w:space="0" w:color="auto"/>
        <w:bottom w:val="none" w:sz="0" w:space="0" w:color="auto"/>
        <w:right w:val="none" w:sz="0" w:space="0" w:color="auto"/>
      </w:divBdr>
    </w:div>
    <w:div w:id="812646406">
      <w:bodyDiv w:val="1"/>
      <w:marLeft w:val="0"/>
      <w:marRight w:val="0"/>
      <w:marTop w:val="0"/>
      <w:marBottom w:val="0"/>
      <w:divBdr>
        <w:top w:val="none" w:sz="0" w:space="0" w:color="auto"/>
        <w:left w:val="none" w:sz="0" w:space="0" w:color="auto"/>
        <w:bottom w:val="none" w:sz="0" w:space="0" w:color="auto"/>
        <w:right w:val="none" w:sz="0" w:space="0" w:color="auto"/>
      </w:divBdr>
    </w:div>
    <w:div w:id="813329148">
      <w:bodyDiv w:val="1"/>
      <w:marLeft w:val="0"/>
      <w:marRight w:val="0"/>
      <w:marTop w:val="0"/>
      <w:marBottom w:val="0"/>
      <w:divBdr>
        <w:top w:val="none" w:sz="0" w:space="0" w:color="auto"/>
        <w:left w:val="none" w:sz="0" w:space="0" w:color="auto"/>
        <w:bottom w:val="none" w:sz="0" w:space="0" w:color="auto"/>
        <w:right w:val="none" w:sz="0" w:space="0" w:color="auto"/>
      </w:divBdr>
    </w:div>
    <w:div w:id="814370319">
      <w:marLeft w:val="48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6342009">
      <w:bodyDiv w:val="1"/>
      <w:marLeft w:val="0"/>
      <w:marRight w:val="0"/>
      <w:marTop w:val="0"/>
      <w:marBottom w:val="0"/>
      <w:divBdr>
        <w:top w:val="none" w:sz="0" w:space="0" w:color="auto"/>
        <w:left w:val="none" w:sz="0" w:space="0" w:color="auto"/>
        <w:bottom w:val="none" w:sz="0" w:space="0" w:color="auto"/>
        <w:right w:val="none" w:sz="0" w:space="0" w:color="auto"/>
      </w:divBdr>
    </w:div>
    <w:div w:id="816724876">
      <w:bodyDiv w:val="1"/>
      <w:marLeft w:val="0"/>
      <w:marRight w:val="0"/>
      <w:marTop w:val="0"/>
      <w:marBottom w:val="0"/>
      <w:divBdr>
        <w:top w:val="none" w:sz="0" w:space="0" w:color="auto"/>
        <w:left w:val="none" w:sz="0" w:space="0" w:color="auto"/>
        <w:bottom w:val="none" w:sz="0" w:space="0" w:color="auto"/>
        <w:right w:val="none" w:sz="0" w:space="0" w:color="auto"/>
      </w:divBdr>
    </w:div>
    <w:div w:id="817041952">
      <w:bodyDiv w:val="1"/>
      <w:marLeft w:val="0"/>
      <w:marRight w:val="0"/>
      <w:marTop w:val="0"/>
      <w:marBottom w:val="0"/>
      <w:divBdr>
        <w:top w:val="none" w:sz="0" w:space="0" w:color="auto"/>
        <w:left w:val="none" w:sz="0" w:space="0" w:color="auto"/>
        <w:bottom w:val="none" w:sz="0" w:space="0" w:color="auto"/>
        <w:right w:val="none" w:sz="0" w:space="0" w:color="auto"/>
      </w:divBdr>
    </w:div>
    <w:div w:id="817308230">
      <w:bodyDiv w:val="1"/>
      <w:marLeft w:val="0"/>
      <w:marRight w:val="0"/>
      <w:marTop w:val="0"/>
      <w:marBottom w:val="0"/>
      <w:divBdr>
        <w:top w:val="none" w:sz="0" w:space="0" w:color="auto"/>
        <w:left w:val="none" w:sz="0" w:space="0" w:color="auto"/>
        <w:bottom w:val="none" w:sz="0" w:space="0" w:color="auto"/>
        <w:right w:val="none" w:sz="0" w:space="0" w:color="auto"/>
      </w:divBdr>
    </w:div>
    <w:div w:id="817767691">
      <w:bodyDiv w:val="1"/>
      <w:marLeft w:val="0"/>
      <w:marRight w:val="0"/>
      <w:marTop w:val="0"/>
      <w:marBottom w:val="0"/>
      <w:divBdr>
        <w:top w:val="none" w:sz="0" w:space="0" w:color="auto"/>
        <w:left w:val="none" w:sz="0" w:space="0" w:color="auto"/>
        <w:bottom w:val="none" w:sz="0" w:space="0" w:color="auto"/>
        <w:right w:val="none" w:sz="0" w:space="0" w:color="auto"/>
      </w:divBdr>
    </w:div>
    <w:div w:id="818687328">
      <w:bodyDiv w:val="1"/>
      <w:marLeft w:val="0"/>
      <w:marRight w:val="0"/>
      <w:marTop w:val="0"/>
      <w:marBottom w:val="0"/>
      <w:divBdr>
        <w:top w:val="none" w:sz="0" w:space="0" w:color="auto"/>
        <w:left w:val="none" w:sz="0" w:space="0" w:color="auto"/>
        <w:bottom w:val="none" w:sz="0" w:space="0" w:color="auto"/>
        <w:right w:val="none" w:sz="0" w:space="0" w:color="auto"/>
      </w:divBdr>
    </w:div>
    <w:div w:id="819157473">
      <w:bodyDiv w:val="1"/>
      <w:marLeft w:val="0"/>
      <w:marRight w:val="0"/>
      <w:marTop w:val="0"/>
      <w:marBottom w:val="0"/>
      <w:divBdr>
        <w:top w:val="none" w:sz="0" w:space="0" w:color="auto"/>
        <w:left w:val="none" w:sz="0" w:space="0" w:color="auto"/>
        <w:bottom w:val="none" w:sz="0" w:space="0" w:color="auto"/>
        <w:right w:val="none" w:sz="0" w:space="0" w:color="auto"/>
      </w:divBdr>
    </w:div>
    <w:div w:id="819691378">
      <w:bodyDiv w:val="1"/>
      <w:marLeft w:val="0"/>
      <w:marRight w:val="0"/>
      <w:marTop w:val="0"/>
      <w:marBottom w:val="0"/>
      <w:divBdr>
        <w:top w:val="none" w:sz="0" w:space="0" w:color="auto"/>
        <w:left w:val="none" w:sz="0" w:space="0" w:color="auto"/>
        <w:bottom w:val="none" w:sz="0" w:space="0" w:color="auto"/>
        <w:right w:val="none" w:sz="0" w:space="0" w:color="auto"/>
      </w:divBdr>
    </w:div>
    <w:div w:id="820459822">
      <w:bodyDiv w:val="1"/>
      <w:marLeft w:val="0"/>
      <w:marRight w:val="0"/>
      <w:marTop w:val="0"/>
      <w:marBottom w:val="0"/>
      <w:divBdr>
        <w:top w:val="none" w:sz="0" w:space="0" w:color="auto"/>
        <w:left w:val="none" w:sz="0" w:space="0" w:color="auto"/>
        <w:bottom w:val="none" w:sz="0" w:space="0" w:color="auto"/>
        <w:right w:val="none" w:sz="0" w:space="0" w:color="auto"/>
      </w:divBdr>
    </w:div>
    <w:div w:id="821196981">
      <w:marLeft w:val="480"/>
      <w:marRight w:val="0"/>
      <w:marTop w:val="0"/>
      <w:marBottom w:val="0"/>
      <w:divBdr>
        <w:top w:val="none" w:sz="0" w:space="0" w:color="auto"/>
        <w:left w:val="none" w:sz="0" w:space="0" w:color="auto"/>
        <w:bottom w:val="none" w:sz="0" w:space="0" w:color="auto"/>
        <w:right w:val="none" w:sz="0" w:space="0" w:color="auto"/>
      </w:divBdr>
    </w:div>
    <w:div w:id="821316995">
      <w:bodyDiv w:val="1"/>
      <w:marLeft w:val="0"/>
      <w:marRight w:val="0"/>
      <w:marTop w:val="0"/>
      <w:marBottom w:val="0"/>
      <w:divBdr>
        <w:top w:val="none" w:sz="0" w:space="0" w:color="auto"/>
        <w:left w:val="none" w:sz="0" w:space="0" w:color="auto"/>
        <w:bottom w:val="none" w:sz="0" w:space="0" w:color="auto"/>
        <w:right w:val="none" w:sz="0" w:space="0" w:color="auto"/>
      </w:divBdr>
    </w:div>
    <w:div w:id="821429209">
      <w:bodyDiv w:val="1"/>
      <w:marLeft w:val="0"/>
      <w:marRight w:val="0"/>
      <w:marTop w:val="0"/>
      <w:marBottom w:val="0"/>
      <w:divBdr>
        <w:top w:val="none" w:sz="0" w:space="0" w:color="auto"/>
        <w:left w:val="none" w:sz="0" w:space="0" w:color="auto"/>
        <w:bottom w:val="none" w:sz="0" w:space="0" w:color="auto"/>
        <w:right w:val="none" w:sz="0" w:space="0" w:color="auto"/>
      </w:divBdr>
    </w:div>
    <w:div w:id="823163450">
      <w:bodyDiv w:val="1"/>
      <w:marLeft w:val="0"/>
      <w:marRight w:val="0"/>
      <w:marTop w:val="0"/>
      <w:marBottom w:val="0"/>
      <w:divBdr>
        <w:top w:val="none" w:sz="0" w:space="0" w:color="auto"/>
        <w:left w:val="none" w:sz="0" w:space="0" w:color="auto"/>
        <w:bottom w:val="none" w:sz="0" w:space="0" w:color="auto"/>
        <w:right w:val="none" w:sz="0" w:space="0" w:color="auto"/>
      </w:divBdr>
    </w:div>
    <w:div w:id="825054026">
      <w:bodyDiv w:val="1"/>
      <w:marLeft w:val="0"/>
      <w:marRight w:val="0"/>
      <w:marTop w:val="0"/>
      <w:marBottom w:val="0"/>
      <w:divBdr>
        <w:top w:val="none" w:sz="0" w:space="0" w:color="auto"/>
        <w:left w:val="none" w:sz="0" w:space="0" w:color="auto"/>
        <w:bottom w:val="none" w:sz="0" w:space="0" w:color="auto"/>
        <w:right w:val="none" w:sz="0" w:space="0" w:color="auto"/>
      </w:divBdr>
    </w:div>
    <w:div w:id="825248605">
      <w:marLeft w:val="0"/>
      <w:marRight w:val="0"/>
      <w:marTop w:val="0"/>
      <w:marBottom w:val="0"/>
      <w:divBdr>
        <w:top w:val="none" w:sz="0" w:space="0" w:color="auto"/>
        <w:left w:val="none" w:sz="0" w:space="0" w:color="auto"/>
        <w:bottom w:val="none" w:sz="0" w:space="0" w:color="auto"/>
        <w:right w:val="none" w:sz="0" w:space="0" w:color="auto"/>
      </w:divBdr>
    </w:div>
    <w:div w:id="825970675">
      <w:bodyDiv w:val="1"/>
      <w:marLeft w:val="0"/>
      <w:marRight w:val="0"/>
      <w:marTop w:val="0"/>
      <w:marBottom w:val="0"/>
      <w:divBdr>
        <w:top w:val="none" w:sz="0" w:space="0" w:color="auto"/>
        <w:left w:val="none" w:sz="0" w:space="0" w:color="auto"/>
        <w:bottom w:val="none" w:sz="0" w:space="0" w:color="auto"/>
        <w:right w:val="none" w:sz="0" w:space="0" w:color="auto"/>
      </w:divBdr>
    </w:div>
    <w:div w:id="826942180">
      <w:marLeft w:val="480"/>
      <w:marRight w:val="0"/>
      <w:marTop w:val="0"/>
      <w:marBottom w:val="0"/>
      <w:divBdr>
        <w:top w:val="none" w:sz="0" w:space="0" w:color="auto"/>
        <w:left w:val="none" w:sz="0" w:space="0" w:color="auto"/>
        <w:bottom w:val="none" w:sz="0" w:space="0" w:color="auto"/>
        <w:right w:val="none" w:sz="0" w:space="0" w:color="auto"/>
      </w:divBdr>
    </w:div>
    <w:div w:id="827476205">
      <w:bodyDiv w:val="1"/>
      <w:marLeft w:val="0"/>
      <w:marRight w:val="0"/>
      <w:marTop w:val="0"/>
      <w:marBottom w:val="0"/>
      <w:divBdr>
        <w:top w:val="none" w:sz="0" w:space="0" w:color="auto"/>
        <w:left w:val="none" w:sz="0" w:space="0" w:color="auto"/>
        <w:bottom w:val="none" w:sz="0" w:space="0" w:color="auto"/>
        <w:right w:val="none" w:sz="0" w:space="0" w:color="auto"/>
      </w:divBdr>
    </w:div>
    <w:div w:id="827787318">
      <w:bodyDiv w:val="1"/>
      <w:marLeft w:val="0"/>
      <w:marRight w:val="0"/>
      <w:marTop w:val="0"/>
      <w:marBottom w:val="0"/>
      <w:divBdr>
        <w:top w:val="none" w:sz="0" w:space="0" w:color="auto"/>
        <w:left w:val="none" w:sz="0" w:space="0" w:color="auto"/>
        <w:bottom w:val="none" w:sz="0" w:space="0" w:color="auto"/>
        <w:right w:val="none" w:sz="0" w:space="0" w:color="auto"/>
      </w:divBdr>
    </w:div>
    <w:div w:id="828598954">
      <w:bodyDiv w:val="1"/>
      <w:marLeft w:val="0"/>
      <w:marRight w:val="0"/>
      <w:marTop w:val="0"/>
      <w:marBottom w:val="0"/>
      <w:divBdr>
        <w:top w:val="none" w:sz="0" w:space="0" w:color="auto"/>
        <w:left w:val="none" w:sz="0" w:space="0" w:color="auto"/>
        <w:bottom w:val="none" w:sz="0" w:space="0" w:color="auto"/>
        <w:right w:val="none" w:sz="0" w:space="0" w:color="auto"/>
      </w:divBdr>
    </w:div>
    <w:div w:id="828835873">
      <w:marLeft w:val="480"/>
      <w:marRight w:val="0"/>
      <w:marTop w:val="0"/>
      <w:marBottom w:val="0"/>
      <w:divBdr>
        <w:top w:val="none" w:sz="0" w:space="0" w:color="auto"/>
        <w:left w:val="none" w:sz="0" w:space="0" w:color="auto"/>
        <w:bottom w:val="none" w:sz="0" w:space="0" w:color="auto"/>
        <w:right w:val="none" w:sz="0" w:space="0" w:color="auto"/>
      </w:divBdr>
    </w:div>
    <w:div w:id="828906298">
      <w:bodyDiv w:val="1"/>
      <w:marLeft w:val="0"/>
      <w:marRight w:val="0"/>
      <w:marTop w:val="0"/>
      <w:marBottom w:val="0"/>
      <w:divBdr>
        <w:top w:val="none" w:sz="0" w:space="0" w:color="auto"/>
        <w:left w:val="none" w:sz="0" w:space="0" w:color="auto"/>
        <w:bottom w:val="none" w:sz="0" w:space="0" w:color="auto"/>
        <w:right w:val="none" w:sz="0" w:space="0" w:color="auto"/>
      </w:divBdr>
    </w:div>
    <w:div w:id="829297292">
      <w:bodyDiv w:val="1"/>
      <w:marLeft w:val="0"/>
      <w:marRight w:val="0"/>
      <w:marTop w:val="0"/>
      <w:marBottom w:val="0"/>
      <w:divBdr>
        <w:top w:val="none" w:sz="0" w:space="0" w:color="auto"/>
        <w:left w:val="none" w:sz="0" w:space="0" w:color="auto"/>
        <w:bottom w:val="none" w:sz="0" w:space="0" w:color="auto"/>
        <w:right w:val="none" w:sz="0" w:space="0" w:color="auto"/>
      </w:divBdr>
    </w:div>
    <w:div w:id="829447481">
      <w:bodyDiv w:val="1"/>
      <w:marLeft w:val="0"/>
      <w:marRight w:val="0"/>
      <w:marTop w:val="0"/>
      <w:marBottom w:val="0"/>
      <w:divBdr>
        <w:top w:val="none" w:sz="0" w:space="0" w:color="auto"/>
        <w:left w:val="none" w:sz="0" w:space="0" w:color="auto"/>
        <w:bottom w:val="none" w:sz="0" w:space="0" w:color="auto"/>
        <w:right w:val="none" w:sz="0" w:space="0" w:color="auto"/>
      </w:divBdr>
    </w:div>
    <w:div w:id="829758226">
      <w:bodyDiv w:val="1"/>
      <w:marLeft w:val="0"/>
      <w:marRight w:val="0"/>
      <w:marTop w:val="0"/>
      <w:marBottom w:val="0"/>
      <w:divBdr>
        <w:top w:val="none" w:sz="0" w:space="0" w:color="auto"/>
        <w:left w:val="none" w:sz="0" w:space="0" w:color="auto"/>
        <w:bottom w:val="none" w:sz="0" w:space="0" w:color="auto"/>
        <w:right w:val="none" w:sz="0" w:space="0" w:color="auto"/>
      </w:divBdr>
    </w:div>
    <w:div w:id="830562826">
      <w:bodyDiv w:val="1"/>
      <w:marLeft w:val="0"/>
      <w:marRight w:val="0"/>
      <w:marTop w:val="0"/>
      <w:marBottom w:val="0"/>
      <w:divBdr>
        <w:top w:val="none" w:sz="0" w:space="0" w:color="auto"/>
        <w:left w:val="none" w:sz="0" w:space="0" w:color="auto"/>
        <w:bottom w:val="none" w:sz="0" w:space="0" w:color="auto"/>
        <w:right w:val="none" w:sz="0" w:space="0" w:color="auto"/>
      </w:divBdr>
    </w:div>
    <w:div w:id="830870955">
      <w:bodyDiv w:val="1"/>
      <w:marLeft w:val="0"/>
      <w:marRight w:val="0"/>
      <w:marTop w:val="0"/>
      <w:marBottom w:val="0"/>
      <w:divBdr>
        <w:top w:val="none" w:sz="0" w:space="0" w:color="auto"/>
        <w:left w:val="none" w:sz="0" w:space="0" w:color="auto"/>
        <w:bottom w:val="none" w:sz="0" w:space="0" w:color="auto"/>
        <w:right w:val="none" w:sz="0" w:space="0" w:color="auto"/>
      </w:divBdr>
    </w:div>
    <w:div w:id="831529039">
      <w:bodyDiv w:val="1"/>
      <w:marLeft w:val="0"/>
      <w:marRight w:val="0"/>
      <w:marTop w:val="0"/>
      <w:marBottom w:val="0"/>
      <w:divBdr>
        <w:top w:val="none" w:sz="0" w:space="0" w:color="auto"/>
        <w:left w:val="none" w:sz="0" w:space="0" w:color="auto"/>
        <w:bottom w:val="none" w:sz="0" w:space="0" w:color="auto"/>
        <w:right w:val="none" w:sz="0" w:space="0" w:color="auto"/>
      </w:divBdr>
    </w:div>
    <w:div w:id="831529474">
      <w:bodyDiv w:val="1"/>
      <w:marLeft w:val="0"/>
      <w:marRight w:val="0"/>
      <w:marTop w:val="0"/>
      <w:marBottom w:val="0"/>
      <w:divBdr>
        <w:top w:val="none" w:sz="0" w:space="0" w:color="auto"/>
        <w:left w:val="none" w:sz="0" w:space="0" w:color="auto"/>
        <w:bottom w:val="none" w:sz="0" w:space="0" w:color="auto"/>
        <w:right w:val="none" w:sz="0" w:space="0" w:color="auto"/>
      </w:divBdr>
    </w:div>
    <w:div w:id="831680469">
      <w:bodyDiv w:val="1"/>
      <w:marLeft w:val="0"/>
      <w:marRight w:val="0"/>
      <w:marTop w:val="0"/>
      <w:marBottom w:val="0"/>
      <w:divBdr>
        <w:top w:val="none" w:sz="0" w:space="0" w:color="auto"/>
        <w:left w:val="none" w:sz="0" w:space="0" w:color="auto"/>
        <w:bottom w:val="none" w:sz="0" w:space="0" w:color="auto"/>
        <w:right w:val="none" w:sz="0" w:space="0" w:color="auto"/>
      </w:divBdr>
    </w:div>
    <w:div w:id="831868879">
      <w:bodyDiv w:val="1"/>
      <w:marLeft w:val="0"/>
      <w:marRight w:val="0"/>
      <w:marTop w:val="0"/>
      <w:marBottom w:val="0"/>
      <w:divBdr>
        <w:top w:val="none" w:sz="0" w:space="0" w:color="auto"/>
        <w:left w:val="none" w:sz="0" w:space="0" w:color="auto"/>
        <w:bottom w:val="none" w:sz="0" w:space="0" w:color="auto"/>
        <w:right w:val="none" w:sz="0" w:space="0" w:color="auto"/>
      </w:divBdr>
    </w:div>
    <w:div w:id="832182898">
      <w:bodyDiv w:val="1"/>
      <w:marLeft w:val="0"/>
      <w:marRight w:val="0"/>
      <w:marTop w:val="0"/>
      <w:marBottom w:val="0"/>
      <w:divBdr>
        <w:top w:val="none" w:sz="0" w:space="0" w:color="auto"/>
        <w:left w:val="none" w:sz="0" w:space="0" w:color="auto"/>
        <w:bottom w:val="none" w:sz="0" w:space="0" w:color="auto"/>
        <w:right w:val="none" w:sz="0" w:space="0" w:color="auto"/>
      </w:divBdr>
    </w:div>
    <w:div w:id="832256283">
      <w:bodyDiv w:val="1"/>
      <w:marLeft w:val="0"/>
      <w:marRight w:val="0"/>
      <w:marTop w:val="0"/>
      <w:marBottom w:val="0"/>
      <w:divBdr>
        <w:top w:val="none" w:sz="0" w:space="0" w:color="auto"/>
        <w:left w:val="none" w:sz="0" w:space="0" w:color="auto"/>
        <w:bottom w:val="none" w:sz="0" w:space="0" w:color="auto"/>
        <w:right w:val="none" w:sz="0" w:space="0" w:color="auto"/>
      </w:divBdr>
    </w:div>
    <w:div w:id="832331723">
      <w:bodyDiv w:val="1"/>
      <w:marLeft w:val="0"/>
      <w:marRight w:val="0"/>
      <w:marTop w:val="0"/>
      <w:marBottom w:val="0"/>
      <w:divBdr>
        <w:top w:val="none" w:sz="0" w:space="0" w:color="auto"/>
        <w:left w:val="none" w:sz="0" w:space="0" w:color="auto"/>
        <w:bottom w:val="none" w:sz="0" w:space="0" w:color="auto"/>
        <w:right w:val="none" w:sz="0" w:space="0" w:color="auto"/>
      </w:divBdr>
    </w:div>
    <w:div w:id="832725249">
      <w:bodyDiv w:val="1"/>
      <w:marLeft w:val="0"/>
      <w:marRight w:val="0"/>
      <w:marTop w:val="0"/>
      <w:marBottom w:val="0"/>
      <w:divBdr>
        <w:top w:val="none" w:sz="0" w:space="0" w:color="auto"/>
        <w:left w:val="none" w:sz="0" w:space="0" w:color="auto"/>
        <w:bottom w:val="none" w:sz="0" w:space="0" w:color="auto"/>
        <w:right w:val="none" w:sz="0" w:space="0" w:color="auto"/>
      </w:divBdr>
    </w:div>
    <w:div w:id="833837006">
      <w:bodyDiv w:val="1"/>
      <w:marLeft w:val="0"/>
      <w:marRight w:val="0"/>
      <w:marTop w:val="0"/>
      <w:marBottom w:val="0"/>
      <w:divBdr>
        <w:top w:val="none" w:sz="0" w:space="0" w:color="auto"/>
        <w:left w:val="none" w:sz="0" w:space="0" w:color="auto"/>
        <w:bottom w:val="none" w:sz="0" w:space="0" w:color="auto"/>
        <w:right w:val="none" w:sz="0" w:space="0" w:color="auto"/>
      </w:divBdr>
    </w:div>
    <w:div w:id="835462037">
      <w:bodyDiv w:val="1"/>
      <w:marLeft w:val="0"/>
      <w:marRight w:val="0"/>
      <w:marTop w:val="0"/>
      <w:marBottom w:val="0"/>
      <w:divBdr>
        <w:top w:val="none" w:sz="0" w:space="0" w:color="auto"/>
        <w:left w:val="none" w:sz="0" w:space="0" w:color="auto"/>
        <w:bottom w:val="none" w:sz="0" w:space="0" w:color="auto"/>
        <w:right w:val="none" w:sz="0" w:space="0" w:color="auto"/>
      </w:divBdr>
    </w:div>
    <w:div w:id="835922136">
      <w:bodyDiv w:val="1"/>
      <w:marLeft w:val="0"/>
      <w:marRight w:val="0"/>
      <w:marTop w:val="0"/>
      <w:marBottom w:val="0"/>
      <w:divBdr>
        <w:top w:val="none" w:sz="0" w:space="0" w:color="auto"/>
        <w:left w:val="none" w:sz="0" w:space="0" w:color="auto"/>
        <w:bottom w:val="none" w:sz="0" w:space="0" w:color="auto"/>
        <w:right w:val="none" w:sz="0" w:space="0" w:color="auto"/>
      </w:divBdr>
    </w:div>
    <w:div w:id="837158133">
      <w:bodyDiv w:val="1"/>
      <w:marLeft w:val="0"/>
      <w:marRight w:val="0"/>
      <w:marTop w:val="0"/>
      <w:marBottom w:val="0"/>
      <w:divBdr>
        <w:top w:val="none" w:sz="0" w:space="0" w:color="auto"/>
        <w:left w:val="none" w:sz="0" w:space="0" w:color="auto"/>
        <w:bottom w:val="none" w:sz="0" w:space="0" w:color="auto"/>
        <w:right w:val="none" w:sz="0" w:space="0" w:color="auto"/>
      </w:divBdr>
    </w:div>
    <w:div w:id="837696448">
      <w:bodyDiv w:val="1"/>
      <w:marLeft w:val="0"/>
      <w:marRight w:val="0"/>
      <w:marTop w:val="0"/>
      <w:marBottom w:val="0"/>
      <w:divBdr>
        <w:top w:val="none" w:sz="0" w:space="0" w:color="auto"/>
        <w:left w:val="none" w:sz="0" w:space="0" w:color="auto"/>
        <w:bottom w:val="none" w:sz="0" w:space="0" w:color="auto"/>
        <w:right w:val="none" w:sz="0" w:space="0" w:color="auto"/>
      </w:divBdr>
    </w:div>
    <w:div w:id="838888616">
      <w:bodyDiv w:val="1"/>
      <w:marLeft w:val="0"/>
      <w:marRight w:val="0"/>
      <w:marTop w:val="0"/>
      <w:marBottom w:val="0"/>
      <w:divBdr>
        <w:top w:val="none" w:sz="0" w:space="0" w:color="auto"/>
        <w:left w:val="none" w:sz="0" w:space="0" w:color="auto"/>
        <w:bottom w:val="none" w:sz="0" w:space="0" w:color="auto"/>
        <w:right w:val="none" w:sz="0" w:space="0" w:color="auto"/>
      </w:divBdr>
    </w:div>
    <w:div w:id="838928448">
      <w:bodyDiv w:val="1"/>
      <w:marLeft w:val="0"/>
      <w:marRight w:val="0"/>
      <w:marTop w:val="0"/>
      <w:marBottom w:val="0"/>
      <w:divBdr>
        <w:top w:val="none" w:sz="0" w:space="0" w:color="auto"/>
        <w:left w:val="none" w:sz="0" w:space="0" w:color="auto"/>
        <w:bottom w:val="none" w:sz="0" w:space="0" w:color="auto"/>
        <w:right w:val="none" w:sz="0" w:space="0" w:color="auto"/>
      </w:divBdr>
    </w:div>
    <w:div w:id="839269672">
      <w:bodyDiv w:val="1"/>
      <w:marLeft w:val="0"/>
      <w:marRight w:val="0"/>
      <w:marTop w:val="0"/>
      <w:marBottom w:val="0"/>
      <w:divBdr>
        <w:top w:val="none" w:sz="0" w:space="0" w:color="auto"/>
        <w:left w:val="none" w:sz="0" w:space="0" w:color="auto"/>
        <w:bottom w:val="none" w:sz="0" w:space="0" w:color="auto"/>
        <w:right w:val="none" w:sz="0" w:space="0" w:color="auto"/>
      </w:divBdr>
    </w:div>
    <w:div w:id="839386923">
      <w:bodyDiv w:val="1"/>
      <w:marLeft w:val="0"/>
      <w:marRight w:val="0"/>
      <w:marTop w:val="0"/>
      <w:marBottom w:val="0"/>
      <w:divBdr>
        <w:top w:val="none" w:sz="0" w:space="0" w:color="auto"/>
        <w:left w:val="none" w:sz="0" w:space="0" w:color="auto"/>
        <w:bottom w:val="none" w:sz="0" w:space="0" w:color="auto"/>
        <w:right w:val="none" w:sz="0" w:space="0" w:color="auto"/>
      </w:divBdr>
    </w:div>
    <w:div w:id="840512591">
      <w:bodyDiv w:val="1"/>
      <w:marLeft w:val="0"/>
      <w:marRight w:val="0"/>
      <w:marTop w:val="0"/>
      <w:marBottom w:val="0"/>
      <w:divBdr>
        <w:top w:val="none" w:sz="0" w:space="0" w:color="auto"/>
        <w:left w:val="none" w:sz="0" w:space="0" w:color="auto"/>
        <w:bottom w:val="none" w:sz="0" w:space="0" w:color="auto"/>
        <w:right w:val="none" w:sz="0" w:space="0" w:color="auto"/>
      </w:divBdr>
    </w:div>
    <w:div w:id="840773130">
      <w:bodyDiv w:val="1"/>
      <w:marLeft w:val="0"/>
      <w:marRight w:val="0"/>
      <w:marTop w:val="0"/>
      <w:marBottom w:val="0"/>
      <w:divBdr>
        <w:top w:val="none" w:sz="0" w:space="0" w:color="auto"/>
        <w:left w:val="none" w:sz="0" w:space="0" w:color="auto"/>
        <w:bottom w:val="none" w:sz="0" w:space="0" w:color="auto"/>
        <w:right w:val="none" w:sz="0" w:space="0" w:color="auto"/>
      </w:divBdr>
    </w:div>
    <w:div w:id="841165279">
      <w:bodyDiv w:val="1"/>
      <w:marLeft w:val="0"/>
      <w:marRight w:val="0"/>
      <w:marTop w:val="0"/>
      <w:marBottom w:val="0"/>
      <w:divBdr>
        <w:top w:val="none" w:sz="0" w:space="0" w:color="auto"/>
        <w:left w:val="none" w:sz="0" w:space="0" w:color="auto"/>
        <w:bottom w:val="none" w:sz="0" w:space="0" w:color="auto"/>
        <w:right w:val="none" w:sz="0" w:space="0" w:color="auto"/>
      </w:divBdr>
    </w:div>
    <w:div w:id="841243617">
      <w:bodyDiv w:val="1"/>
      <w:marLeft w:val="0"/>
      <w:marRight w:val="0"/>
      <w:marTop w:val="0"/>
      <w:marBottom w:val="0"/>
      <w:divBdr>
        <w:top w:val="none" w:sz="0" w:space="0" w:color="auto"/>
        <w:left w:val="none" w:sz="0" w:space="0" w:color="auto"/>
        <w:bottom w:val="none" w:sz="0" w:space="0" w:color="auto"/>
        <w:right w:val="none" w:sz="0" w:space="0" w:color="auto"/>
      </w:divBdr>
    </w:div>
    <w:div w:id="842160445">
      <w:bodyDiv w:val="1"/>
      <w:marLeft w:val="0"/>
      <w:marRight w:val="0"/>
      <w:marTop w:val="0"/>
      <w:marBottom w:val="0"/>
      <w:divBdr>
        <w:top w:val="none" w:sz="0" w:space="0" w:color="auto"/>
        <w:left w:val="none" w:sz="0" w:space="0" w:color="auto"/>
        <w:bottom w:val="none" w:sz="0" w:space="0" w:color="auto"/>
        <w:right w:val="none" w:sz="0" w:space="0" w:color="auto"/>
      </w:divBdr>
    </w:div>
    <w:div w:id="842277499">
      <w:bodyDiv w:val="1"/>
      <w:marLeft w:val="0"/>
      <w:marRight w:val="0"/>
      <w:marTop w:val="0"/>
      <w:marBottom w:val="0"/>
      <w:divBdr>
        <w:top w:val="none" w:sz="0" w:space="0" w:color="auto"/>
        <w:left w:val="none" w:sz="0" w:space="0" w:color="auto"/>
        <w:bottom w:val="none" w:sz="0" w:space="0" w:color="auto"/>
        <w:right w:val="none" w:sz="0" w:space="0" w:color="auto"/>
      </w:divBdr>
    </w:div>
    <w:div w:id="844128657">
      <w:bodyDiv w:val="1"/>
      <w:marLeft w:val="0"/>
      <w:marRight w:val="0"/>
      <w:marTop w:val="0"/>
      <w:marBottom w:val="0"/>
      <w:divBdr>
        <w:top w:val="none" w:sz="0" w:space="0" w:color="auto"/>
        <w:left w:val="none" w:sz="0" w:space="0" w:color="auto"/>
        <w:bottom w:val="none" w:sz="0" w:space="0" w:color="auto"/>
        <w:right w:val="none" w:sz="0" w:space="0" w:color="auto"/>
      </w:divBdr>
    </w:div>
    <w:div w:id="844369096">
      <w:bodyDiv w:val="1"/>
      <w:marLeft w:val="0"/>
      <w:marRight w:val="0"/>
      <w:marTop w:val="0"/>
      <w:marBottom w:val="0"/>
      <w:divBdr>
        <w:top w:val="none" w:sz="0" w:space="0" w:color="auto"/>
        <w:left w:val="none" w:sz="0" w:space="0" w:color="auto"/>
        <w:bottom w:val="none" w:sz="0" w:space="0" w:color="auto"/>
        <w:right w:val="none" w:sz="0" w:space="0" w:color="auto"/>
      </w:divBdr>
    </w:div>
    <w:div w:id="845747311">
      <w:bodyDiv w:val="1"/>
      <w:marLeft w:val="0"/>
      <w:marRight w:val="0"/>
      <w:marTop w:val="0"/>
      <w:marBottom w:val="0"/>
      <w:divBdr>
        <w:top w:val="none" w:sz="0" w:space="0" w:color="auto"/>
        <w:left w:val="none" w:sz="0" w:space="0" w:color="auto"/>
        <w:bottom w:val="none" w:sz="0" w:space="0" w:color="auto"/>
        <w:right w:val="none" w:sz="0" w:space="0" w:color="auto"/>
      </w:divBdr>
    </w:div>
    <w:div w:id="847329067">
      <w:bodyDiv w:val="1"/>
      <w:marLeft w:val="0"/>
      <w:marRight w:val="0"/>
      <w:marTop w:val="0"/>
      <w:marBottom w:val="0"/>
      <w:divBdr>
        <w:top w:val="none" w:sz="0" w:space="0" w:color="auto"/>
        <w:left w:val="none" w:sz="0" w:space="0" w:color="auto"/>
        <w:bottom w:val="none" w:sz="0" w:space="0" w:color="auto"/>
        <w:right w:val="none" w:sz="0" w:space="0" w:color="auto"/>
      </w:divBdr>
    </w:div>
    <w:div w:id="848182264">
      <w:bodyDiv w:val="1"/>
      <w:marLeft w:val="0"/>
      <w:marRight w:val="0"/>
      <w:marTop w:val="0"/>
      <w:marBottom w:val="0"/>
      <w:divBdr>
        <w:top w:val="none" w:sz="0" w:space="0" w:color="auto"/>
        <w:left w:val="none" w:sz="0" w:space="0" w:color="auto"/>
        <w:bottom w:val="none" w:sz="0" w:space="0" w:color="auto"/>
        <w:right w:val="none" w:sz="0" w:space="0" w:color="auto"/>
      </w:divBdr>
    </w:div>
    <w:div w:id="849027470">
      <w:bodyDiv w:val="1"/>
      <w:marLeft w:val="0"/>
      <w:marRight w:val="0"/>
      <w:marTop w:val="0"/>
      <w:marBottom w:val="0"/>
      <w:divBdr>
        <w:top w:val="none" w:sz="0" w:space="0" w:color="auto"/>
        <w:left w:val="none" w:sz="0" w:space="0" w:color="auto"/>
        <w:bottom w:val="none" w:sz="0" w:space="0" w:color="auto"/>
        <w:right w:val="none" w:sz="0" w:space="0" w:color="auto"/>
      </w:divBdr>
    </w:div>
    <w:div w:id="849222221">
      <w:bodyDiv w:val="1"/>
      <w:marLeft w:val="0"/>
      <w:marRight w:val="0"/>
      <w:marTop w:val="0"/>
      <w:marBottom w:val="0"/>
      <w:divBdr>
        <w:top w:val="none" w:sz="0" w:space="0" w:color="auto"/>
        <w:left w:val="none" w:sz="0" w:space="0" w:color="auto"/>
        <w:bottom w:val="none" w:sz="0" w:space="0" w:color="auto"/>
        <w:right w:val="none" w:sz="0" w:space="0" w:color="auto"/>
      </w:divBdr>
    </w:div>
    <w:div w:id="849296419">
      <w:bodyDiv w:val="1"/>
      <w:marLeft w:val="0"/>
      <w:marRight w:val="0"/>
      <w:marTop w:val="0"/>
      <w:marBottom w:val="0"/>
      <w:divBdr>
        <w:top w:val="none" w:sz="0" w:space="0" w:color="auto"/>
        <w:left w:val="none" w:sz="0" w:space="0" w:color="auto"/>
        <w:bottom w:val="none" w:sz="0" w:space="0" w:color="auto"/>
        <w:right w:val="none" w:sz="0" w:space="0" w:color="auto"/>
      </w:divBdr>
    </w:div>
    <w:div w:id="849879312">
      <w:bodyDiv w:val="1"/>
      <w:marLeft w:val="0"/>
      <w:marRight w:val="0"/>
      <w:marTop w:val="0"/>
      <w:marBottom w:val="0"/>
      <w:divBdr>
        <w:top w:val="none" w:sz="0" w:space="0" w:color="auto"/>
        <w:left w:val="none" w:sz="0" w:space="0" w:color="auto"/>
        <w:bottom w:val="none" w:sz="0" w:space="0" w:color="auto"/>
        <w:right w:val="none" w:sz="0" w:space="0" w:color="auto"/>
      </w:divBdr>
    </w:div>
    <w:div w:id="849880741">
      <w:bodyDiv w:val="1"/>
      <w:marLeft w:val="0"/>
      <w:marRight w:val="0"/>
      <w:marTop w:val="0"/>
      <w:marBottom w:val="0"/>
      <w:divBdr>
        <w:top w:val="none" w:sz="0" w:space="0" w:color="auto"/>
        <w:left w:val="none" w:sz="0" w:space="0" w:color="auto"/>
        <w:bottom w:val="none" w:sz="0" w:space="0" w:color="auto"/>
        <w:right w:val="none" w:sz="0" w:space="0" w:color="auto"/>
      </w:divBdr>
    </w:div>
    <w:div w:id="849950648">
      <w:bodyDiv w:val="1"/>
      <w:marLeft w:val="0"/>
      <w:marRight w:val="0"/>
      <w:marTop w:val="0"/>
      <w:marBottom w:val="0"/>
      <w:divBdr>
        <w:top w:val="none" w:sz="0" w:space="0" w:color="auto"/>
        <w:left w:val="none" w:sz="0" w:space="0" w:color="auto"/>
        <w:bottom w:val="none" w:sz="0" w:space="0" w:color="auto"/>
        <w:right w:val="none" w:sz="0" w:space="0" w:color="auto"/>
      </w:divBdr>
    </w:div>
    <w:div w:id="849953378">
      <w:bodyDiv w:val="1"/>
      <w:marLeft w:val="0"/>
      <w:marRight w:val="0"/>
      <w:marTop w:val="0"/>
      <w:marBottom w:val="0"/>
      <w:divBdr>
        <w:top w:val="none" w:sz="0" w:space="0" w:color="auto"/>
        <w:left w:val="none" w:sz="0" w:space="0" w:color="auto"/>
        <w:bottom w:val="none" w:sz="0" w:space="0" w:color="auto"/>
        <w:right w:val="none" w:sz="0" w:space="0" w:color="auto"/>
      </w:divBdr>
    </w:div>
    <w:div w:id="850677914">
      <w:bodyDiv w:val="1"/>
      <w:marLeft w:val="0"/>
      <w:marRight w:val="0"/>
      <w:marTop w:val="0"/>
      <w:marBottom w:val="0"/>
      <w:divBdr>
        <w:top w:val="none" w:sz="0" w:space="0" w:color="auto"/>
        <w:left w:val="none" w:sz="0" w:space="0" w:color="auto"/>
        <w:bottom w:val="none" w:sz="0" w:space="0" w:color="auto"/>
        <w:right w:val="none" w:sz="0" w:space="0" w:color="auto"/>
      </w:divBdr>
    </w:div>
    <w:div w:id="851185082">
      <w:bodyDiv w:val="1"/>
      <w:marLeft w:val="0"/>
      <w:marRight w:val="0"/>
      <w:marTop w:val="0"/>
      <w:marBottom w:val="0"/>
      <w:divBdr>
        <w:top w:val="none" w:sz="0" w:space="0" w:color="auto"/>
        <w:left w:val="none" w:sz="0" w:space="0" w:color="auto"/>
        <w:bottom w:val="none" w:sz="0" w:space="0" w:color="auto"/>
        <w:right w:val="none" w:sz="0" w:space="0" w:color="auto"/>
      </w:divBdr>
    </w:div>
    <w:div w:id="852457484">
      <w:bodyDiv w:val="1"/>
      <w:marLeft w:val="0"/>
      <w:marRight w:val="0"/>
      <w:marTop w:val="0"/>
      <w:marBottom w:val="0"/>
      <w:divBdr>
        <w:top w:val="none" w:sz="0" w:space="0" w:color="auto"/>
        <w:left w:val="none" w:sz="0" w:space="0" w:color="auto"/>
        <w:bottom w:val="none" w:sz="0" w:space="0" w:color="auto"/>
        <w:right w:val="none" w:sz="0" w:space="0" w:color="auto"/>
      </w:divBdr>
    </w:div>
    <w:div w:id="852458759">
      <w:marLeft w:val="480"/>
      <w:marRight w:val="0"/>
      <w:marTop w:val="0"/>
      <w:marBottom w:val="0"/>
      <w:divBdr>
        <w:top w:val="none" w:sz="0" w:space="0" w:color="auto"/>
        <w:left w:val="none" w:sz="0" w:space="0" w:color="auto"/>
        <w:bottom w:val="none" w:sz="0" w:space="0" w:color="auto"/>
        <w:right w:val="none" w:sz="0" w:space="0" w:color="auto"/>
      </w:divBdr>
    </w:div>
    <w:div w:id="852692469">
      <w:bodyDiv w:val="1"/>
      <w:marLeft w:val="0"/>
      <w:marRight w:val="0"/>
      <w:marTop w:val="0"/>
      <w:marBottom w:val="0"/>
      <w:divBdr>
        <w:top w:val="none" w:sz="0" w:space="0" w:color="auto"/>
        <w:left w:val="none" w:sz="0" w:space="0" w:color="auto"/>
        <w:bottom w:val="none" w:sz="0" w:space="0" w:color="auto"/>
        <w:right w:val="none" w:sz="0" w:space="0" w:color="auto"/>
      </w:divBdr>
    </w:div>
    <w:div w:id="852760942">
      <w:bodyDiv w:val="1"/>
      <w:marLeft w:val="0"/>
      <w:marRight w:val="0"/>
      <w:marTop w:val="0"/>
      <w:marBottom w:val="0"/>
      <w:divBdr>
        <w:top w:val="none" w:sz="0" w:space="0" w:color="auto"/>
        <w:left w:val="none" w:sz="0" w:space="0" w:color="auto"/>
        <w:bottom w:val="none" w:sz="0" w:space="0" w:color="auto"/>
        <w:right w:val="none" w:sz="0" w:space="0" w:color="auto"/>
      </w:divBdr>
    </w:div>
    <w:div w:id="852840221">
      <w:bodyDiv w:val="1"/>
      <w:marLeft w:val="0"/>
      <w:marRight w:val="0"/>
      <w:marTop w:val="0"/>
      <w:marBottom w:val="0"/>
      <w:divBdr>
        <w:top w:val="none" w:sz="0" w:space="0" w:color="auto"/>
        <w:left w:val="none" w:sz="0" w:space="0" w:color="auto"/>
        <w:bottom w:val="none" w:sz="0" w:space="0" w:color="auto"/>
        <w:right w:val="none" w:sz="0" w:space="0" w:color="auto"/>
      </w:divBdr>
    </w:div>
    <w:div w:id="853301506">
      <w:bodyDiv w:val="1"/>
      <w:marLeft w:val="0"/>
      <w:marRight w:val="0"/>
      <w:marTop w:val="0"/>
      <w:marBottom w:val="0"/>
      <w:divBdr>
        <w:top w:val="none" w:sz="0" w:space="0" w:color="auto"/>
        <w:left w:val="none" w:sz="0" w:space="0" w:color="auto"/>
        <w:bottom w:val="none" w:sz="0" w:space="0" w:color="auto"/>
        <w:right w:val="none" w:sz="0" w:space="0" w:color="auto"/>
      </w:divBdr>
    </w:div>
    <w:div w:id="853567499">
      <w:marLeft w:val="480"/>
      <w:marRight w:val="0"/>
      <w:marTop w:val="0"/>
      <w:marBottom w:val="0"/>
      <w:divBdr>
        <w:top w:val="none" w:sz="0" w:space="0" w:color="auto"/>
        <w:left w:val="none" w:sz="0" w:space="0" w:color="auto"/>
        <w:bottom w:val="none" w:sz="0" w:space="0" w:color="auto"/>
        <w:right w:val="none" w:sz="0" w:space="0" w:color="auto"/>
      </w:divBdr>
    </w:div>
    <w:div w:id="853692240">
      <w:marLeft w:val="480"/>
      <w:marRight w:val="0"/>
      <w:marTop w:val="0"/>
      <w:marBottom w:val="0"/>
      <w:divBdr>
        <w:top w:val="none" w:sz="0" w:space="0" w:color="auto"/>
        <w:left w:val="none" w:sz="0" w:space="0" w:color="auto"/>
        <w:bottom w:val="none" w:sz="0" w:space="0" w:color="auto"/>
        <w:right w:val="none" w:sz="0" w:space="0" w:color="auto"/>
      </w:divBdr>
    </w:div>
    <w:div w:id="853767490">
      <w:bodyDiv w:val="1"/>
      <w:marLeft w:val="0"/>
      <w:marRight w:val="0"/>
      <w:marTop w:val="0"/>
      <w:marBottom w:val="0"/>
      <w:divBdr>
        <w:top w:val="none" w:sz="0" w:space="0" w:color="auto"/>
        <w:left w:val="none" w:sz="0" w:space="0" w:color="auto"/>
        <w:bottom w:val="none" w:sz="0" w:space="0" w:color="auto"/>
        <w:right w:val="none" w:sz="0" w:space="0" w:color="auto"/>
      </w:divBdr>
    </w:div>
    <w:div w:id="854074845">
      <w:bodyDiv w:val="1"/>
      <w:marLeft w:val="0"/>
      <w:marRight w:val="0"/>
      <w:marTop w:val="0"/>
      <w:marBottom w:val="0"/>
      <w:divBdr>
        <w:top w:val="none" w:sz="0" w:space="0" w:color="auto"/>
        <w:left w:val="none" w:sz="0" w:space="0" w:color="auto"/>
        <w:bottom w:val="none" w:sz="0" w:space="0" w:color="auto"/>
        <w:right w:val="none" w:sz="0" w:space="0" w:color="auto"/>
      </w:divBdr>
    </w:div>
    <w:div w:id="854612398">
      <w:bodyDiv w:val="1"/>
      <w:marLeft w:val="0"/>
      <w:marRight w:val="0"/>
      <w:marTop w:val="0"/>
      <w:marBottom w:val="0"/>
      <w:divBdr>
        <w:top w:val="none" w:sz="0" w:space="0" w:color="auto"/>
        <w:left w:val="none" w:sz="0" w:space="0" w:color="auto"/>
        <w:bottom w:val="none" w:sz="0" w:space="0" w:color="auto"/>
        <w:right w:val="none" w:sz="0" w:space="0" w:color="auto"/>
      </w:divBdr>
    </w:div>
    <w:div w:id="854810222">
      <w:bodyDiv w:val="1"/>
      <w:marLeft w:val="0"/>
      <w:marRight w:val="0"/>
      <w:marTop w:val="0"/>
      <w:marBottom w:val="0"/>
      <w:divBdr>
        <w:top w:val="none" w:sz="0" w:space="0" w:color="auto"/>
        <w:left w:val="none" w:sz="0" w:space="0" w:color="auto"/>
        <w:bottom w:val="none" w:sz="0" w:space="0" w:color="auto"/>
        <w:right w:val="none" w:sz="0" w:space="0" w:color="auto"/>
      </w:divBdr>
    </w:div>
    <w:div w:id="855077994">
      <w:bodyDiv w:val="1"/>
      <w:marLeft w:val="0"/>
      <w:marRight w:val="0"/>
      <w:marTop w:val="0"/>
      <w:marBottom w:val="0"/>
      <w:divBdr>
        <w:top w:val="none" w:sz="0" w:space="0" w:color="auto"/>
        <w:left w:val="none" w:sz="0" w:space="0" w:color="auto"/>
        <w:bottom w:val="none" w:sz="0" w:space="0" w:color="auto"/>
        <w:right w:val="none" w:sz="0" w:space="0" w:color="auto"/>
      </w:divBdr>
    </w:div>
    <w:div w:id="855191438">
      <w:marLeft w:val="0"/>
      <w:marRight w:val="0"/>
      <w:marTop w:val="0"/>
      <w:marBottom w:val="0"/>
      <w:divBdr>
        <w:top w:val="none" w:sz="0" w:space="0" w:color="auto"/>
        <w:left w:val="none" w:sz="0" w:space="0" w:color="auto"/>
        <w:bottom w:val="none" w:sz="0" w:space="0" w:color="auto"/>
        <w:right w:val="none" w:sz="0" w:space="0" w:color="auto"/>
      </w:divBdr>
    </w:div>
    <w:div w:id="855265205">
      <w:bodyDiv w:val="1"/>
      <w:marLeft w:val="0"/>
      <w:marRight w:val="0"/>
      <w:marTop w:val="0"/>
      <w:marBottom w:val="0"/>
      <w:divBdr>
        <w:top w:val="none" w:sz="0" w:space="0" w:color="auto"/>
        <w:left w:val="none" w:sz="0" w:space="0" w:color="auto"/>
        <w:bottom w:val="none" w:sz="0" w:space="0" w:color="auto"/>
        <w:right w:val="none" w:sz="0" w:space="0" w:color="auto"/>
      </w:divBdr>
    </w:div>
    <w:div w:id="855583116">
      <w:bodyDiv w:val="1"/>
      <w:marLeft w:val="0"/>
      <w:marRight w:val="0"/>
      <w:marTop w:val="0"/>
      <w:marBottom w:val="0"/>
      <w:divBdr>
        <w:top w:val="none" w:sz="0" w:space="0" w:color="auto"/>
        <w:left w:val="none" w:sz="0" w:space="0" w:color="auto"/>
        <w:bottom w:val="none" w:sz="0" w:space="0" w:color="auto"/>
        <w:right w:val="none" w:sz="0" w:space="0" w:color="auto"/>
      </w:divBdr>
    </w:div>
    <w:div w:id="855967931">
      <w:bodyDiv w:val="1"/>
      <w:marLeft w:val="0"/>
      <w:marRight w:val="0"/>
      <w:marTop w:val="0"/>
      <w:marBottom w:val="0"/>
      <w:divBdr>
        <w:top w:val="none" w:sz="0" w:space="0" w:color="auto"/>
        <w:left w:val="none" w:sz="0" w:space="0" w:color="auto"/>
        <w:bottom w:val="none" w:sz="0" w:space="0" w:color="auto"/>
        <w:right w:val="none" w:sz="0" w:space="0" w:color="auto"/>
      </w:divBdr>
    </w:div>
    <w:div w:id="856693752">
      <w:bodyDiv w:val="1"/>
      <w:marLeft w:val="0"/>
      <w:marRight w:val="0"/>
      <w:marTop w:val="0"/>
      <w:marBottom w:val="0"/>
      <w:divBdr>
        <w:top w:val="none" w:sz="0" w:space="0" w:color="auto"/>
        <w:left w:val="none" w:sz="0" w:space="0" w:color="auto"/>
        <w:bottom w:val="none" w:sz="0" w:space="0" w:color="auto"/>
        <w:right w:val="none" w:sz="0" w:space="0" w:color="auto"/>
      </w:divBdr>
    </w:div>
    <w:div w:id="857044424">
      <w:bodyDiv w:val="1"/>
      <w:marLeft w:val="0"/>
      <w:marRight w:val="0"/>
      <w:marTop w:val="0"/>
      <w:marBottom w:val="0"/>
      <w:divBdr>
        <w:top w:val="none" w:sz="0" w:space="0" w:color="auto"/>
        <w:left w:val="none" w:sz="0" w:space="0" w:color="auto"/>
        <w:bottom w:val="none" w:sz="0" w:space="0" w:color="auto"/>
        <w:right w:val="none" w:sz="0" w:space="0" w:color="auto"/>
      </w:divBdr>
    </w:div>
    <w:div w:id="857932639">
      <w:bodyDiv w:val="1"/>
      <w:marLeft w:val="0"/>
      <w:marRight w:val="0"/>
      <w:marTop w:val="0"/>
      <w:marBottom w:val="0"/>
      <w:divBdr>
        <w:top w:val="none" w:sz="0" w:space="0" w:color="auto"/>
        <w:left w:val="none" w:sz="0" w:space="0" w:color="auto"/>
        <w:bottom w:val="none" w:sz="0" w:space="0" w:color="auto"/>
        <w:right w:val="none" w:sz="0" w:space="0" w:color="auto"/>
      </w:divBdr>
    </w:div>
    <w:div w:id="858083710">
      <w:bodyDiv w:val="1"/>
      <w:marLeft w:val="0"/>
      <w:marRight w:val="0"/>
      <w:marTop w:val="0"/>
      <w:marBottom w:val="0"/>
      <w:divBdr>
        <w:top w:val="none" w:sz="0" w:space="0" w:color="auto"/>
        <w:left w:val="none" w:sz="0" w:space="0" w:color="auto"/>
        <w:bottom w:val="none" w:sz="0" w:space="0" w:color="auto"/>
        <w:right w:val="none" w:sz="0" w:space="0" w:color="auto"/>
      </w:divBdr>
    </w:div>
    <w:div w:id="858276772">
      <w:bodyDiv w:val="1"/>
      <w:marLeft w:val="0"/>
      <w:marRight w:val="0"/>
      <w:marTop w:val="0"/>
      <w:marBottom w:val="0"/>
      <w:divBdr>
        <w:top w:val="none" w:sz="0" w:space="0" w:color="auto"/>
        <w:left w:val="none" w:sz="0" w:space="0" w:color="auto"/>
        <w:bottom w:val="none" w:sz="0" w:space="0" w:color="auto"/>
        <w:right w:val="none" w:sz="0" w:space="0" w:color="auto"/>
      </w:divBdr>
    </w:div>
    <w:div w:id="858350069">
      <w:bodyDiv w:val="1"/>
      <w:marLeft w:val="0"/>
      <w:marRight w:val="0"/>
      <w:marTop w:val="0"/>
      <w:marBottom w:val="0"/>
      <w:divBdr>
        <w:top w:val="none" w:sz="0" w:space="0" w:color="auto"/>
        <w:left w:val="none" w:sz="0" w:space="0" w:color="auto"/>
        <w:bottom w:val="none" w:sz="0" w:space="0" w:color="auto"/>
        <w:right w:val="none" w:sz="0" w:space="0" w:color="auto"/>
      </w:divBdr>
    </w:div>
    <w:div w:id="858661094">
      <w:bodyDiv w:val="1"/>
      <w:marLeft w:val="0"/>
      <w:marRight w:val="0"/>
      <w:marTop w:val="0"/>
      <w:marBottom w:val="0"/>
      <w:divBdr>
        <w:top w:val="none" w:sz="0" w:space="0" w:color="auto"/>
        <w:left w:val="none" w:sz="0" w:space="0" w:color="auto"/>
        <w:bottom w:val="none" w:sz="0" w:space="0" w:color="auto"/>
        <w:right w:val="none" w:sz="0" w:space="0" w:color="auto"/>
      </w:divBdr>
    </w:div>
    <w:div w:id="858855140">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859392687">
      <w:bodyDiv w:val="1"/>
      <w:marLeft w:val="0"/>
      <w:marRight w:val="0"/>
      <w:marTop w:val="0"/>
      <w:marBottom w:val="0"/>
      <w:divBdr>
        <w:top w:val="none" w:sz="0" w:space="0" w:color="auto"/>
        <w:left w:val="none" w:sz="0" w:space="0" w:color="auto"/>
        <w:bottom w:val="none" w:sz="0" w:space="0" w:color="auto"/>
        <w:right w:val="none" w:sz="0" w:space="0" w:color="auto"/>
      </w:divBdr>
    </w:div>
    <w:div w:id="859851550">
      <w:bodyDiv w:val="1"/>
      <w:marLeft w:val="0"/>
      <w:marRight w:val="0"/>
      <w:marTop w:val="0"/>
      <w:marBottom w:val="0"/>
      <w:divBdr>
        <w:top w:val="none" w:sz="0" w:space="0" w:color="auto"/>
        <w:left w:val="none" w:sz="0" w:space="0" w:color="auto"/>
        <w:bottom w:val="none" w:sz="0" w:space="0" w:color="auto"/>
        <w:right w:val="none" w:sz="0" w:space="0" w:color="auto"/>
      </w:divBdr>
    </w:div>
    <w:div w:id="860122110">
      <w:bodyDiv w:val="1"/>
      <w:marLeft w:val="0"/>
      <w:marRight w:val="0"/>
      <w:marTop w:val="0"/>
      <w:marBottom w:val="0"/>
      <w:divBdr>
        <w:top w:val="none" w:sz="0" w:space="0" w:color="auto"/>
        <w:left w:val="none" w:sz="0" w:space="0" w:color="auto"/>
        <w:bottom w:val="none" w:sz="0" w:space="0" w:color="auto"/>
        <w:right w:val="none" w:sz="0" w:space="0" w:color="auto"/>
      </w:divBdr>
    </w:div>
    <w:div w:id="860356750">
      <w:bodyDiv w:val="1"/>
      <w:marLeft w:val="0"/>
      <w:marRight w:val="0"/>
      <w:marTop w:val="0"/>
      <w:marBottom w:val="0"/>
      <w:divBdr>
        <w:top w:val="none" w:sz="0" w:space="0" w:color="auto"/>
        <w:left w:val="none" w:sz="0" w:space="0" w:color="auto"/>
        <w:bottom w:val="none" w:sz="0" w:space="0" w:color="auto"/>
        <w:right w:val="none" w:sz="0" w:space="0" w:color="auto"/>
      </w:divBdr>
    </w:div>
    <w:div w:id="860436517">
      <w:bodyDiv w:val="1"/>
      <w:marLeft w:val="0"/>
      <w:marRight w:val="0"/>
      <w:marTop w:val="0"/>
      <w:marBottom w:val="0"/>
      <w:divBdr>
        <w:top w:val="none" w:sz="0" w:space="0" w:color="auto"/>
        <w:left w:val="none" w:sz="0" w:space="0" w:color="auto"/>
        <w:bottom w:val="none" w:sz="0" w:space="0" w:color="auto"/>
        <w:right w:val="none" w:sz="0" w:space="0" w:color="auto"/>
      </w:divBdr>
    </w:div>
    <w:div w:id="860556877">
      <w:bodyDiv w:val="1"/>
      <w:marLeft w:val="0"/>
      <w:marRight w:val="0"/>
      <w:marTop w:val="0"/>
      <w:marBottom w:val="0"/>
      <w:divBdr>
        <w:top w:val="none" w:sz="0" w:space="0" w:color="auto"/>
        <w:left w:val="none" w:sz="0" w:space="0" w:color="auto"/>
        <w:bottom w:val="none" w:sz="0" w:space="0" w:color="auto"/>
        <w:right w:val="none" w:sz="0" w:space="0" w:color="auto"/>
      </w:divBdr>
    </w:div>
    <w:div w:id="860780024">
      <w:bodyDiv w:val="1"/>
      <w:marLeft w:val="0"/>
      <w:marRight w:val="0"/>
      <w:marTop w:val="0"/>
      <w:marBottom w:val="0"/>
      <w:divBdr>
        <w:top w:val="none" w:sz="0" w:space="0" w:color="auto"/>
        <w:left w:val="none" w:sz="0" w:space="0" w:color="auto"/>
        <w:bottom w:val="none" w:sz="0" w:space="0" w:color="auto"/>
        <w:right w:val="none" w:sz="0" w:space="0" w:color="auto"/>
      </w:divBdr>
    </w:div>
    <w:div w:id="860972347">
      <w:bodyDiv w:val="1"/>
      <w:marLeft w:val="0"/>
      <w:marRight w:val="0"/>
      <w:marTop w:val="0"/>
      <w:marBottom w:val="0"/>
      <w:divBdr>
        <w:top w:val="none" w:sz="0" w:space="0" w:color="auto"/>
        <w:left w:val="none" w:sz="0" w:space="0" w:color="auto"/>
        <w:bottom w:val="none" w:sz="0" w:space="0" w:color="auto"/>
        <w:right w:val="none" w:sz="0" w:space="0" w:color="auto"/>
      </w:divBdr>
    </w:div>
    <w:div w:id="861279738">
      <w:bodyDiv w:val="1"/>
      <w:marLeft w:val="0"/>
      <w:marRight w:val="0"/>
      <w:marTop w:val="0"/>
      <w:marBottom w:val="0"/>
      <w:divBdr>
        <w:top w:val="none" w:sz="0" w:space="0" w:color="auto"/>
        <w:left w:val="none" w:sz="0" w:space="0" w:color="auto"/>
        <w:bottom w:val="none" w:sz="0" w:space="0" w:color="auto"/>
        <w:right w:val="none" w:sz="0" w:space="0" w:color="auto"/>
      </w:divBdr>
    </w:div>
    <w:div w:id="861823256">
      <w:bodyDiv w:val="1"/>
      <w:marLeft w:val="0"/>
      <w:marRight w:val="0"/>
      <w:marTop w:val="0"/>
      <w:marBottom w:val="0"/>
      <w:divBdr>
        <w:top w:val="none" w:sz="0" w:space="0" w:color="auto"/>
        <w:left w:val="none" w:sz="0" w:space="0" w:color="auto"/>
        <w:bottom w:val="none" w:sz="0" w:space="0" w:color="auto"/>
        <w:right w:val="none" w:sz="0" w:space="0" w:color="auto"/>
      </w:divBdr>
    </w:div>
    <w:div w:id="861893039">
      <w:bodyDiv w:val="1"/>
      <w:marLeft w:val="0"/>
      <w:marRight w:val="0"/>
      <w:marTop w:val="0"/>
      <w:marBottom w:val="0"/>
      <w:divBdr>
        <w:top w:val="none" w:sz="0" w:space="0" w:color="auto"/>
        <w:left w:val="none" w:sz="0" w:space="0" w:color="auto"/>
        <w:bottom w:val="none" w:sz="0" w:space="0" w:color="auto"/>
        <w:right w:val="none" w:sz="0" w:space="0" w:color="auto"/>
      </w:divBdr>
    </w:div>
    <w:div w:id="862323336">
      <w:bodyDiv w:val="1"/>
      <w:marLeft w:val="0"/>
      <w:marRight w:val="0"/>
      <w:marTop w:val="0"/>
      <w:marBottom w:val="0"/>
      <w:divBdr>
        <w:top w:val="none" w:sz="0" w:space="0" w:color="auto"/>
        <w:left w:val="none" w:sz="0" w:space="0" w:color="auto"/>
        <w:bottom w:val="none" w:sz="0" w:space="0" w:color="auto"/>
        <w:right w:val="none" w:sz="0" w:space="0" w:color="auto"/>
      </w:divBdr>
    </w:div>
    <w:div w:id="862398046">
      <w:bodyDiv w:val="1"/>
      <w:marLeft w:val="0"/>
      <w:marRight w:val="0"/>
      <w:marTop w:val="0"/>
      <w:marBottom w:val="0"/>
      <w:divBdr>
        <w:top w:val="none" w:sz="0" w:space="0" w:color="auto"/>
        <w:left w:val="none" w:sz="0" w:space="0" w:color="auto"/>
        <w:bottom w:val="none" w:sz="0" w:space="0" w:color="auto"/>
        <w:right w:val="none" w:sz="0" w:space="0" w:color="auto"/>
      </w:divBdr>
    </w:div>
    <w:div w:id="862670638">
      <w:bodyDiv w:val="1"/>
      <w:marLeft w:val="0"/>
      <w:marRight w:val="0"/>
      <w:marTop w:val="0"/>
      <w:marBottom w:val="0"/>
      <w:divBdr>
        <w:top w:val="none" w:sz="0" w:space="0" w:color="auto"/>
        <w:left w:val="none" w:sz="0" w:space="0" w:color="auto"/>
        <w:bottom w:val="none" w:sz="0" w:space="0" w:color="auto"/>
        <w:right w:val="none" w:sz="0" w:space="0" w:color="auto"/>
      </w:divBdr>
    </w:div>
    <w:div w:id="862939185">
      <w:bodyDiv w:val="1"/>
      <w:marLeft w:val="0"/>
      <w:marRight w:val="0"/>
      <w:marTop w:val="0"/>
      <w:marBottom w:val="0"/>
      <w:divBdr>
        <w:top w:val="none" w:sz="0" w:space="0" w:color="auto"/>
        <w:left w:val="none" w:sz="0" w:space="0" w:color="auto"/>
        <w:bottom w:val="none" w:sz="0" w:space="0" w:color="auto"/>
        <w:right w:val="none" w:sz="0" w:space="0" w:color="auto"/>
      </w:divBdr>
    </w:div>
    <w:div w:id="863175295">
      <w:bodyDiv w:val="1"/>
      <w:marLeft w:val="0"/>
      <w:marRight w:val="0"/>
      <w:marTop w:val="0"/>
      <w:marBottom w:val="0"/>
      <w:divBdr>
        <w:top w:val="none" w:sz="0" w:space="0" w:color="auto"/>
        <w:left w:val="none" w:sz="0" w:space="0" w:color="auto"/>
        <w:bottom w:val="none" w:sz="0" w:space="0" w:color="auto"/>
        <w:right w:val="none" w:sz="0" w:space="0" w:color="auto"/>
      </w:divBdr>
    </w:div>
    <w:div w:id="863176538">
      <w:bodyDiv w:val="1"/>
      <w:marLeft w:val="0"/>
      <w:marRight w:val="0"/>
      <w:marTop w:val="0"/>
      <w:marBottom w:val="0"/>
      <w:divBdr>
        <w:top w:val="none" w:sz="0" w:space="0" w:color="auto"/>
        <w:left w:val="none" w:sz="0" w:space="0" w:color="auto"/>
        <w:bottom w:val="none" w:sz="0" w:space="0" w:color="auto"/>
        <w:right w:val="none" w:sz="0" w:space="0" w:color="auto"/>
      </w:divBdr>
    </w:div>
    <w:div w:id="863398839">
      <w:bodyDiv w:val="1"/>
      <w:marLeft w:val="0"/>
      <w:marRight w:val="0"/>
      <w:marTop w:val="0"/>
      <w:marBottom w:val="0"/>
      <w:divBdr>
        <w:top w:val="none" w:sz="0" w:space="0" w:color="auto"/>
        <w:left w:val="none" w:sz="0" w:space="0" w:color="auto"/>
        <w:bottom w:val="none" w:sz="0" w:space="0" w:color="auto"/>
        <w:right w:val="none" w:sz="0" w:space="0" w:color="auto"/>
      </w:divBdr>
    </w:div>
    <w:div w:id="863596705">
      <w:bodyDiv w:val="1"/>
      <w:marLeft w:val="0"/>
      <w:marRight w:val="0"/>
      <w:marTop w:val="0"/>
      <w:marBottom w:val="0"/>
      <w:divBdr>
        <w:top w:val="none" w:sz="0" w:space="0" w:color="auto"/>
        <w:left w:val="none" w:sz="0" w:space="0" w:color="auto"/>
        <w:bottom w:val="none" w:sz="0" w:space="0" w:color="auto"/>
        <w:right w:val="none" w:sz="0" w:space="0" w:color="auto"/>
      </w:divBdr>
    </w:div>
    <w:div w:id="863976682">
      <w:bodyDiv w:val="1"/>
      <w:marLeft w:val="0"/>
      <w:marRight w:val="0"/>
      <w:marTop w:val="0"/>
      <w:marBottom w:val="0"/>
      <w:divBdr>
        <w:top w:val="none" w:sz="0" w:space="0" w:color="auto"/>
        <w:left w:val="none" w:sz="0" w:space="0" w:color="auto"/>
        <w:bottom w:val="none" w:sz="0" w:space="0" w:color="auto"/>
        <w:right w:val="none" w:sz="0" w:space="0" w:color="auto"/>
      </w:divBdr>
    </w:div>
    <w:div w:id="863977327">
      <w:bodyDiv w:val="1"/>
      <w:marLeft w:val="0"/>
      <w:marRight w:val="0"/>
      <w:marTop w:val="0"/>
      <w:marBottom w:val="0"/>
      <w:divBdr>
        <w:top w:val="none" w:sz="0" w:space="0" w:color="auto"/>
        <w:left w:val="none" w:sz="0" w:space="0" w:color="auto"/>
        <w:bottom w:val="none" w:sz="0" w:space="0" w:color="auto"/>
        <w:right w:val="none" w:sz="0" w:space="0" w:color="auto"/>
      </w:divBdr>
    </w:div>
    <w:div w:id="864749763">
      <w:bodyDiv w:val="1"/>
      <w:marLeft w:val="0"/>
      <w:marRight w:val="0"/>
      <w:marTop w:val="0"/>
      <w:marBottom w:val="0"/>
      <w:divBdr>
        <w:top w:val="none" w:sz="0" w:space="0" w:color="auto"/>
        <w:left w:val="none" w:sz="0" w:space="0" w:color="auto"/>
        <w:bottom w:val="none" w:sz="0" w:space="0" w:color="auto"/>
        <w:right w:val="none" w:sz="0" w:space="0" w:color="auto"/>
      </w:divBdr>
    </w:div>
    <w:div w:id="865101251">
      <w:bodyDiv w:val="1"/>
      <w:marLeft w:val="0"/>
      <w:marRight w:val="0"/>
      <w:marTop w:val="0"/>
      <w:marBottom w:val="0"/>
      <w:divBdr>
        <w:top w:val="none" w:sz="0" w:space="0" w:color="auto"/>
        <w:left w:val="none" w:sz="0" w:space="0" w:color="auto"/>
        <w:bottom w:val="none" w:sz="0" w:space="0" w:color="auto"/>
        <w:right w:val="none" w:sz="0" w:space="0" w:color="auto"/>
      </w:divBdr>
    </w:div>
    <w:div w:id="865141171">
      <w:bodyDiv w:val="1"/>
      <w:marLeft w:val="0"/>
      <w:marRight w:val="0"/>
      <w:marTop w:val="0"/>
      <w:marBottom w:val="0"/>
      <w:divBdr>
        <w:top w:val="none" w:sz="0" w:space="0" w:color="auto"/>
        <w:left w:val="none" w:sz="0" w:space="0" w:color="auto"/>
        <w:bottom w:val="none" w:sz="0" w:space="0" w:color="auto"/>
        <w:right w:val="none" w:sz="0" w:space="0" w:color="auto"/>
      </w:divBdr>
    </w:div>
    <w:div w:id="865750850">
      <w:marLeft w:val="480"/>
      <w:marRight w:val="0"/>
      <w:marTop w:val="0"/>
      <w:marBottom w:val="0"/>
      <w:divBdr>
        <w:top w:val="none" w:sz="0" w:space="0" w:color="auto"/>
        <w:left w:val="none" w:sz="0" w:space="0" w:color="auto"/>
        <w:bottom w:val="none" w:sz="0" w:space="0" w:color="auto"/>
        <w:right w:val="none" w:sz="0" w:space="0" w:color="auto"/>
      </w:divBdr>
    </w:div>
    <w:div w:id="866260578">
      <w:bodyDiv w:val="1"/>
      <w:marLeft w:val="0"/>
      <w:marRight w:val="0"/>
      <w:marTop w:val="0"/>
      <w:marBottom w:val="0"/>
      <w:divBdr>
        <w:top w:val="none" w:sz="0" w:space="0" w:color="auto"/>
        <w:left w:val="none" w:sz="0" w:space="0" w:color="auto"/>
        <w:bottom w:val="none" w:sz="0" w:space="0" w:color="auto"/>
        <w:right w:val="none" w:sz="0" w:space="0" w:color="auto"/>
      </w:divBdr>
    </w:div>
    <w:div w:id="867137408">
      <w:bodyDiv w:val="1"/>
      <w:marLeft w:val="0"/>
      <w:marRight w:val="0"/>
      <w:marTop w:val="0"/>
      <w:marBottom w:val="0"/>
      <w:divBdr>
        <w:top w:val="none" w:sz="0" w:space="0" w:color="auto"/>
        <w:left w:val="none" w:sz="0" w:space="0" w:color="auto"/>
        <w:bottom w:val="none" w:sz="0" w:space="0" w:color="auto"/>
        <w:right w:val="none" w:sz="0" w:space="0" w:color="auto"/>
      </w:divBdr>
    </w:div>
    <w:div w:id="867524321">
      <w:bodyDiv w:val="1"/>
      <w:marLeft w:val="0"/>
      <w:marRight w:val="0"/>
      <w:marTop w:val="0"/>
      <w:marBottom w:val="0"/>
      <w:divBdr>
        <w:top w:val="none" w:sz="0" w:space="0" w:color="auto"/>
        <w:left w:val="none" w:sz="0" w:space="0" w:color="auto"/>
        <w:bottom w:val="none" w:sz="0" w:space="0" w:color="auto"/>
        <w:right w:val="none" w:sz="0" w:space="0" w:color="auto"/>
      </w:divBdr>
    </w:div>
    <w:div w:id="868758017">
      <w:bodyDiv w:val="1"/>
      <w:marLeft w:val="0"/>
      <w:marRight w:val="0"/>
      <w:marTop w:val="0"/>
      <w:marBottom w:val="0"/>
      <w:divBdr>
        <w:top w:val="none" w:sz="0" w:space="0" w:color="auto"/>
        <w:left w:val="none" w:sz="0" w:space="0" w:color="auto"/>
        <w:bottom w:val="none" w:sz="0" w:space="0" w:color="auto"/>
        <w:right w:val="none" w:sz="0" w:space="0" w:color="auto"/>
      </w:divBdr>
    </w:div>
    <w:div w:id="869101210">
      <w:bodyDiv w:val="1"/>
      <w:marLeft w:val="0"/>
      <w:marRight w:val="0"/>
      <w:marTop w:val="0"/>
      <w:marBottom w:val="0"/>
      <w:divBdr>
        <w:top w:val="none" w:sz="0" w:space="0" w:color="auto"/>
        <w:left w:val="none" w:sz="0" w:space="0" w:color="auto"/>
        <w:bottom w:val="none" w:sz="0" w:space="0" w:color="auto"/>
        <w:right w:val="none" w:sz="0" w:space="0" w:color="auto"/>
      </w:divBdr>
    </w:div>
    <w:div w:id="869413680">
      <w:bodyDiv w:val="1"/>
      <w:marLeft w:val="0"/>
      <w:marRight w:val="0"/>
      <w:marTop w:val="0"/>
      <w:marBottom w:val="0"/>
      <w:divBdr>
        <w:top w:val="none" w:sz="0" w:space="0" w:color="auto"/>
        <w:left w:val="none" w:sz="0" w:space="0" w:color="auto"/>
        <w:bottom w:val="none" w:sz="0" w:space="0" w:color="auto"/>
        <w:right w:val="none" w:sz="0" w:space="0" w:color="auto"/>
      </w:divBdr>
    </w:div>
    <w:div w:id="869760212">
      <w:bodyDiv w:val="1"/>
      <w:marLeft w:val="0"/>
      <w:marRight w:val="0"/>
      <w:marTop w:val="0"/>
      <w:marBottom w:val="0"/>
      <w:divBdr>
        <w:top w:val="none" w:sz="0" w:space="0" w:color="auto"/>
        <w:left w:val="none" w:sz="0" w:space="0" w:color="auto"/>
        <w:bottom w:val="none" w:sz="0" w:space="0" w:color="auto"/>
        <w:right w:val="none" w:sz="0" w:space="0" w:color="auto"/>
      </w:divBdr>
    </w:div>
    <w:div w:id="870148282">
      <w:bodyDiv w:val="1"/>
      <w:marLeft w:val="0"/>
      <w:marRight w:val="0"/>
      <w:marTop w:val="0"/>
      <w:marBottom w:val="0"/>
      <w:divBdr>
        <w:top w:val="none" w:sz="0" w:space="0" w:color="auto"/>
        <w:left w:val="none" w:sz="0" w:space="0" w:color="auto"/>
        <w:bottom w:val="none" w:sz="0" w:space="0" w:color="auto"/>
        <w:right w:val="none" w:sz="0" w:space="0" w:color="auto"/>
      </w:divBdr>
    </w:div>
    <w:div w:id="870342977">
      <w:bodyDiv w:val="1"/>
      <w:marLeft w:val="0"/>
      <w:marRight w:val="0"/>
      <w:marTop w:val="0"/>
      <w:marBottom w:val="0"/>
      <w:divBdr>
        <w:top w:val="none" w:sz="0" w:space="0" w:color="auto"/>
        <w:left w:val="none" w:sz="0" w:space="0" w:color="auto"/>
        <w:bottom w:val="none" w:sz="0" w:space="0" w:color="auto"/>
        <w:right w:val="none" w:sz="0" w:space="0" w:color="auto"/>
      </w:divBdr>
    </w:div>
    <w:div w:id="871039953">
      <w:bodyDiv w:val="1"/>
      <w:marLeft w:val="0"/>
      <w:marRight w:val="0"/>
      <w:marTop w:val="0"/>
      <w:marBottom w:val="0"/>
      <w:divBdr>
        <w:top w:val="none" w:sz="0" w:space="0" w:color="auto"/>
        <w:left w:val="none" w:sz="0" w:space="0" w:color="auto"/>
        <w:bottom w:val="none" w:sz="0" w:space="0" w:color="auto"/>
        <w:right w:val="none" w:sz="0" w:space="0" w:color="auto"/>
      </w:divBdr>
    </w:div>
    <w:div w:id="871386500">
      <w:bodyDiv w:val="1"/>
      <w:marLeft w:val="0"/>
      <w:marRight w:val="0"/>
      <w:marTop w:val="0"/>
      <w:marBottom w:val="0"/>
      <w:divBdr>
        <w:top w:val="none" w:sz="0" w:space="0" w:color="auto"/>
        <w:left w:val="none" w:sz="0" w:space="0" w:color="auto"/>
        <w:bottom w:val="none" w:sz="0" w:space="0" w:color="auto"/>
        <w:right w:val="none" w:sz="0" w:space="0" w:color="auto"/>
      </w:divBdr>
    </w:div>
    <w:div w:id="872108505">
      <w:bodyDiv w:val="1"/>
      <w:marLeft w:val="0"/>
      <w:marRight w:val="0"/>
      <w:marTop w:val="0"/>
      <w:marBottom w:val="0"/>
      <w:divBdr>
        <w:top w:val="none" w:sz="0" w:space="0" w:color="auto"/>
        <w:left w:val="none" w:sz="0" w:space="0" w:color="auto"/>
        <w:bottom w:val="none" w:sz="0" w:space="0" w:color="auto"/>
        <w:right w:val="none" w:sz="0" w:space="0" w:color="auto"/>
      </w:divBdr>
    </w:div>
    <w:div w:id="873884254">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74658150">
      <w:bodyDiv w:val="1"/>
      <w:marLeft w:val="0"/>
      <w:marRight w:val="0"/>
      <w:marTop w:val="0"/>
      <w:marBottom w:val="0"/>
      <w:divBdr>
        <w:top w:val="none" w:sz="0" w:space="0" w:color="auto"/>
        <w:left w:val="none" w:sz="0" w:space="0" w:color="auto"/>
        <w:bottom w:val="none" w:sz="0" w:space="0" w:color="auto"/>
        <w:right w:val="none" w:sz="0" w:space="0" w:color="auto"/>
      </w:divBdr>
    </w:div>
    <w:div w:id="876508548">
      <w:bodyDiv w:val="1"/>
      <w:marLeft w:val="0"/>
      <w:marRight w:val="0"/>
      <w:marTop w:val="0"/>
      <w:marBottom w:val="0"/>
      <w:divBdr>
        <w:top w:val="none" w:sz="0" w:space="0" w:color="auto"/>
        <w:left w:val="none" w:sz="0" w:space="0" w:color="auto"/>
        <w:bottom w:val="none" w:sz="0" w:space="0" w:color="auto"/>
        <w:right w:val="none" w:sz="0" w:space="0" w:color="auto"/>
      </w:divBdr>
    </w:div>
    <w:div w:id="877397037">
      <w:marLeft w:val="480"/>
      <w:marRight w:val="0"/>
      <w:marTop w:val="0"/>
      <w:marBottom w:val="0"/>
      <w:divBdr>
        <w:top w:val="none" w:sz="0" w:space="0" w:color="auto"/>
        <w:left w:val="none" w:sz="0" w:space="0" w:color="auto"/>
        <w:bottom w:val="none" w:sz="0" w:space="0" w:color="auto"/>
        <w:right w:val="none" w:sz="0" w:space="0" w:color="auto"/>
      </w:divBdr>
    </w:div>
    <w:div w:id="877469519">
      <w:bodyDiv w:val="1"/>
      <w:marLeft w:val="0"/>
      <w:marRight w:val="0"/>
      <w:marTop w:val="0"/>
      <w:marBottom w:val="0"/>
      <w:divBdr>
        <w:top w:val="none" w:sz="0" w:space="0" w:color="auto"/>
        <w:left w:val="none" w:sz="0" w:space="0" w:color="auto"/>
        <w:bottom w:val="none" w:sz="0" w:space="0" w:color="auto"/>
        <w:right w:val="none" w:sz="0" w:space="0" w:color="auto"/>
      </w:divBdr>
    </w:div>
    <w:div w:id="878132663">
      <w:bodyDiv w:val="1"/>
      <w:marLeft w:val="0"/>
      <w:marRight w:val="0"/>
      <w:marTop w:val="0"/>
      <w:marBottom w:val="0"/>
      <w:divBdr>
        <w:top w:val="none" w:sz="0" w:space="0" w:color="auto"/>
        <w:left w:val="none" w:sz="0" w:space="0" w:color="auto"/>
        <w:bottom w:val="none" w:sz="0" w:space="0" w:color="auto"/>
        <w:right w:val="none" w:sz="0" w:space="0" w:color="auto"/>
      </w:divBdr>
    </w:div>
    <w:div w:id="878475107">
      <w:marLeft w:val="480"/>
      <w:marRight w:val="0"/>
      <w:marTop w:val="0"/>
      <w:marBottom w:val="0"/>
      <w:divBdr>
        <w:top w:val="none" w:sz="0" w:space="0" w:color="auto"/>
        <w:left w:val="none" w:sz="0" w:space="0" w:color="auto"/>
        <w:bottom w:val="none" w:sz="0" w:space="0" w:color="auto"/>
        <w:right w:val="none" w:sz="0" w:space="0" w:color="auto"/>
      </w:divBdr>
    </w:div>
    <w:div w:id="878737854">
      <w:bodyDiv w:val="1"/>
      <w:marLeft w:val="0"/>
      <w:marRight w:val="0"/>
      <w:marTop w:val="0"/>
      <w:marBottom w:val="0"/>
      <w:divBdr>
        <w:top w:val="none" w:sz="0" w:space="0" w:color="auto"/>
        <w:left w:val="none" w:sz="0" w:space="0" w:color="auto"/>
        <w:bottom w:val="none" w:sz="0" w:space="0" w:color="auto"/>
        <w:right w:val="none" w:sz="0" w:space="0" w:color="auto"/>
      </w:divBdr>
    </w:div>
    <w:div w:id="879561153">
      <w:bodyDiv w:val="1"/>
      <w:marLeft w:val="0"/>
      <w:marRight w:val="0"/>
      <w:marTop w:val="0"/>
      <w:marBottom w:val="0"/>
      <w:divBdr>
        <w:top w:val="none" w:sz="0" w:space="0" w:color="auto"/>
        <w:left w:val="none" w:sz="0" w:space="0" w:color="auto"/>
        <w:bottom w:val="none" w:sz="0" w:space="0" w:color="auto"/>
        <w:right w:val="none" w:sz="0" w:space="0" w:color="auto"/>
      </w:divBdr>
    </w:div>
    <w:div w:id="879632633">
      <w:bodyDiv w:val="1"/>
      <w:marLeft w:val="0"/>
      <w:marRight w:val="0"/>
      <w:marTop w:val="0"/>
      <w:marBottom w:val="0"/>
      <w:divBdr>
        <w:top w:val="none" w:sz="0" w:space="0" w:color="auto"/>
        <w:left w:val="none" w:sz="0" w:space="0" w:color="auto"/>
        <w:bottom w:val="none" w:sz="0" w:space="0" w:color="auto"/>
        <w:right w:val="none" w:sz="0" w:space="0" w:color="auto"/>
      </w:divBdr>
    </w:div>
    <w:div w:id="880022782">
      <w:bodyDiv w:val="1"/>
      <w:marLeft w:val="0"/>
      <w:marRight w:val="0"/>
      <w:marTop w:val="0"/>
      <w:marBottom w:val="0"/>
      <w:divBdr>
        <w:top w:val="none" w:sz="0" w:space="0" w:color="auto"/>
        <w:left w:val="none" w:sz="0" w:space="0" w:color="auto"/>
        <w:bottom w:val="none" w:sz="0" w:space="0" w:color="auto"/>
        <w:right w:val="none" w:sz="0" w:space="0" w:color="auto"/>
      </w:divBdr>
    </w:div>
    <w:div w:id="880094343">
      <w:bodyDiv w:val="1"/>
      <w:marLeft w:val="0"/>
      <w:marRight w:val="0"/>
      <w:marTop w:val="0"/>
      <w:marBottom w:val="0"/>
      <w:divBdr>
        <w:top w:val="none" w:sz="0" w:space="0" w:color="auto"/>
        <w:left w:val="none" w:sz="0" w:space="0" w:color="auto"/>
        <w:bottom w:val="none" w:sz="0" w:space="0" w:color="auto"/>
        <w:right w:val="none" w:sz="0" w:space="0" w:color="auto"/>
      </w:divBdr>
    </w:div>
    <w:div w:id="881358992">
      <w:bodyDiv w:val="1"/>
      <w:marLeft w:val="0"/>
      <w:marRight w:val="0"/>
      <w:marTop w:val="0"/>
      <w:marBottom w:val="0"/>
      <w:divBdr>
        <w:top w:val="none" w:sz="0" w:space="0" w:color="auto"/>
        <w:left w:val="none" w:sz="0" w:space="0" w:color="auto"/>
        <w:bottom w:val="none" w:sz="0" w:space="0" w:color="auto"/>
        <w:right w:val="none" w:sz="0" w:space="0" w:color="auto"/>
      </w:divBdr>
    </w:div>
    <w:div w:id="881478937">
      <w:bodyDiv w:val="1"/>
      <w:marLeft w:val="0"/>
      <w:marRight w:val="0"/>
      <w:marTop w:val="0"/>
      <w:marBottom w:val="0"/>
      <w:divBdr>
        <w:top w:val="none" w:sz="0" w:space="0" w:color="auto"/>
        <w:left w:val="none" w:sz="0" w:space="0" w:color="auto"/>
        <w:bottom w:val="none" w:sz="0" w:space="0" w:color="auto"/>
        <w:right w:val="none" w:sz="0" w:space="0" w:color="auto"/>
      </w:divBdr>
    </w:div>
    <w:div w:id="881985244">
      <w:bodyDiv w:val="1"/>
      <w:marLeft w:val="0"/>
      <w:marRight w:val="0"/>
      <w:marTop w:val="0"/>
      <w:marBottom w:val="0"/>
      <w:divBdr>
        <w:top w:val="none" w:sz="0" w:space="0" w:color="auto"/>
        <w:left w:val="none" w:sz="0" w:space="0" w:color="auto"/>
        <w:bottom w:val="none" w:sz="0" w:space="0" w:color="auto"/>
        <w:right w:val="none" w:sz="0" w:space="0" w:color="auto"/>
      </w:divBdr>
    </w:div>
    <w:div w:id="882254359">
      <w:bodyDiv w:val="1"/>
      <w:marLeft w:val="0"/>
      <w:marRight w:val="0"/>
      <w:marTop w:val="0"/>
      <w:marBottom w:val="0"/>
      <w:divBdr>
        <w:top w:val="none" w:sz="0" w:space="0" w:color="auto"/>
        <w:left w:val="none" w:sz="0" w:space="0" w:color="auto"/>
        <w:bottom w:val="none" w:sz="0" w:space="0" w:color="auto"/>
        <w:right w:val="none" w:sz="0" w:space="0" w:color="auto"/>
      </w:divBdr>
    </w:div>
    <w:div w:id="882600813">
      <w:bodyDiv w:val="1"/>
      <w:marLeft w:val="0"/>
      <w:marRight w:val="0"/>
      <w:marTop w:val="0"/>
      <w:marBottom w:val="0"/>
      <w:divBdr>
        <w:top w:val="none" w:sz="0" w:space="0" w:color="auto"/>
        <w:left w:val="none" w:sz="0" w:space="0" w:color="auto"/>
        <w:bottom w:val="none" w:sz="0" w:space="0" w:color="auto"/>
        <w:right w:val="none" w:sz="0" w:space="0" w:color="auto"/>
      </w:divBdr>
    </w:div>
    <w:div w:id="882639021">
      <w:marLeft w:val="480"/>
      <w:marRight w:val="0"/>
      <w:marTop w:val="0"/>
      <w:marBottom w:val="0"/>
      <w:divBdr>
        <w:top w:val="none" w:sz="0" w:space="0" w:color="auto"/>
        <w:left w:val="none" w:sz="0" w:space="0" w:color="auto"/>
        <w:bottom w:val="none" w:sz="0" w:space="0" w:color="auto"/>
        <w:right w:val="none" w:sz="0" w:space="0" w:color="auto"/>
      </w:divBdr>
    </w:div>
    <w:div w:id="882983110">
      <w:bodyDiv w:val="1"/>
      <w:marLeft w:val="0"/>
      <w:marRight w:val="0"/>
      <w:marTop w:val="0"/>
      <w:marBottom w:val="0"/>
      <w:divBdr>
        <w:top w:val="none" w:sz="0" w:space="0" w:color="auto"/>
        <w:left w:val="none" w:sz="0" w:space="0" w:color="auto"/>
        <w:bottom w:val="none" w:sz="0" w:space="0" w:color="auto"/>
        <w:right w:val="none" w:sz="0" w:space="0" w:color="auto"/>
      </w:divBdr>
    </w:div>
    <w:div w:id="883563002">
      <w:bodyDiv w:val="1"/>
      <w:marLeft w:val="0"/>
      <w:marRight w:val="0"/>
      <w:marTop w:val="0"/>
      <w:marBottom w:val="0"/>
      <w:divBdr>
        <w:top w:val="none" w:sz="0" w:space="0" w:color="auto"/>
        <w:left w:val="none" w:sz="0" w:space="0" w:color="auto"/>
        <w:bottom w:val="none" w:sz="0" w:space="0" w:color="auto"/>
        <w:right w:val="none" w:sz="0" w:space="0" w:color="auto"/>
      </w:divBdr>
    </w:div>
    <w:div w:id="883713660">
      <w:bodyDiv w:val="1"/>
      <w:marLeft w:val="0"/>
      <w:marRight w:val="0"/>
      <w:marTop w:val="0"/>
      <w:marBottom w:val="0"/>
      <w:divBdr>
        <w:top w:val="none" w:sz="0" w:space="0" w:color="auto"/>
        <w:left w:val="none" w:sz="0" w:space="0" w:color="auto"/>
        <w:bottom w:val="none" w:sz="0" w:space="0" w:color="auto"/>
        <w:right w:val="none" w:sz="0" w:space="0" w:color="auto"/>
      </w:divBdr>
    </w:div>
    <w:div w:id="884609420">
      <w:bodyDiv w:val="1"/>
      <w:marLeft w:val="0"/>
      <w:marRight w:val="0"/>
      <w:marTop w:val="0"/>
      <w:marBottom w:val="0"/>
      <w:divBdr>
        <w:top w:val="none" w:sz="0" w:space="0" w:color="auto"/>
        <w:left w:val="none" w:sz="0" w:space="0" w:color="auto"/>
        <w:bottom w:val="none" w:sz="0" w:space="0" w:color="auto"/>
        <w:right w:val="none" w:sz="0" w:space="0" w:color="auto"/>
      </w:divBdr>
    </w:div>
    <w:div w:id="884679254">
      <w:bodyDiv w:val="1"/>
      <w:marLeft w:val="0"/>
      <w:marRight w:val="0"/>
      <w:marTop w:val="0"/>
      <w:marBottom w:val="0"/>
      <w:divBdr>
        <w:top w:val="none" w:sz="0" w:space="0" w:color="auto"/>
        <w:left w:val="none" w:sz="0" w:space="0" w:color="auto"/>
        <w:bottom w:val="none" w:sz="0" w:space="0" w:color="auto"/>
        <w:right w:val="none" w:sz="0" w:space="0" w:color="auto"/>
      </w:divBdr>
    </w:div>
    <w:div w:id="885607748">
      <w:bodyDiv w:val="1"/>
      <w:marLeft w:val="0"/>
      <w:marRight w:val="0"/>
      <w:marTop w:val="0"/>
      <w:marBottom w:val="0"/>
      <w:divBdr>
        <w:top w:val="none" w:sz="0" w:space="0" w:color="auto"/>
        <w:left w:val="none" w:sz="0" w:space="0" w:color="auto"/>
        <w:bottom w:val="none" w:sz="0" w:space="0" w:color="auto"/>
        <w:right w:val="none" w:sz="0" w:space="0" w:color="auto"/>
      </w:divBdr>
    </w:div>
    <w:div w:id="886337900">
      <w:bodyDiv w:val="1"/>
      <w:marLeft w:val="0"/>
      <w:marRight w:val="0"/>
      <w:marTop w:val="0"/>
      <w:marBottom w:val="0"/>
      <w:divBdr>
        <w:top w:val="none" w:sz="0" w:space="0" w:color="auto"/>
        <w:left w:val="none" w:sz="0" w:space="0" w:color="auto"/>
        <w:bottom w:val="none" w:sz="0" w:space="0" w:color="auto"/>
        <w:right w:val="none" w:sz="0" w:space="0" w:color="auto"/>
      </w:divBdr>
    </w:div>
    <w:div w:id="887716777">
      <w:bodyDiv w:val="1"/>
      <w:marLeft w:val="0"/>
      <w:marRight w:val="0"/>
      <w:marTop w:val="0"/>
      <w:marBottom w:val="0"/>
      <w:divBdr>
        <w:top w:val="none" w:sz="0" w:space="0" w:color="auto"/>
        <w:left w:val="none" w:sz="0" w:space="0" w:color="auto"/>
        <w:bottom w:val="none" w:sz="0" w:space="0" w:color="auto"/>
        <w:right w:val="none" w:sz="0" w:space="0" w:color="auto"/>
      </w:divBdr>
    </w:div>
    <w:div w:id="887836163">
      <w:bodyDiv w:val="1"/>
      <w:marLeft w:val="0"/>
      <w:marRight w:val="0"/>
      <w:marTop w:val="0"/>
      <w:marBottom w:val="0"/>
      <w:divBdr>
        <w:top w:val="none" w:sz="0" w:space="0" w:color="auto"/>
        <w:left w:val="none" w:sz="0" w:space="0" w:color="auto"/>
        <w:bottom w:val="none" w:sz="0" w:space="0" w:color="auto"/>
        <w:right w:val="none" w:sz="0" w:space="0" w:color="auto"/>
      </w:divBdr>
    </w:div>
    <w:div w:id="888030414">
      <w:bodyDiv w:val="1"/>
      <w:marLeft w:val="0"/>
      <w:marRight w:val="0"/>
      <w:marTop w:val="0"/>
      <w:marBottom w:val="0"/>
      <w:divBdr>
        <w:top w:val="none" w:sz="0" w:space="0" w:color="auto"/>
        <w:left w:val="none" w:sz="0" w:space="0" w:color="auto"/>
        <w:bottom w:val="none" w:sz="0" w:space="0" w:color="auto"/>
        <w:right w:val="none" w:sz="0" w:space="0" w:color="auto"/>
      </w:divBdr>
    </w:div>
    <w:div w:id="888808128">
      <w:bodyDiv w:val="1"/>
      <w:marLeft w:val="0"/>
      <w:marRight w:val="0"/>
      <w:marTop w:val="0"/>
      <w:marBottom w:val="0"/>
      <w:divBdr>
        <w:top w:val="none" w:sz="0" w:space="0" w:color="auto"/>
        <w:left w:val="none" w:sz="0" w:space="0" w:color="auto"/>
        <w:bottom w:val="none" w:sz="0" w:space="0" w:color="auto"/>
        <w:right w:val="none" w:sz="0" w:space="0" w:color="auto"/>
      </w:divBdr>
    </w:div>
    <w:div w:id="889225075">
      <w:bodyDiv w:val="1"/>
      <w:marLeft w:val="0"/>
      <w:marRight w:val="0"/>
      <w:marTop w:val="0"/>
      <w:marBottom w:val="0"/>
      <w:divBdr>
        <w:top w:val="none" w:sz="0" w:space="0" w:color="auto"/>
        <w:left w:val="none" w:sz="0" w:space="0" w:color="auto"/>
        <w:bottom w:val="none" w:sz="0" w:space="0" w:color="auto"/>
        <w:right w:val="none" w:sz="0" w:space="0" w:color="auto"/>
      </w:divBdr>
    </w:div>
    <w:div w:id="889653935">
      <w:bodyDiv w:val="1"/>
      <w:marLeft w:val="0"/>
      <w:marRight w:val="0"/>
      <w:marTop w:val="0"/>
      <w:marBottom w:val="0"/>
      <w:divBdr>
        <w:top w:val="none" w:sz="0" w:space="0" w:color="auto"/>
        <w:left w:val="none" w:sz="0" w:space="0" w:color="auto"/>
        <w:bottom w:val="none" w:sz="0" w:space="0" w:color="auto"/>
        <w:right w:val="none" w:sz="0" w:space="0" w:color="auto"/>
      </w:divBdr>
    </w:div>
    <w:div w:id="890112015">
      <w:bodyDiv w:val="1"/>
      <w:marLeft w:val="0"/>
      <w:marRight w:val="0"/>
      <w:marTop w:val="0"/>
      <w:marBottom w:val="0"/>
      <w:divBdr>
        <w:top w:val="none" w:sz="0" w:space="0" w:color="auto"/>
        <w:left w:val="none" w:sz="0" w:space="0" w:color="auto"/>
        <w:bottom w:val="none" w:sz="0" w:space="0" w:color="auto"/>
        <w:right w:val="none" w:sz="0" w:space="0" w:color="auto"/>
      </w:divBdr>
    </w:div>
    <w:div w:id="890385173">
      <w:bodyDiv w:val="1"/>
      <w:marLeft w:val="0"/>
      <w:marRight w:val="0"/>
      <w:marTop w:val="0"/>
      <w:marBottom w:val="0"/>
      <w:divBdr>
        <w:top w:val="none" w:sz="0" w:space="0" w:color="auto"/>
        <w:left w:val="none" w:sz="0" w:space="0" w:color="auto"/>
        <w:bottom w:val="none" w:sz="0" w:space="0" w:color="auto"/>
        <w:right w:val="none" w:sz="0" w:space="0" w:color="auto"/>
      </w:divBdr>
    </w:div>
    <w:div w:id="890845585">
      <w:bodyDiv w:val="1"/>
      <w:marLeft w:val="0"/>
      <w:marRight w:val="0"/>
      <w:marTop w:val="0"/>
      <w:marBottom w:val="0"/>
      <w:divBdr>
        <w:top w:val="none" w:sz="0" w:space="0" w:color="auto"/>
        <w:left w:val="none" w:sz="0" w:space="0" w:color="auto"/>
        <w:bottom w:val="none" w:sz="0" w:space="0" w:color="auto"/>
        <w:right w:val="none" w:sz="0" w:space="0" w:color="auto"/>
      </w:divBdr>
    </w:div>
    <w:div w:id="890993008">
      <w:bodyDiv w:val="1"/>
      <w:marLeft w:val="0"/>
      <w:marRight w:val="0"/>
      <w:marTop w:val="0"/>
      <w:marBottom w:val="0"/>
      <w:divBdr>
        <w:top w:val="none" w:sz="0" w:space="0" w:color="auto"/>
        <w:left w:val="none" w:sz="0" w:space="0" w:color="auto"/>
        <w:bottom w:val="none" w:sz="0" w:space="0" w:color="auto"/>
        <w:right w:val="none" w:sz="0" w:space="0" w:color="auto"/>
      </w:divBdr>
    </w:div>
    <w:div w:id="892276369">
      <w:bodyDiv w:val="1"/>
      <w:marLeft w:val="0"/>
      <w:marRight w:val="0"/>
      <w:marTop w:val="0"/>
      <w:marBottom w:val="0"/>
      <w:divBdr>
        <w:top w:val="none" w:sz="0" w:space="0" w:color="auto"/>
        <w:left w:val="none" w:sz="0" w:space="0" w:color="auto"/>
        <w:bottom w:val="none" w:sz="0" w:space="0" w:color="auto"/>
        <w:right w:val="none" w:sz="0" w:space="0" w:color="auto"/>
      </w:divBdr>
    </w:div>
    <w:div w:id="892540768">
      <w:bodyDiv w:val="1"/>
      <w:marLeft w:val="0"/>
      <w:marRight w:val="0"/>
      <w:marTop w:val="0"/>
      <w:marBottom w:val="0"/>
      <w:divBdr>
        <w:top w:val="none" w:sz="0" w:space="0" w:color="auto"/>
        <w:left w:val="none" w:sz="0" w:space="0" w:color="auto"/>
        <w:bottom w:val="none" w:sz="0" w:space="0" w:color="auto"/>
        <w:right w:val="none" w:sz="0" w:space="0" w:color="auto"/>
      </w:divBdr>
    </w:div>
    <w:div w:id="894466350">
      <w:bodyDiv w:val="1"/>
      <w:marLeft w:val="0"/>
      <w:marRight w:val="0"/>
      <w:marTop w:val="0"/>
      <w:marBottom w:val="0"/>
      <w:divBdr>
        <w:top w:val="none" w:sz="0" w:space="0" w:color="auto"/>
        <w:left w:val="none" w:sz="0" w:space="0" w:color="auto"/>
        <w:bottom w:val="none" w:sz="0" w:space="0" w:color="auto"/>
        <w:right w:val="none" w:sz="0" w:space="0" w:color="auto"/>
      </w:divBdr>
    </w:div>
    <w:div w:id="894775308">
      <w:bodyDiv w:val="1"/>
      <w:marLeft w:val="0"/>
      <w:marRight w:val="0"/>
      <w:marTop w:val="0"/>
      <w:marBottom w:val="0"/>
      <w:divBdr>
        <w:top w:val="none" w:sz="0" w:space="0" w:color="auto"/>
        <w:left w:val="none" w:sz="0" w:space="0" w:color="auto"/>
        <w:bottom w:val="none" w:sz="0" w:space="0" w:color="auto"/>
        <w:right w:val="none" w:sz="0" w:space="0" w:color="auto"/>
      </w:divBdr>
    </w:div>
    <w:div w:id="895817172">
      <w:bodyDiv w:val="1"/>
      <w:marLeft w:val="0"/>
      <w:marRight w:val="0"/>
      <w:marTop w:val="0"/>
      <w:marBottom w:val="0"/>
      <w:divBdr>
        <w:top w:val="none" w:sz="0" w:space="0" w:color="auto"/>
        <w:left w:val="none" w:sz="0" w:space="0" w:color="auto"/>
        <w:bottom w:val="none" w:sz="0" w:space="0" w:color="auto"/>
        <w:right w:val="none" w:sz="0" w:space="0" w:color="auto"/>
      </w:divBdr>
    </w:div>
    <w:div w:id="896546589">
      <w:bodyDiv w:val="1"/>
      <w:marLeft w:val="0"/>
      <w:marRight w:val="0"/>
      <w:marTop w:val="0"/>
      <w:marBottom w:val="0"/>
      <w:divBdr>
        <w:top w:val="none" w:sz="0" w:space="0" w:color="auto"/>
        <w:left w:val="none" w:sz="0" w:space="0" w:color="auto"/>
        <w:bottom w:val="none" w:sz="0" w:space="0" w:color="auto"/>
        <w:right w:val="none" w:sz="0" w:space="0" w:color="auto"/>
      </w:divBdr>
    </w:div>
    <w:div w:id="898713163">
      <w:marLeft w:val="480"/>
      <w:marRight w:val="0"/>
      <w:marTop w:val="0"/>
      <w:marBottom w:val="0"/>
      <w:divBdr>
        <w:top w:val="none" w:sz="0" w:space="0" w:color="auto"/>
        <w:left w:val="none" w:sz="0" w:space="0" w:color="auto"/>
        <w:bottom w:val="none" w:sz="0" w:space="0" w:color="auto"/>
        <w:right w:val="none" w:sz="0" w:space="0" w:color="auto"/>
      </w:divBdr>
    </w:div>
    <w:div w:id="899633757">
      <w:bodyDiv w:val="1"/>
      <w:marLeft w:val="0"/>
      <w:marRight w:val="0"/>
      <w:marTop w:val="0"/>
      <w:marBottom w:val="0"/>
      <w:divBdr>
        <w:top w:val="none" w:sz="0" w:space="0" w:color="auto"/>
        <w:left w:val="none" w:sz="0" w:space="0" w:color="auto"/>
        <w:bottom w:val="none" w:sz="0" w:space="0" w:color="auto"/>
        <w:right w:val="none" w:sz="0" w:space="0" w:color="auto"/>
      </w:divBdr>
    </w:div>
    <w:div w:id="901208517">
      <w:bodyDiv w:val="1"/>
      <w:marLeft w:val="0"/>
      <w:marRight w:val="0"/>
      <w:marTop w:val="0"/>
      <w:marBottom w:val="0"/>
      <w:divBdr>
        <w:top w:val="none" w:sz="0" w:space="0" w:color="auto"/>
        <w:left w:val="none" w:sz="0" w:space="0" w:color="auto"/>
        <w:bottom w:val="none" w:sz="0" w:space="0" w:color="auto"/>
        <w:right w:val="none" w:sz="0" w:space="0" w:color="auto"/>
      </w:divBdr>
    </w:div>
    <w:div w:id="902177345">
      <w:bodyDiv w:val="1"/>
      <w:marLeft w:val="0"/>
      <w:marRight w:val="0"/>
      <w:marTop w:val="0"/>
      <w:marBottom w:val="0"/>
      <w:divBdr>
        <w:top w:val="none" w:sz="0" w:space="0" w:color="auto"/>
        <w:left w:val="none" w:sz="0" w:space="0" w:color="auto"/>
        <w:bottom w:val="none" w:sz="0" w:space="0" w:color="auto"/>
        <w:right w:val="none" w:sz="0" w:space="0" w:color="auto"/>
      </w:divBdr>
    </w:div>
    <w:div w:id="902522988">
      <w:bodyDiv w:val="1"/>
      <w:marLeft w:val="0"/>
      <w:marRight w:val="0"/>
      <w:marTop w:val="0"/>
      <w:marBottom w:val="0"/>
      <w:divBdr>
        <w:top w:val="none" w:sz="0" w:space="0" w:color="auto"/>
        <w:left w:val="none" w:sz="0" w:space="0" w:color="auto"/>
        <w:bottom w:val="none" w:sz="0" w:space="0" w:color="auto"/>
        <w:right w:val="none" w:sz="0" w:space="0" w:color="auto"/>
      </w:divBdr>
    </w:div>
    <w:div w:id="903368596">
      <w:bodyDiv w:val="1"/>
      <w:marLeft w:val="0"/>
      <w:marRight w:val="0"/>
      <w:marTop w:val="0"/>
      <w:marBottom w:val="0"/>
      <w:divBdr>
        <w:top w:val="none" w:sz="0" w:space="0" w:color="auto"/>
        <w:left w:val="none" w:sz="0" w:space="0" w:color="auto"/>
        <w:bottom w:val="none" w:sz="0" w:space="0" w:color="auto"/>
        <w:right w:val="none" w:sz="0" w:space="0" w:color="auto"/>
      </w:divBdr>
    </w:div>
    <w:div w:id="903953853">
      <w:bodyDiv w:val="1"/>
      <w:marLeft w:val="0"/>
      <w:marRight w:val="0"/>
      <w:marTop w:val="0"/>
      <w:marBottom w:val="0"/>
      <w:divBdr>
        <w:top w:val="none" w:sz="0" w:space="0" w:color="auto"/>
        <w:left w:val="none" w:sz="0" w:space="0" w:color="auto"/>
        <w:bottom w:val="none" w:sz="0" w:space="0" w:color="auto"/>
        <w:right w:val="none" w:sz="0" w:space="0" w:color="auto"/>
      </w:divBdr>
    </w:div>
    <w:div w:id="903956421">
      <w:marLeft w:val="0"/>
      <w:marRight w:val="0"/>
      <w:marTop w:val="0"/>
      <w:marBottom w:val="0"/>
      <w:divBdr>
        <w:top w:val="none" w:sz="0" w:space="0" w:color="auto"/>
        <w:left w:val="none" w:sz="0" w:space="0" w:color="auto"/>
        <w:bottom w:val="none" w:sz="0" w:space="0" w:color="auto"/>
        <w:right w:val="none" w:sz="0" w:space="0" w:color="auto"/>
      </w:divBdr>
    </w:div>
    <w:div w:id="904149746">
      <w:marLeft w:val="480"/>
      <w:marRight w:val="0"/>
      <w:marTop w:val="0"/>
      <w:marBottom w:val="0"/>
      <w:divBdr>
        <w:top w:val="none" w:sz="0" w:space="0" w:color="auto"/>
        <w:left w:val="none" w:sz="0" w:space="0" w:color="auto"/>
        <w:bottom w:val="none" w:sz="0" w:space="0" w:color="auto"/>
        <w:right w:val="none" w:sz="0" w:space="0" w:color="auto"/>
      </w:divBdr>
    </w:div>
    <w:div w:id="904686296">
      <w:bodyDiv w:val="1"/>
      <w:marLeft w:val="0"/>
      <w:marRight w:val="0"/>
      <w:marTop w:val="0"/>
      <w:marBottom w:val="0"/>
      <w:divBdr>
        <w:top w:val="none" w:sz="0" w:space="0" w:color="auto"/>
        <w:left w:val="none" w:sz="0" w:space="0" w:color="auto"/>
        <w:bottom w:val="none" w:sz="0" w:space="0" w:color="auto"/>
        <w:right w:val="none" w:sz="0" w:space="0" w:color="auto"/>
      </w:divBdr>
    </w:div>
    <w:div w:id="904946806">
      <w:bodyDiv w:val="1"/>
      <w:marLeft w:val="0"/>
      <w:marRight w:val="0"/>
      <w:marTop w:val="0"/>
      <w:marBottom w:val="0"/>
      <w:divBdr>
        <w:top w:val="none" w:sz="0" w:space="0" w:color="auto"/>
        <w:left w:val="none" w:sz="0" w:space="0" w:color="auto"/>
        <w:bottom w:val="none" w:sz="0" w:space="0" w:color="auto"/>
        <w:right w:val="none" w:sz="0" w:space="0" w:color="auto"/>
      </w:divBdr>
    </w:div>
    <w:div w:id="905267245">
      <w:bodyDiv w:val="1"/>
      <w:marLeft w:val="0"/>
      <w:marRight w:val="0"/>
      <w:marTop w:val="0"/>
      <w:marBottom w:val="0"/>
      <w:divBdr>
        <w:top w:val="none" w:sz="0" w:space="0" w:color="auto"/>
        <w:left w:val="none" w:sz="0" w:space="0" w:color="auto"/>
        <w:bottom w:val="none" w:sz="0" w:space="0" w:color="auto"/>
        <w:right w:val="none" w:sz="0" w:space="0" w:color="auto"/>
      </w:divBdr>
    </w:div>
    <w:div w:id="905336557">
      <w:bodyDiv w:val="1"/>
      <w:marLeft w:val="0"/>
      <w:marRight w:val="0"/>
      <w:marTop w:val="0"/>
      <w:marBottom w:val="0"/>
      <w:divBdr>
        <w:top w:val="none" w:sz="0" w:space="0" w:color="auto"/>
        <w:left w:val="none" w:sz="0" w:space="0" w:color="auto"/>
        <w:bottom w:val="none" w:sz="0" w:space="0" w:color="auto"/>
        <w:right w:val="none" w:sz="0" w:space="0" w:color="auto"/>
      </w:divBdr>
    </w:div>
    <w:div w:id="905411853">
      <w:bodyDiv w:val="1"/>
      <w:marLeft w:val="0"/>
      <w:marRight w:val="0"/>
      <w:marTop w:val="0"/>
      <w:marBottom w:val="0"/>
      <w:divBdr>
        <w:top w:val="none" w:sz="0" w:space="0" w:color="auto"/>
        <w:left w:val="none" w:sz="0" w:space="0" w:color="auto"/>
        <w:bottom w:val="none" w:sz="0" w:space="0" w:color="auto"/>
        <w:right w:val="none" w:sz="0" w:space="0" w:color="auto"/>
      </w:divBdr>
    </w:div>
    <w:div w:id="905536027">
      <w:bodyDiv w:val="1"/>
      <w:marLeft w:val="0"/>
      <w:marRight w:val="0"/>
      <w:marTop w:val="0"/>
      <w:marBottom w:val="0"/>
      <w:divBdr>
        <w:top w:val="none" w:sz="0" w:space="0" w:color="auto"/>
        <w:left w:val="none" w:sz="0" w:space="0" w:color="auto"/>
        <w:bottom w:val="none" w:sz="0" w:space="0" w:color="auto"/>
        <w:right w:val="none" w:sz="0" w:space="0" w:color="auto"/>
      </w:divBdr>
    </w:div>
    <w:div w:id="905801516">
      <w:bodyDiv w:val="1"/>
      <w:marLeft w:val="0"/>
      <w:marRight w:val="0"/>
      <w:marTop w:val="0"/>
      <w:marBottom w:val="0"/>
      <w:divBdr>
        <w:top w:val="none" w:sz="0" w:space="0" w:color="auto"/>
        <w:left w:val="none" w:sz="0" w:space="0" w:color="auto"/>
        <w:bottom w:val="none" w:sz="0" w:space="0" w:color="auto"/>
        <w:right w:val="none" w:sz="0" w:space="0" w:color="auto"/>
      </w:divBdr>
    </w:div>
    <w:div w:id="906036067">
      <w:bodyDiv w:val="1"/>
      <w:marLeft w:val="0"/>
      <w:marRight w:val="0"/>
      <w:marTop w:val="0"/>
      <w:marBottom w:val="0"/>
      <w:divBdr>
        <w:top w:val="none" w:sz="0" w:space="0" w:color="auto"/>
        <w:left w:val="none" w:sz="0" w:space="0" w:color="auto"/>
        <w:bottom w:val="none" w:sz="0" w:space="0" w:color="auto"/>
        <w:right w:val="none" w:sz="0" w:space="0" w:color="auto"/>
      </w:divBdr>
    </w:div>
    <w:div w:id="906307855">
      <w:bodyDiv w:val="1"/>
      <w:marLeft w:val="0"/>
      <w:marRight w:val="0"/>
      <w:marTop w:val="0"/>
      <w:marBottom w:val="0"/>
      <w:divBdr>
        <w:top w:val="none" w:sz="0" w:space="0" w:color="auto"/>
        <w:left w:val="none" w:sz="0" w:space="0" w:color="auto"/>
        <w:bottom w:val="none" w:sz="0" w:space="0" w:color="auto"/>
        <w:right w:val="none" w:sz="0" w:space="0" w:color="auto"/>
      </w:divBdr>
    </w:div>
    <w:div w:id="906766460">
      <w:bodyDiv w:val="1"/>
      <w:marLeft w:val="0"/>
      <w:marRight w:val="0"/>
      <w:marTop w:val="0"/>
      <w:marBottom w:val="0"/>
      <w:divBdr>
        <w:top w:val="none" w:sz="0" w:space="0" w:color="auto"/>
        <w:left w:val="none" w:sz="0" w:space="0" w:color="auto"/>
        <w:bottom w:val="none" w:sz="0" w:space="0" w:color="auto"/>
        <w:right w:val="none" w:sz="0" w:space="0" w:color="auto"/>
      </w:divBdr>
    </w:div>
    <w:div w:id="906771148">
      <w:bodyDiv w:val="1"/>
      <w:marLeft w:val="0"/>
      <w:marRight w:val="0"/>
      <w:marTop w:val="0"/>
      <w:marBottom w:val="0"/>
      <w:divBdr>
        <w:top w:val="none" w:sz="0" w:space="0" w:color="auto"/>
        <w:left w:val="none" w:sz="0" w:space="0" w:color="auto"/>
        <w:bottom w:val="none" w:sz="0" w:space="0" w:color="auto"/>
        <w:right w:val="none" w:sz="0" w:space="0" w:color="auto"/>
      </w:divBdr>
    </w:div>
    <w:div w:id="907496140">
      <w:bodyDiv w:val="1"/>
      <w:marLeft w:val="0"/>
      <w:marRight w:val="0"/>
      <w:marTop w:val="0"/>
      <w:marBottom w:val="0"/>
      <w:divBdr>
        <w:top w:val="none" w:sz="0" w:space="0" w:color="auto"/>
        <w:left w:val="none" w:sz="0" w:space="0" w:color="auto"/>
        <w:bottom w:val="none" w:sz="0" w:space="0" w:color="auto"/>
        <w:right w:val="none" w:sz="0" w:space="0" w:color="auto"/>
      </w:divBdr>
    </w:div>
    <w:div w:id="908537710">
      <w:bodyDiv w:val="1"/>
      <w:marLeft w:val="0"/>
      <w:marRight w:val="0"/>
      <w:marTop w:val="0"/>
      <w:marBottom w:val="0"/>
      <w:divBdr>
        <w:top w:val="none" w:sz="0" w:space="0" w:color="auto"/>
        <w:left w:val="none" w:sz="0" w:space="0" w:color="auto"/>
        <w:bottom w:val="none" w:sz="0" w:space="0" w:color="auto"/>
        <w:right w:val="none" w:sz="0" w:space="0" w:color="auto"/>
      </w:divBdr>
    </w:div>
    <w:div w:id="908997401">
      <w:bodyDiv w:val="1"/>
      <w:marLeft w:val="0"/>
      <w:marRight w:val="0"/>
      <w:marTop w:val="0"/>
      <w:marBottom w:val="0"/>
      <w:divBdr>
        <w:top w:val="none" w:sz="0" w:space="0" w:color="auto"/>
        <w:left w:val="none" w:sz="0" w:space="0" w:color="auto"/>
        <w:bottom w:val="none" w:sz="0" w:space="0" w:color="auto"/>
        <w:right w:val="none" w:sz="0" w:space="0" w:color="auto"/>
      </w:divBdr>
    </w:div>
    <w:div w:id="910846012">
      <w:bodyDiv w:val="1"/>
      <w:marLeft w:val="0"/>
      <w:marRight w:val="0"/>
      <w:marTop w:val="0"/>
      <w:marBottom w:val="0"/>
      <w:divBdr>
        <w:top w:val="none" w:sz="0" w:space="0" w:color="auto"/>
        <w:left w:val="none" w:sz="0" w:space="0" w:color="auto"/>
        <w:bottom w:val="none" w:sz="0" w:space="0" w:color="auto"/>
        <w:right w:val="none" w:sz="0" w:space="0" w:color="auto"/>
      </w:divBdr>
    </w:div>
    <w:div w:id="910886916">
      <w:bodyDiv w:val="1"/>
      <w:marLeft w:val="0"/>
      <w:marRight w:val="0"/>
      <w:marTop w:val="0"/>
      <w:marBottom w:val="0"/>
      <w:divBdr>
        <w:top w:val="none" w:sz="0" w:space="0" w:color="auto"/>
        <w:left w:val="none" w:sz="0" w:space="0" w:color="auto"/>
        <w:bottom w:val="none" w:sz="0" w:space="0" w:color="auto"/>
        <w:right w:val="none" w:sz="0" w:space="0" w:color="auto"/>
      </w:divBdr>
    </w:div>
    <w:div w:id="911503928">
      <w:bodyDiv w:val="1"/>
      <w:marLeft w:val="0"/>
      <w:marRight w:val="0"/>
      <w:marTop w:val="0"/>
      <w:marBottom w:val="0"/>
      <w:divBdr>
        <w:top w:val="none" w:sz="0" w:space="0" w:color="auto"/>
        <w:left w:val="none" w:sz="0" w:space="0" w:color="auto"/>
        <w:bottom w:val="none" w:sz="0" w:space="0" w:color="auto"/>
        <w:right w:val="none" w:sz="0" w:space="0" w:color="auto"/>
      </w:divBdr>
    </w:div>
    <w:div w:id="911696497">
      <w:bodyDiv w:val="1"/>
      <w:marLeft w:val="0"/>
      <w:marRight w:val="0"/>
      <w:marTop w:val="0"/>
      <w:marBottom w:val="0"/>
      <w:divBdr>
        <w:top w:val="none" w:sz="0" w:space="0" w:color="auto"/>
        <w:left w:val="none" w:sz="0" w:space="0" w:color="auto"/>
        <w:bottom w:val="none" w:sz="0" w:space="0" w:color="auto"/>
        <w:right w:val="none" w:sz="0" w:space="0" w:color="auto"/>
      </w:divBdr>
    </w:div>
    <w:div w:id="913274136">
      <w:bodyDiv w:val="1"/>
      <w:marLeft w:val="0"/>
      <w:marRight w:val="0"/>
      <w:marTop w:val="0"/>
      <w:marBottom w:val="0"/>
      <w:divBdr>
        <w:top w:val="none" w:sz="0" w:space="0" w:color="auto"/>
        <w:left w:val="none" w:sz="0" w:space="0" w:color="auto"/>
        <w:bottom w:val="none" w:sz="0" w:space="0" w:color="auto"/>
        <w:right w:val="none" w:sz="0" w:space="0" w:color="auto"/>
      </w:divBdr>
    </w:div>
    <w:div w:id="913320125">
      <w:bodyDiv w:val="1"/>
      <w:marLeft w:val="0"/>
      <w:marRight w:val="0"/>
      <w:marTop w:val="0"/>
      <w:marBottom w:val="0"/>
      <w:divBdr>
        <w:top w:val="none" w:sz="0" w:space="0" w:color="auto"/>
        <w:left w:val="none" w:sz="0" w:space="0" w:color="auto"/>
        <w:bottom w:val="none" w:sz="0" w:space="0" w:color="auto"/>
        <w:right w:val="none" w:sz="0" w:space="0" w:color="auto"/>
      </w:divBdr>
    </w:div>
    <w:div w:id="913397238">
      <w:bodyDiv w:val="1"/>
      <w:marLeft w:val="0"/>
      <w:marRight w:val="0"/>
      <w:marTop w:val="0"/>
      <w:marBottom w:val="0"/>
      <w:divBdr>
        <w:top w:val="none" w:sz="0" w:space="0" w:color="auto"/>
        <w:left w:val="none" w:sz="0" w:space="0" w:color="auto"/>
        <w:bottom w:val="none" w:sz="0" w:space="0" w:color="auto"/>
        <w:right w:val="none" w:sz="0" w:space="0" w:color="auto"/>
      </w:divBdr>
    </w:div>
    <w:div w:id="913465823">
      <w:bodyDiv w:val="1"/>
      <w:marLeft w:val="0"/>
      <w:marRight w:val="0"/>
      <w:marTop w:val="0"/>
      <w:marBottom w:val="0"/>
      <w:divBdr>
        <w:top w:val="none" w:sz="0" w:space="0" w:color="auto"/>
        <w:left w:val="none" w:sz="0" w:space="0" w:color="auto"/>
        <w:bottom w:val="none" w:sz="0" w:space="0" w:color="auto"/>
        <w:right w:val="none" w:sz="0" w:space="0" w:color="auto"/>
      </w:divBdr>
    </w:div>
    <w:div w:id="913663768">
      <w:bodyDiv w:val="1"/>
      <w:marLeft w:val="0"/>
      <w:marRight w:val="0"/>
      <w:marTop w:val="0"/>
      <w:marBottom w:val="0"/>
      <w:divBdr>
        <w:top w:val="none" w:sz="0" w:space="0" w:color="auto"/>
        <w:left w:val="none" w:sz="0" w:space="0" w:color="auto"/>
        <w:bottom w:val="none" w:sz="0" w:space="0" w:color="auto"/>
        <w:right w:val="none" w:sz="0" w:space="0" w:color="auto"/>
      </w:divBdr>
    </w:div>
    <w:div w:id="913902107">
      <w:bodyDiv w:val="1"/>
      <w:marLeft w:val="0"/>
      <w:marRight w:val="0"/>
      <w:marTop w:val="0"/>
      <w:marBottom w:val="0"/>
      <w:divBdr>
        <w:top w:val="none" w:sz="0" w:space="0" w:color="auto"/>
        <w:left w:val="none" w:sz="0" w:space="0" w:color="auto"/>
        <w:bottom w:val="none" w:sz="0" w:space="0" w:color="auto"/>
        <w:right w:val="none" w:sz="0" w:space="0" w:color="auto"/>
      </w:divBdr>
    </w:div>
    <w:div w:id="915362628">
      <w:bodyDiv w:val="1"/>
      <w:marLeft w:val="0"/>
      <w:marRight w:val="0"/>
      <w:marTop w:val="0"/>
      <w:marBottom w:val="0"/>
      <w:divBdr>
        <w:top w:val="none" w:sz="0" w:space="0" w:color="auto"/>
        <w:left w:val="none" w:sz="0" w:space="0" w:color="auto"/>
        <w:bottom w:val="none" w:sz="0" w:space="0" w:color="auto"/>
        <w:right w:val="none" w:sz="0" w:space="0" w:color="auto"/>
      </w:divBdr>
    </w:div>
    <w:div w:id="916017561">
      <w:bodyDiv w:val="1"/>
      <w:marLeft w:val="0"/>
      <w:marRight w:val="0"/>
      <w:marTop w:val="0"/>
      <w:marBottom w:val="0"/>
      <w:divBdr>
        <w:top w:val="none" w:sz="0" w:space="0" w:color="auto"/>
        <w:left w:val="none" w:sz="0" w:space="0" w:color="auto"/>
        <w:bottom w:val="none" w:sz="0" w:space="0" w:color="auto"/>
        <w:right w:val="none" w:sz="0" w:space="0" w:color="auto"/>
      </w:divBdr>
    </w:div>
    <w:div w:id="916717672">
      <w:bodyDiv w:val="1"/>
      <w:marLeft w:val="0"/>
      <w:marRight w:val="0"/>
      <w:marTop w:val="0"/>
      <w:marBottom w:val="0"/>
      <w:divBdr>
        <w:top w:val="none" w:sz="0" w:space="0" w:color="auto"/>
        <w:left w:val="none" w:sz="0" w:space="0" w:color="auto"/>
        <w:bottom w:val="none" w:sz="0" w:space="0" w:color="auto"/>
        <w:right w:val="none" w:sz="0" w:space="0" w:color="auto"/>
      </w:divBdr>
    </w:div>
    <w:div w:id="917137553">
      <w:bodyDiv w:val="1"/>
      <w:marLeft w:val="0"/>
      <w:marRight w:val="0"/>
      <w:marTop w:val="0"/>
      <w:marBottom w:val="0"/>
      <w:divBdr>
        <w:top w:val="none" w:sz="0" w:space="0" w:color="auto"/>
        <w:left w:val="none" w:sz="0" w:space="0" w:color="auto"/>
        <w:bottom w:val="none" w:sz="0" w:space="0" w:color="auto"/>
        <w:right w:val="none" w:sz="0" w:space="0" w:color="auto"/>
      </w:divBdr>
    </w:div>
    <w:div w:id="917246032">
      <w:bodyDiv w:val="1"/>
      <w:marLeft w:val="0"/>
      <w:marRight w:val="0"/>
      <w:marTop w:val="0"/>
      <w:marBottom w:val="0"/>
      <w:divBdr>
        <w:top w:val="none" w:sz="0" w:space="0" w:color="auto"/>
        <w:left w:val="none" w:sz="0" w:space="0" w:color="auto"/>
        <w:bottom w:val="none" w:sz="0" w:space="0" w:color="auto"/>
        <w:right w:val="none" w:sz="0" w:space="0" w:color="auto"/>
      </w:divBdr>
    </w:div>
    <w:div w:id="917717204">
      <w:bodyDiv w:val="1"/>
      <w:marLeft w:val="0"/>
      <w:marRight w:val="0"/>
      <w:marTop w:val="0"/>
      <w:marBottom w:val="0"/>
      <w:divBdr>
        <w:top w:val="none" w:sz="0" w:space="0" w:color="auto"/>
        <w:left w:val="none" w:sz="0" w:space="0" w:color="auto"/>
        <w:bottom w:val="none" w:sz="0" w:space="0" w:color="auto"/>
        <w:right w:val="none" w:sz="0" w:space="0" w:color="auto"/>
      </w:divBdr>
    </w:div>
    <w:div w:id="917976919">
      <w:bodyDiv w:val="1"/>
      <w:marLeft w:val="0"/>
      <w:marRight w:val="0"/>
      <w:marTop w:val="0"/>
      <w:marBottom w:val="0"/>
      <w:divBdr>
        <w:top w:val="none" w:sz="0" w:space="0" w:color="auto"/>
        <w:left w:val="none" w:sz="0" w:space="0" w:color="auto"/>
        <w:bottom w:val="none" w:sz="0" w:space="0" w:color="auto"/>
        <w:right w:val="none" w:sz="0" w:space="0" w:color="auto"/>
      </w:divBdr>
    </w:div>
    <w:div w:id="918632700">
      <w:marLeft w:val="480"/>
      <w:marRight w:val="0"/>
      <w:marTop w:val="0"/>
      <w:marBottom w:val="0"/>
      <w:divBdr>
        <w:top w:val="none" w:sz="0" w:space="0" w:color="auto"/>
        <w:left w:val="none" w:sz="0" w:space="0" w:color="auto"/>
        <w:bottom w:val="none" w:sz="0" w:space="0" w:color="auto"/>
        <w:right w:val="none" w:sz="0" w:space="0" w:color="auto"/>
      </w:divBdr>
    </w:div>
    <w:div w:id="920024310">
      <w:bodyDiv w:val="1"/>
      <w:marLeft w:val="0"/>
      <w:marRight w:val="0"/>
      <w:marTop w:val="0"/>
      <w:marBottom w:val="0"/>
      <w:divBdr>
        <w:top w:val="none" w:sz="0" w:space="0" w:color="auto"/>
        <w:left w:val="none" w:sz="0" w:space="0" w:color="auto"/>
        <w:bottom w:val="none" w:sz="0" w:space="0" w:color="auto"/>
        <w:right w:val="none" w:sz="0" w:space="0" w:color="auto"/>
      </w:divBdr>
    </w:div>
    <w:div w:id="920211703">
      <w:bodyDiv w:val="1"/>
      <w:marLeft w:val="0"/>
      <w:marRight w:val="0"/>
      <w:marTop w:val="0"/>
      <w:marBottom w:val="0"/>
      <w:divBdr>
        <w:top w:val="none" w:sz="0" w:space="0" w:color="auto"/>
        <w:left w:val="none" w:sz="0" w:space="0" w:color="auto"/>
        <w:bottom w:val="none" w:sz="0" w:space="0" w:color="auto"/>
        <w:right w:val="none" w:sz="0" w:space="0" w:color="auto"/>
      </w:divBdr>
    </w:div>
    <w:div w:id="920484271">
      <w:bodyDiv w:val="1"/>
      <w:marLeft w:val="0"/>
      <w:marRight w:val="0"/>
      <w:marTop w:val="0"/>
      <w:marBottom w:val="0"/>
      <w:divBdr>
        <w:top w:val="none" w:sz="0" w:space="0" w:color="auto"/>
        <w:left w:val="none" w:sz="0" w:space="0" w:color="auto"/>
        <w:bottom w:val="none" w:sz="0" w:space="0" w:color="auto"/>
        <w:right w:val="none" w:sz="0" w:space="0" w:color="auto"/>
      </w:divBdr>
    </w:div>
    <w:div w:id="920679622">
      <w:bodyDiv w:val="1"/>
      <w:marLeft w:val="0"/>
      <w:marRight w:val="0"/>
      <w:marTop w:val="0"/>
      <w:marBottom w:val="0"/>
      <w:divBdr>
        <w:top w:val="none" w:sz="0" w:space="0" w:color="auto"/>
        <w:left w:val="none" w:sz="0" w:space="0" w:color="auto"/>
        <w:bottom w:val="none" w:sz="0" w:space="0" w:color="auto"/>
        <w:right w:val="none" w:sz="0" w:space="0" w:color="auto"/>
      </w:divBdr>
    </w:div>
    <w:div w:id="920681804">
      <w:bodyDiv w:val="1"/>
      <w:marLeft w:val="0"/>
      <w:marRight w:val="0"/>
      <w:marTop w:val="0"/>
      <w:marBottom w:val="0"/>
      <w:divBdr>
        <w:top w:val="none" w:sz="0" w:space="0" w:color="auto"/>
        <w:left w:val="none" w:sz="0" w:space="0" w:color="auto"/>
        <w:bottom w:val="none" w:sz="0" w:space="0" w:color="auto"/>
        <w:right w:val="none" w:sz="0" w:space="0" w:color="auto"/>
      </w:divBdr>
    </w:div>
    <w:div w:id="921136230">
      <w:bodyDiv w:val="1"/>
      <w:marLeft w:val="0"/>
      <w:marRight w:val="0"/>
      <w:marTop w:val="0"/>
      <w:marBottom w:val="0"/>
      <w:divBdr>
        <w:top w:val="none" w:sz="0" w:space="0" w:color="auto"/>
        <w:left w:val="none" w:sz="0" w:space="0" w:color="auto"/>
        <w:bottom w:val="none" w:sz="0" w:space="0" w:color="auto"/>
        <w:right w:val="none" w:sz="0" w:space="0" w:color="auto"/>
      </w:divBdr>
    </w:div>
    <w:div w:id="921836290">
      <w:bodyDiv w:val="1"/>
      <w:marLeft w:val="0"/>
      <w:marRight w:val="0"/>
      <w:marTop w:val="0"/>
      <w:marBottom w:val="0"/>
      <w:divBdr>
        <w:top w:val="none" w:sz="0" w:space="0" w:color="auto"/>
        <w:left w:val="none" w:sz="0" w:space="0" w:color="auto"/>
        <w:bottom w:val="none" w:sz="0" w:space="0" w:color="auto"/>
        <w:right w:val="none" w:sz="0" w:space="0" w:color="auto"/>
      </w:divBdr>
    </w:div>
    <w:div w:id="922181142">
      <w:bodyDiv w:val="1"/>
      <w:marLeft w:val="0"/>
      <w:marRight w:val="0"/>
      <w:marTop w:val="0"/>
      <w:marBottom w:val="0"/>
      <w:divBdr>
        <w:top w:val="none" w:sz="0" w:space="0" w:color="auto"/>
        <w:left w:val="none" w:sz="0" w:space="0" w:color="auto"/>
        <w:bottom w:val="none" w:sz="0" w:space="0" w:color="auto"/>
        <w:right w:val="none" w:sz="0" w:space="0" w:color="auto"/>
      </w:divBdr>
    </w:div>
    <w:div w:id="922683082">
      <w:bodyDiv w:val="1"/>
      <w:marLeft w:val="0"/>
      <w:marRight w:val="0"/>
      <w:marTop w:val="0"/>
      <w:marBottom w:val="0"/>
      <w:divBdr>
        <w:top w:val="none" w:sz="0" w:space="0" w:color="auto"/>
        <w:left w:val="none" w:sz="0" w:space="0" w:color="auto"/>
        <w:bottom w:val="none" w:sz="0" w:space="0" w:color="auto"/>
        <w:right w:val="none" w:sz="0" w:space="0" w:color="auto"/>
      </w:divBdr>
    </w:div>
    <w:div w:id="923027815">
      <w:bodyDiv w:val="1"/>
      <w:marLeft w:val="0"/>
      <w:marRight w:val="0"/>
      <w:marTop w:val="0"/>
      <w:marBottom w:val="0"/>
      <w:divBdr>
        <w:top w:val="none" w:sz="0" w:space="0" w:color="auto"/>
        <w:left w:val="none" w:sz="0" w:space="0" w:color="auto"/>
        <w:bottom w:val="none" w:sz="0" w:space="0" w:color="auto"/>
        <w:right w:val="none" w:sz="0" w:space="0" w:color="auto"/>
      </w:divBdr>
    </w:div>
    <w:div w:id="923300295">
      <w:marLeft w:val="480"/>
      <w:marRight w:val="0"/>
      <w:marTop w:val="0"/>
      <w:marBottom w:val="0"/>
      <w:divBdr>
        <w:top w:val="none" w:sz="0" w:space="0" w:color="auto"/>
        <w:left w:val="none" w:sz="0" w:space="0" w:color="auto"/>
        <w:bottom w:val="none" w:sz="0" w:space="0" w:color="auto"/>
        <w:right w:val="none" w:sz="0" w:space="0" w:color="auto"/>
      </w:divBdr>
    </w:div>
    <w:div w:id="923303119">
      <w:bodyDiv w:val="1"/>
      <w:marLeft w:val="0"/>
      <w:marRight w:val="0"/>
      <w:marTop w:val="0"/>
      <w:marBottom w:val="0"/>
      <w:divBdr>
        <w:top w:val="none" w:sz="0" w:space="0" w:color="auto"/>
        <w:left w:val="none" w:sz="0" w:space="0" w:color="auto"/>
        <w:bottom w:val="none" w:sz="0" w:space="0" w:color="auto"/>
        <w:right w:val="none" w:sz="0" w:space="0" w:color="auto"/>
      </w:divBdr>
    </w:div>
    <w:div w:id="923489360">
      <w:bodyDiv w:val="1"/>
      <w:marLeft w:val="0"/>
      <w:marRight w:val="0"/>
      <w:marTop w:val="0"/>
      <w:marBottom w:val="0"/>
      <w:divBdr>
        <w:top w:val="none" w:sz="0" w:space="0" w:color="auto"/>
        <w:left w:val="none" w:sz="0" w:space="0" w:color="auto"/>
        <w:bottom w:val="none" w:sz="0" w:space="0" w:color="auto"/>
        <w:right w:val="none" w:sz="0" w:space="0" w:color="auto"/>
      </w:divBdr>
    </w:div>
    <w:div w:id="924386322">
      <w:marLeft w:val="0"/>
      <w:marRight w:val="0"/>
      <w:marTop w:val="0"/>
      <w:marBottom w:val="0"/>
      <w:divBdr>
        <w:top w:val="none" w:sz="0" w:space="0" w:color="auto"/>
        <w:left w:val="none" w:sz="0" w:space="0" w:color="auto"/>
        <w:bottom w:val="none" w:sz="0" w:space="0" w:color="auto"/>
        <w:right w:val="none" w:sz="0" w:space="0" w:color="auto"/>
      </w:divBdr>
    </w:div>
    <w:div w:id="925500389">
      <w:bodyDiv w:val="1"/>
      <w:marLeft w:val="0"/>
      <w:marRight w:val="0"/>
      <w:marTop w:val="0"/>
      <w:marBottom w:val="0"/>
      <w:divBdr>
        <w:top w:val="none" w:sz="0" w:space="0" w:color="auto"/>
        <w:left w:val="none" w:sz="0" w:space="0" w:color="auto"/>
        <w:bottom w:val="none" w:sz="0" w:space="0" w:color="auto"/>
        <w:right w:val="none" w:sz="0" w:space="0" w:color="auto"/>
      </w:divBdr>
    </w:div>
    <w:div w:id="926038733">
      <w:bodyDiv w:val="1"/>
      <w:marLeft w:val="0"/>
      <w:marRight w:val="0"/>
      <w:marTop w:val="0"/>
      <w:marBottom w:val="0"/>
      <w:divBdr>
        <w:top w:val="none" w:sz="0" w:space="0" w:color="auto"/>
        <w:left w:val="none" w:sz="0" w:space="0" w:color="auto"/>
        <w:bottom w:val="none" w:sz="0" w:space="0" w:color="auto"/>
        <w:right w:val="none" w:sz="0" w:space="0" w:color="auto"/>
      </w:divBdr>
    </w:div>
    <w:div w:id="927037378">
      <w:marLeft w:val="480"/>
      <w:marRight w:val="0"/>
      <w:marTop w:val="0"/>
      <w:marBottom w:val="0"/>
      <w:divBdr>
        <w:top w:val="none" w:sz="0" w:space="0" w:color="auto"/>
        <w:left w:val="none" w:sz="0" w:space="0" w:color="auto"/>
        <w:bottom w:val="none" w:sz="0" w:space="0" w:color="auto"/>
        <w:right w:val="none" w:sz="0" w:space="0" w:color="auto"/>
      </w:divBdr>
    </w:div>
    <w:div w:id="927351211">
      <w:bodyDiv w:val="1"/>
      <w:marLeft w:val="0"/>
      <w:marRight w:val="0"/>
      <w:marTop w:val="0"/>
      <w:marBottom w:val="0"/>
      <w:divBdr>
        <w:top w:val="none" w:sz="0" w:space="0" w:color="auto"/>
        <w:left w:val="none" w:sz="0" w:space="0" w:color="auto"/>
        <w:bottom w:val="none" w:sz="0" w:space="0" w:color="auto"/>
        <w:right w:val="none" w:sz="0" w:space="0" w:color="auto"/>
      </w:divBdr>
    </w:div>
    <w:div w:id="927424512">
      <w:bodyDiv w:val="1"/>
      <w:marLeft w:val="0"/>
      <w:marRight w:val="0"/>
      <w:marTop w:val="0"/>
      <w:marBottom w:val="0"/>
      <w:divBdr>
        <w:top w:val="none" w:sz="0" w:space="0" w:color="auto"/>
        <w:left w:val="none" w:sz="0" w:space="0" w:color="auto"/>
        <w:bottom w:val="none" w:sz="0" w:space="0" w:color="auto"/>
        <w:right w:val="none" w:sz="0" w:space="0" w:color="auto"/>
      </w:divBdr>
    </w:div>
    <w:div w:id="927814039">
      <w:bodyDiv w:val="1"/>
      <w:marLeft w:val="0"/>
      <w:marRight w:val="0"/>
      <w:marTop w:val="0"/>
      <w:marBottom w:val="0"/>
      <w:divBdr>
        <w:top w:val="none" w:sz="0" w:space="0" w:color="auto"/>
        <w:left w:val="none" w:sz="0" w:space="0" w:color="auto"/>
        <w:bottom w:val="none" w:sz="0" w:space="0" w:color="auto"/>
        <w:right w:val="none" w:sz="0" w:space="0" w:color="auto"/>
      </w:divBdr>
    </w:div>
    <w:div w:id="929628663">
      <w:bodyDiv w:val="1"/>
      <w:marLeft w:val="0"/>
      <w:marRight w:val="0"/>
      <w:marTop w:val="0"/>
      <w:marBottom w:val="0"/>
      <w:divBdr>
        <w:top w:val="none" w:sz="0" w:space="0" w:color="auto"/>
        <w:left w:val="none" w:sz="0" w:space="0" w:color="auto"/>
        <w:bottom w:val="none" w:sz="0" w:space="0" w:color="auto"/>
        <w:right w:val="none" w:sz="0" w:space="0" w:color="auto"/>
      </w:divBdr>
    </w:div>
    <w:div w:id="929657579">
      <w:bodyDiv w:val="1"/>
      <w:marLeft w:val="0"/>
      <w:marRight w:val="0"/>
      <w:marTop w:val="0"/>
      <w:marBottom w:val="0"/>
      <w:divBdr>
        <w:top w:val="none" w:sz="0" w:space="0" w:color="auto"/>
        <w:left w:val="none" w:sz="0" w:space="0" w:color="auto"/>
        <w:bottom w:val="none" w:sz="0" w:space="0" w:color="auto"/>
        <w:right w:val="none" w:sz="0" w:space="0" w:color="auto"/>
      </w:divBdr>
    </w:div>
    <w:div w:id="929973149">
      <w:bodyDiv w:val="1"/>
      <w:marLeft w:val="0"/>
      <w:marRight w:val="0"/>
      <w:marTop w:val="0"/>
      <w:marBottom w:val="0"/>
      <w:divBdr>
        <w:top w:val="none" w:sz="0" w:space="0" w:color="auto"/>
        <w:left w:val="none" w:sz="0" w:space="0" w:color="auto"/>
        <w:bottom w:val="none" w:sz="0" w:space="0" w:color="auto"/>
        <w:right w:val="none" w:sz="0" w:space="0" w:color="auto"/>
      </w:divBdr>
    </w:div>
    <w:div w:id="930428918">
      <w:bodyDiv w:val="1"/>
      <w:marLeft w:val="0"/>
      <w:marRight w:val="0"/>
      <w:marTop w:val="0"/>
      <w:marBottom w:val="0"/>
      <w:divBdr>
        <w:top w:val="none" w:sz="0" w:space="0" w:color="auto"/>
        <w:left w:val="none" w:sz="0" w:space="0" w:color="auto"/>
        <w:bottom w:val="none" w:sz="0" w:space="0" w:color="auto"/>
        <w:right w:val="none" w:sz="0" w:space="0" w:color="auto"/>
      </w:divBdr>
    </w:div>
    <w:div w:id="930744580">
      <w:bodyDiv w:val="1"/>
      <w:marLeft w:val="0"/>
      <w:marRight w:val="0"/>
      <w:marTop w:val="0"/>
      <w:marBottom w:val="0"/>
      <w:divBdr>
        <w:top w:val="none" w:sz="0" w:space="0" w:color="auto"/>
        <w:left w:val="none" w:sz="0" w:space="0" w:color="auto"/>
        <w:bottom w:val="none" w:sz="0" w:space="0" w:color="auto"/>
        <w:right w:val="none" w:sz="0" w:space="0" w:color="auto"/>
      </w:divBdr>
    </w:div>
    <w:div w:id="930814155">
      <w:bodyDiv w:val="1"/>
      <w:marLeft w:val="0"/>
      <w:marRight w:val="0"/>
      <w:marTop w:val="0"/>
      <w:marBottom w:val="0"/>
      <w:divBdr>
        <w:top w:val="none" w:sz="0" w:space="0" w:color="auto"/>
        <w:left w:val="none" w:sz="0" w:space="0" w:color="auto"/>
        <w:bottom w:val="none" w:sz="0" w:space="0" w:color="auto"/>
        <w:right w:val="none" w:sz="0" w:space="0" w:color="auto"/>
      </w:divBdr>
    </w:div>
    <w:div w:id="931084463">
      <w:bodyDiv w:val="1"/>
      <w:marLeft w:val="0"/>
      <w:marRight w:val="0"/>
      <w:marTop w:val="0"/>
      <w:marBottom w:val="0"/>
      <w:divBdr>
        <w:top w:val="none" w:sz="0" w:space="0" w:color="auto"/>
        <w:left w:val="none" w:sz="0" w:space="0" w:color="auto"/>
        <w:bottom w:val="none" w:sz="0" w:space="0" w:color="auto"/>
        <w:right w:val="none" w:sz="0" w:space="0" w:color="auto"/>
      </w:divBdr>
    </w:div>
    <w:div w:id="931161395">
      <w:bodyDiv w:val="1"/>
      <w:marLeft w:val="0"/>
      <w:marRight w:val="0"/>
      <w:marTop w:val="0"/>
      <w:marBottom w:val="0"/>
      <w:divBdr>
        <w:top w:val="none" w:sz="0" w:space="0" w:color="auto"/>
        <w:left w:val="none" w:sz="0" w:space="0" w:color="auto"/>
        <w:bottom w:val="none" w:sz="0" w:space="0" w:color="auto"/>
        <w:right w:val="none" w:sz="0" w:space="0" w:color="auto"/>
      </w:divBdr>
    </w:div>
    <w:div w:id="931208662">
      <w:marLeft w:val="480"/>
      <w:marRight w:val="0"/>
      <w:marTop w:val="0"/>
      <w:marBottom w:val="0"/>
      <w:divBdr>
        <w:top w:val="none" w:sz="0" w:space="0" w:color="auto"/>
        <w:left w:val="none" w:sz="0" w:space="0" w:color="auto"/>
        <w:bottom w:val="none" w:sz="0" w:space="0" w:color="auto"/>
        <w:right w:val="none" w:sz="0" w:space="0" w:color="auto"/>
      </w:divBdr>
    </w:div>
    <w:div w:id="931356248">
      <w:bodyDiv w:val="1"/>
      <w:marLeft w:val="0"/>
      <w:marRight w:val="0"/>
      <w:marTop w:val="0"/>
      <w:marBottom w:val="0"/>
      <w:divBdr>
        <w:top w:val="none" w:sz="0" w:space="0" w:color="auto"/>
        <w:left w:val="none" w:sz="0" w:space="0" w:color="auto"/>
        <w:bottom w:val="none" w:sz="0" w:space="0" w:color="auto"/>
        <w:right w:val="none" w:sz="0" w:space="0" w:color="auto"/>
      </w:divBdr>
    </w:div>
    <w:div w:id="932057760">
      <w:marLeft w:val="480"/>
      <w:marRight w:val="0"/>
      <w:marTop w:val="0"/>
      <w:marBottom w:val="0"/>
      <w:divBdr>
        <w:top w:val="none" w:sz="0" w:space="0" w:color="auto"/>
        <w:left w:val="none" w:sz="0" w:space="0" w:color="auto"/>
        <w:bottom w:val="none" w:sz="0" w:space="0" w:color="auto"/>
        <w:right w:val="none" w:sz="0" w:space="0" w:color="auto"/>
      </w:divBdr>
    </w:div>
    <w:div w:id="932905874">
      <w:bodyDiv w:val="1"/>
      <w:marLeft w:val="0"/>
      <w:marRight w:val="0"/>
      <w:marTop w:val="0"/>
      <w:marBottom w:val="0"/>
      <w:divBdr>
        <w:top w:val="none" w:sz="0" w:space="0" w:color="auto"/>
        <w:left w:val="none" w:sz="0" w:space="0" w:color="auto"/>
        <w:bottom w:val="none" w:sz="0" w:space="0" w:color="auto"/>
        <w:right w:val="none" w:sz="0" w:space="0" w:color="auto"/>
      </w:divBdr>
    </w:div>
    <w:div w:id="933175011">
      <w:bodyDiv w:val="1"/>
      <w:marLeft w:val="0"/>
      <w:marRight w:val="0"/>
      <w:marTop w:val="0"/>
      <w:marBottom w:val="0"/>
      <w:divBdr>
        <w:top w:val="none" w:sz="0" w:space="0" w:color="auto"/>
        <w:left w:val="none" w:sz="0" w:space="0" w:color="auto"/>
        <w:bottom w:val="none" w:sz="0" w:space="0" w:color="auto"/>
        <w:right w:val="none" w:sz="0" w:space="0" w:color="auto"/>
      </w:divBdr>
    </w:div>
    <w:div w:id="934096298">
      <w:bodyDiv w:val="1"/>
      <w:marLeft w:val="0"/>
      <w:marRight w:val="0"/>
      <w:marTop w:val="0"/>
      <w:marBottom w:val="0"/>
      <w:divBdr>
        <w:top w:val="none" w:sz="0" w:space="0" w:color="auto"/>
        <w:left w:val="none" w:sz="0" w:space="0" w:color="auto"/>
        <w:bottom w:val="none" w:sz="0" w:space="0" w:color="auto"/>
        <w:right w:val="none" w:sz="0" w:space="0" w:color="auto"/>
      </w:divBdr>
    </w:div>
    <w:div w:id="934362107">
      <w:bodyDiv w:val="1"/>
      <w:marLeft w:val="0"/>
      <w:marRight w:val="0"/>
      <w:marTop w:val="0"/>
      <w:marBottom w:val="0"/>
      <w:divBdr>
        <w:top w:val="none" w:sz="0" w:space="0" w:color="auto"/>
        <w:left w:val="none" w:sz="0" w:space="0" w:color="auto"/>
        <w:bottom w:val="none" w:sz="0" w:space="0" w:color="auto"/>
        <w:right w:val="none" w:sz="0" w:space="0" w:color="auto"/>
      </w:divBdr>
    </w:div>
    <w:div w:id="935134526">
      <w:bodyDiv w:val="1"/>
      <w:marLeft w:val="0"/>
      <w:marRight w:val="0"/>
      <w:marTop w:val="0"/>
      <w:marBottom w:val="0"/>
      <w:divBdr>
        <w:top w:val="none" w:sz="0" w:space="0" w:color="auto"/>
        <w:left w:val="none" w:sz="0" w:space="0" w:color="auto"/>
        <w:bottom w:val="none" w:sz="0" w:space="0" w:color="auto"/>
        <w:right w:val="none" w:sz="0" w:space="0" w:color="auto"/>
      </w:divBdr>
    </w:div>
    <w:div w:id="935795057">
      <w:bodyDiv w:val="1"/>
      <w:marLeft w:val="0"/>
      <w:marRight w:val="0"/>
      <w:marTop w:val="0"/>
      <w:marBottom w:val="0"/>
      <w:divBdr>
        <w:top w:val="none" w:sz="0" w:space="0" w:color="auto"/>
        <w:left w:val="none" w:sz="0" w:space="0" w:color="auto"/>
        <w:bottom w:val="none" w:sz="0" w:space="0" w:color="auto"/>
        <w:right w:val="none" w:sz="0" w:space="0" w:color="auto"/>
      </w:divBdr>
    </w:div>
    <w:div w:id="935946709">
      <w:bodyDiv w:val="1"/>
      <w:marLeft w:val="0"/>
      <w:marRight w:val="0"/>
      <w:marTop w:val="0"/>
      <w:marBottom w:val="0"/>
      <w:divBdr>
        <w:top w:val="none" w:sz="0" w:space="0" w:color="auto"/>
        <w:left w:val="none" w:sz="0" w:space="0" w:color="auto"/>
        <w:bottom w:val="none" w:sz="0" w:space="0" w:color="auto"/>
        <w:right w:val="none" w:sz="0" w:space="0" w:color="auto"/>
      </w:divBdr>
    </w:div>
    <w:div w:id="936475216">
      <w:bodyDiv w:val="1"/>
      <w:marLeft w:val="0"/>
      <w:marRight w:val="0"/>
      <w:marTop w:val="0"/>
      <w:marBottom w:val="0"/>
      <w:divBdr>
        <w:top w:val="none" w:sz="0" w:space="0" w:color="auto"/>
        <w:left w:val="none" w:sz="0" w:space="0" w:color="auto"/>
        <w:bottom w:val="none" w:sz="0" w:space="0" w:color="auto"/>
        <w:right w:val="none" w:sz="0" w:space="0" w:color="auto"/>
      </w:divBdr>
    </w:div>
    <w:div w:id="936642666">
      <w:bodyDiv w:val="1"/>
      <w:marLeft w:val="0"/>
      <w:marRight w:val="0"/>
      <w:marTop w:val="0"/>
      <w:marBottom w:val="0"/>
      <w:divBdr>
        <w:top w:val="none" w:sz="0" w:space="0" w:color="auto"/>
        <w:left w:val="none" w:sz="0" w:space="0" w:color="auto"/>
        <w:bottom w:val="none" w:sz="0" w:space="0" w:color="auto"/>
        <w:right w:val="none" w:sz="0" w:space="0" w:color="auto"/>
      </w:divBdr>
    </w:div>
    <w:div w:id="938412577">
      <w:bodyDiv w:val="1"/>
      <w:marLeft w:val="0"/>
      <w:marRight w:val="0"/>
      <w:marTop w:val="0"/>
      <w:marBottom w:val="0"/>
      <w:divBdr>
        <w:top w:val="none" w:sz="0" w:space="0" w:color="auto"/>
        <w:left w:val="none" w:sz="0" w:space="0" w:color="auto"/>
        <w:bottom w:val="none" w:sz="0" w:space="0" w:color="auto"/>
        <w:right w:val="none" w:sz="0" w:space="0" w:color="auto"/>
      </w:divBdr>
    </w:div>
    <w:div w:id="939069971">
      <w:bodyDiv w:val="1"/>
      <w:marLeft w:val="0"/>
      <w:marRight w:val="0"/>
      <w:marTop w:val="0"/>
      <w:marBottom w:val="0"/>
      <w:divBdr>
        <w:top w:val="none" w:sz="0" w:space="0" w:color="auto"/>
        <w:left w:val="none" w:sz="0" w:space="0" w:color="auto"/>
        <w:bottom w:val="none" w:sz="0" w:space="0" w:color="auto"/>
        <w:right w:val="none" w:sz="0" w:space="0" w:color="auto"/>
      </w:divBdr>
    </w:div>
    <w:div w:id="939144172">
      <w:bodyDiv w:val="1"/>
      <w:marLeft w:val="0"/>
      <w:marRight w:val="0"/>
      <w:marTop w:val="0"/>
      <w:marBottom w:val="0"/>
      <w:divBdr>
        <w:top w:val="none" w:sz="0" w:space="0" w:color="auto"/>
        <w:left w:val="none" w:sz="0" w:space="0" w:color="auto"/>
        <w:bottom w:val="none" w:sz="0" w:space="0" w:color="auto"/>
        <w:right w:val="none" w:sz="0" w:space="0" w:color="auto"/>
      </w:divBdr>
    </w:div>
    <w:div w:id="939336799">
      <w:bodyDiv w:val="1"/>
      <w:marLeft w:val="0"/>
      <w:marRight w:val="0"/>
      <w:marTop w:val="0"/>
      <w:marBottom w:val="0"/>
      <w:divBdr>
        <w:top w:val="none" w:sz="0" w:space="0" w:color="auto"/>
        <w:left w:val="none" w:sz="0" w:space="0" w:color="auto"/>
        <w:bottom w:val="none" w:sz="0" w:space="0" w:color="auto"/>
        <w:right w:val="none" w:sz="0" w:space="0" w:color="auto"/>
      </w:divBdr>
    </w:div>
    <w:div w:id="939340899">
      <w:bodyDiv w:val="1"/>
      <w:marLeft w:val="0"/>
      <w:marRight w:val="0"/>
      <w:marTop w:val="0"/>
      <w:marBottom w:val="0"/>
      <w:divBdr>
        <w:top w:val="none" w:sz="0" w:space="0" w:color="auto"/>
        <w:left w:val="none" w:sz="0" w:space="0" w:color="auto"/>
        <w:bottom w:val="none" w:sz="0" w:space="0" w:color="auto"/>
        <w:right w:val="none" w:sz="0" w:space="0" w:color="auto"/>
      </w:divBdr>
    </w:div>
    <w:div w:id="939484166">
      <w:bodyDiv w:val="1"/>
      <w:marLeft w:val="0"/>
      <w:marRight w:val="0"/>
      <w:marTop w:val="0"/>
      <w:marBottom w:val="0"/>
      <w:divBdr>
        <w:top w:val="none" w:sz="0" w:space="0" w:color="auto"/>
        <w:left w:val="none" w:sz="0" w:space="0" w:color="auto"/>
        <w:bottom w:val="none" w:sz="0" w:space="0" w:color="auto"/>
        <w:right w:val="none" w:sz="0" w:space="0" w:color="auto"/>
      </w:divBdr>
    </w:div>
    <w:div w:id="940794542">
      <w:bodyDiv w:val="1"/>
      <w:marLeft w:val="0"/>
      <w:marRight w:val="0"/>
      <w:marTop w:val="0"/>
      <w:marBottom w:val="0"/>
      <w:divBdr>
        <w:top w:val="none" w:sz="0" w:space="0" w:color="auto"/>
        <w:left w:val="none" w:sz="0" w:space="0" w:color="auto"/>
        <w:bottom w:val="none" w:sz="0" w:space="0" w:color="auto"/>
        <w:right w:val="none" w:sz="0" w:space="0" w:color="auto"/>
      </w:divBdr>
    </w:div>
    <w:div w:id="941259560">
      <w:bodyDiv w:val="1"/>
      <w:marLeft w:val="0"/>
      <w:marRight w:val="0"/>
      <w:marTop w:val="0"/>
      <w:marBottom w:val="0"/>
      <w:divBdr>
        <w:top w:val="none" w:sz="0" w:space="0" w:color="auto"/>
        <w:left w:val="none" w:sz="0" w:space="0" w:color="auto"/>
        <w:bottom w:val="none" w:sz="0" w:space="0" w:color="auto"/>
        <w:right w:val="none" w:sz="0" w:space="0" w:color="auto"/>
      </w:divBdr>
    </w:div>
    <w:div w:id="941835765">
      <w:bodyDiv w:val="1"/>
      <w:marLeft w:val="0"/>
      <w:marRight w:val="0"/>
      <w:marTop w:val="0"/>
      <w:marBottom w:val="0"/>
      <w:divBdr>
        <w:top w:val="none" w:sz="0" w:space="0" w:color="auto"/>
        <w:left w:val="none" w:sz="0" w:space="0" w:color="auto"/>
        <w:bottom w:val="none" w:sz="0" w:space="0" w:color="auto"/>
        <w:right w:val="none" w:sz="0" w:space="0" w:color="auto"/>
      </w:divBdr>
    </w:div>
    <w:div w:id="943272006">
      <w:bodyDiv w:val="1"/>
      <w:marLeft w:val="0"/>
      <w:marRight w:val="0"/>
      <w:marTop w:val="0"/>
      <w:marBottom w:val="0"/>
      <w:divBdr>
        <w:top w:val="none" w:sz="0" w:space="0" w:color="auto"/>
        <w:left w:val="none" w:sz="0" w:space="0" w:color="auto"/>
        <w:bottom w:val="none" w:sz="0" w:space="0" w:color="auto"/>
        <w:right w:val="none" w:sz="0" w:space="0" w:color="auto"/>
      </w:divBdr>
    </w:div>
    <w:div w:id="943615388">
      <w:bodyDiv w:val="1"/>
      <w:marLeft w:val="0"/>
      <w:marRight w:val="0"/>
      <w:marTop w:val="0"/>
      <w:marBottom w:val="0"/>
      <w:divBdr>
        <w:top w:val="none" w:sz="0" w:space="0" w:color="auto"/>
        <w:left w:val="none" w:sz="0" w:space="0" w:color="auto"/>
        <w:bottom w:val="none" w:sz="0" w:space="0" w:color="auto"/>
        <w:right w:val="none" w:sz="0" w:space="0" w:color="auto"/>
      </w:divBdr>
    </w:div>
    <w:div w:id="944112999">
      <w:bodyDiv w:val="1"/>
      <w:marLeft w:val="0"/>
      <w:marRight w:val="0"/>
      <w:marTop w:val="0"/>
      <w:marBottom w:val="0"/>
      <w:divBdr>
        <w:top w:val="none" w:sz="0" w:space="0" w:color="auto"/>
        <w:left w:val="none" w:sz="0" w:space="0" w:color="auto"/>
        <w:bottom w:val="none" w:sz="0" w:space="0" w:color="auto"/>
        <w:right w:val="none" w:sz="0" w:space="0" w:color="auto"/>
      </w:divBdr>
    </w:div>
    <w:div w:id="945498635">
      <w:bodyDiv w:val="1"/>
      <w:marLeft w:val="0"/>
      <w:marRight w:val="0"/>
      <w:marTop w:val="0"/>
      <w:marBottom w:val="0"/>
      <w:divBdr>
        <w:top w:val="none" w:sz="0" w:space="0" w:color="auto"/>
        <w:left w:val="none" w:sz="0" w:space="0" w:color="auto"/>
        <w:bottom w:val="none" w:sz="0" w:space="0" w:color="auto"/>
        <w:right w:val="none" w:sz="0" w:space="0" w:color="auto"/>
      </w:divBdr>
    </w:div>
    <w:div w:id="945894191">
      <w:bodyDiv w:val="1"/>
      <w:marLeft w:val="0"/>
      <w:marRight w:val="0"/>
      <w:marTop w:val="0"/>
      <w:marBottom w:val="0"/>
      <w:divBdr>
        <w:top w:val="none" w:sz="0" w:space="0" w:color="auto"/>
        <w:left w:val="none" w:sz="0" w:space="0" w:color="auto"/>
        <w:bottom w:val="none" w:sz="0" w:space="0" w:color="auto"/>
        <w:right w:val="none" w:sz="0" w:space="0" w:color="auto"/>
      </w:divBdr>
    </w:div>
    <w:div w:id="94642201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47616382">
      <w:bodyDiv w:val="1"/>
      <w:marLeft w:val="0"/>
      <w:marRight w:val="0"/>
      <w:marTop w:val="0"/>
      <w:marBottom w:val="0"/>
      <w:divBdr>
        <w:top w:val="none" w:sz="0" w:space="0" w:color="auto"/>
        <w:left w:val="none" w:sz="0" w:space="0" w:color="auto"/>
        <w:bottom w:val="none" w:sz="0" w:space="0" w:color="auto"/>
        <w:right w:val="none" w:sz="0" w:space="0" w:color="auto"/>
      </w:divBdr>
    </w:div>
    <w:div w:id="948123767">
      <w:bodyDiv w:val="1"/>
      <w:marLeft w:val="0"/>
      <w:marRight w:val="0"/>
      <w:marTop w:val="0"/>
      <w:marBottom w:val="0"/>
      <w:divBdr>
        <w:top w:val="none" w:sz="0" w:space="0" w:color="auto"/>
        <w:left w:val="none" w:sz="0" w:space="0" w:color="auto"/>
        <w:bottom w:val="none" w:sz="0" w:space="0" w:color="auto"/>
        <w:right w:val="none" w:sz="0" w:space="0" w:color="auto"/>
      </w:divBdr>
    </w:div>
    <w:div w:id="948271607">
      <w:bodyDiv w:val="1"/>
      <w:marLeft w:val="0"/>
      <w:marRight w:val="0"/>
      <w:marTop w:val="0"/>
      <w:marBottom w:val="0"/>
      <w:divBdr>
        <w:top w:val="none" w:sz="0" w:space="0" w:color="auto"/>
        <w:left w:val="none" w:sz="0" w:space="0" w:color="auto"/>
        <w:bottom w:val="none" w:sz="0" w:space="0" w:color="auto"/>
        <w:right w:val="none" w:sz="0" w:space="0" w:color="auto"/>
      </w:divBdr>
    </w:div>
    <w:div w:id="948896393">
      <w:bodyDiv w:val="1"/>
      <w:marLeft w:val="0"/>
      <w:marRight w:val="0"/>
      <w:marTop w:val="0"/>
      <w:marBottom w:val="0"/>
      <w:divBdr>
        <w:top w:val="none" w:sz="0" w:space="0" w:color="auto"/>
        <w:left w:val="none" w:sz="0" w:space="0" w:color="auto"/>
        <w:bottom w:val="none" w:sz="0" w:space="0" w:color="auto"/>
        <w:right w:val="none" w:sz="0" w:space="0" w:color="auto"/>
      </w:divBdr>
    </w:div>
    <w:div w:id="948969600">
      <w:bodyDiv w:val="1"/>
      <w:marLeft w:val="0"/>
      <w:marRight w:val="0"/>
      <w:marTop w:val="0"/>
      <w:marBottom w:val="0"/>
      <w:divBdr>
        <w:top w:val="none" w:sz="0" w:space="0" w:color="auto"/>
        <w:left w:val="none" w:sz="0" w:space="0" w:color="auto"/>
        <w:bottom w:val="none" w:sz="0" w:space="0" w:color="auto"/>
        <w:right w:val="none" w:sz="0" w:space="0" w:color="auto"/>
      </w:divBdr>
    </w:div>
    <w:div w:id="950471588">
      <w:bodyDiv w:val="1"/>
      <w:marLeft w:val="0"/>
      <w:marRight w:val="0"/>
      <w:marTop w:val="0"/>
      <w:marBottom w:val="0"/>
      <w:divBdr>
        <w:top w:val="none" w:sz="0" w:space="0" w:color="auto"/>
        <w:left w:val="none" w:sz="0" w:space="0" w:color="auto"/>
        <w:bottom w:val="none" w:sz="0" w:space="0" w:color="auto"/>
        <w:right w:val="none" w:sz="0" w:space="0" w:color="auto"/>
      </w:divBdr>
    </w:div>
    <w:div w:id="950473844">
      <w:bodyDiv w:val="1"/>
      <w:marLeft w:val="0"/>
      <w:marRight w:val="0"/>
      <w:marTop w:val="0"/>
      <w:marBottom w:val="0"/>
      <w:divBdr>
        <w:top w:val="none" w:sz="0" w:space="0" w:color="auto"/>
        <w:left w:val="none" w:sz="0" w:space="0" w:color="auto"/>
        <w:bottom w:val="none" w:sz="0" w:space="0" w:color="auto"/>
        <w:right w:val="none" w:sz="0" w:space="0" w:color="auto"/>
      </w:divBdr>
    </w:div>
    <w:div w:id="951475192">
      <w:bodyDiv w:val="1"/>
      <w:marLeft w:val="0"/>
      <w:marRight w:val="0"/>
      <w:marTop w:val="0"/>
      <w:marBottom w:val="0"/>
      <w:divBdr>
        <w:top w:val="none" w:sz="0" w:space="0" w:color="auto"/>
        <w:left w:val="none" w:sz="0" w:space="0" w:color="auto"/>
        <w:bottom w:val="none" w:sz="0" w:space="0" w:color="auto"/>
        <w:right w:val="none" w:sz="0" w:space="0" w:color="auto"/>
      </w:divBdr>
    </w:div>
    <w:div w:id="952857963">
      <w:bodyDiv w:val="1"/>
      <w:marLeft w:val="0"/>
      <w:marRight w:val="0"/>
      <w:marTop w:val="0"/>
      <w:marBottom w:val="0"/>
      <w:divBdr>
        <w:top w:val="none" w:sz="0" w:space="0" w:color="auto"/>
        <w:left w:val="none" w:sz="0" w:space="0" w:color="auto"/>
        <w:bottom w:val="none" w:sz="0" w:space="0" w:color="auto"/>
        <w:right w:val="none" w:sz="0" w:space="0" w:color="auto"/>
      </w:divBdr>
    </w:div>
    <w:div w:id="953250232">
      <w:bodyDiv w:val="1"/>
      <w:marLeft w:val="0"/>
      <w:marRight w:val="0"/>
      <w:marTop w:val="0"/>
      <w:marBottom w:val="0"/>
      <w:divBdr>
        <w:top w:val="none" w:sz="0" w:space="0" w:color="auto"/>
        <w:left w:val="none" w:sz="0" w:space="0" w:color="auto"/>
        <w:bottom w:val="none" w:sz="0" w:space="0" w:color="auto"/>
        <w:right w:val="none" w:sz="0" w:space="0" w:color="auto"/>
      </w:divBdr>
    </w:div>
    <w:div w:id="953364762">
      <w:bodyDiv w:val="1"/>
      <w:marLeft w:val="0"/>
      <w:marRight w:val="0"/>
      <w:marTop w:val="0"/>
      <w:marBottom w:val="0"/>
      <w:divBdr>
        <w:top w:val="none" w:sz="0" w:space="0" w:color="auto"/>
        <w:left w:val="none" w:sz="0" w:space="0" w:color="auto"/>
        <w:bottom w:val="none" w:sz="0" w:space="0" w:color="auto"/>
        <w:right w:val="none" w:sz="0" w:space="0" w:color="auto"/>
      </w:divBdr>
    </w:div>
    <w:div w:id="953680059">
      <w:bodyDiv w:val="1"/>
      <w:marLeft w:val="0"/>
      <w:marRight w:val="0"/>
      <w:marTop w:val="0"/>
      <w:marBottom w:val="0"/>
      <w:divBdr>
        <w:top w:val="none" w:sz="0" w:space="0" w:color="auto"/>
        <w:left w:val="none" w:sz="0" w:space="0" w:color="auto"/>
        <w:bottom w:val="none" w:sz="0" w:space="0" w:color="auto"/>
        <w:right w:val="none" w:sz="0" w:space="0" w:color="auto"/>
      </w:divBdr>
    </w:div>
    <w:div w:id="954212586">
      <w:bodyDiv w:val="1"/>
      <w:marLeft w:val="0"/>
      <w:marRight w:val="0"/>
      <w:marTop w:val="0"/>
      <w:marBottom w:val="0"/>
      <w:divBdr>
        <w:top w:val="none" w:sz="0" w:space="0" w:color="auto"/>
        <w:left w:val="none" w:sz="0" w:space="0" w:color="auto"/>
        <w:bottom w:val="none" w:sz="0" w:space="0" w:color="auto"/>
        <w:right w:val="none" w:sz="0" w:space="0" w:color="auto"/>
      </w:divBdr>
    </w:div>
    <w:div w:id="955646321">
      <w:marLeft w:val="0"/>
      <w:marRight w:val="0"/>
      <w:marTop w:val="0"/>
      <w:marBottom w:val="0"/>
      <w:divBdr>
        <w:top w:val="none" w:sz="0" w:space="0" w:color="auto"/>
        <w:left w:val="none" w:sz="0" w:space="0" w:color="auto"/>
        <w:bottom w:val="none" w:sz="0" w:space="0" w:color="auto"/>
        <w:right w:val="none" w:sz="0" w:space="0" w:color="auto"/>
      </w:divBdr>
    </w:div>
    <w:div w:id="955790833">
      <w:bodyDiv w:val="1"/>
      <w:marLeft w:val="0"/>
      <w:marRight w:val="0"/>
      <w:marTop w:val="0"/>
      <w:marBottom w:val="0"/>
      <w:divBdr>
        <w:top w:val="none" w:sz="0" w:space="0" w:color="auto"/>
        <w:left w:val="none" w:sz="0" w:space="0" w:color="auto"/>
        <w:bottom w:val="none" w:sz="0" w:space="0" w:color="auto"/>
        <w:right w:val="none" w:sz="0" w:space="0" w:color="auto"/>
      </w:divBdr>
    </w:div>
    <w:div w:id="956375297">
      <w:bodyDiv w:val="1"/>
      <w:marLeft w:val="0"/>
      <w:marRight w:val="0"/>
      <w:marTop w:val="0"/>
      <w:marBottom w:val="0"/>
      <w:divBdr>
        <w:top w:val="none" w:sz="0" w:space="0" w:color="auto"/>
        <w:left w:val="none" w:sz="0" w:space="0" w:color="auto"/>
        <w:bottom w:val="none" w:sz="0" w:space="0" w:color="auto"/>
        <w:right w:val="none" w:sz="0" w:space="0" w:color="auto"/>
      </w:divBdr>
    </w:div>
    <w:div w:id="956638061">
      <w:bodyDiv w:val="1"/>
      <w:marLeft w:val="0"/>
      <w:marRight w:val="0"/>
      <w:marTop w:val="0"/>
      <w:marBottom w:val="0"/>
      <w:divBdr>
        <w:top w:val="none" w:sz="0" w:space="0" w:color="auto"/>
        <w:left w:val="none" w:sz="0" w:space="0" w:color="auto"/>
        <w:bottom w:val="none" w:sz="0" w:space="0" w:color="auto"/>
        <w:right w:val="none" w:sz="0" w:space="0" w:color="auto"/>
      </w:divBdr>
    </w:div>
    <w:div w:id="956645239">
      <w:bodyDiv w:val="1"/>
      <w:marLeft w:val="0"/>
      <w:marRight w:val="0"/>
      <w:marTop w:val="0"/>
      <w:marBottom w:val="0"/>
      <w:divBdr>
        <w:top w:val="none" w:sz="0" w:space="0" w:color="auto"/>
        <w:left w:val="none" w:sz="0" w:space="0" w:color="auto"/>
        <w:bottom w:val="none" w:sz="0" w:space="0" w:color="auto"/>
        <w:right w:val="none" w:sz="0" w:space="0" w:color="auto"/>
      </w:divBdr>
    </w:div>
    <w:div w:id="958755794">
      <w:bodyDiv w:val="1"/>
      <w:marLeft w:val="0"/>
      <w:marRight w:val="0"/>
      <w:marTop w:val="0"/>
      <w:marBottom w:val="0"/>
      <w:divBdr>
        <w:top w:val="none" w:sz="0" w:space="0" w:color="auto"/>
        <w:left w:val="none" w:sz="0" w:space="0" w:color="auto"/>
        <w:bottom w:val="none" w:sz="0" w:space="0" w:color="auto"/>
        <w:right w:val="none" w:sz="0" w:space="0" w:color="auto"/>
      </w:divBdr>
    </w:div>
    <w:div w:id="960304531">
      <w:bodyDiv w:val="1"/>
      <w:marLeft w:val="0"/>
      <w:marRight w:val="0"/>
      <w:marTop w:val="0"/>
      <w:marBottom w:val="0"/>
      <w:divBdr>
        <w:top w:val="none" w:sz="0" w:space="0" w:color="auto"/>
        <w:left w:val="none" w:sz="0" w:space="0" w:color="auto"/>
        <w:bottom w:val="none" w:sz="0" w:space="0" w:color="auto"/>
        <w:right w:val="none" w:sz="0" w:space="0" w:color="auto"/>
      </w:divBdr>
    </w:div>
    <w:div w:id="960958201">
      <w:bodyDiv w:val="1"/>
      <w:marLeft w:val="0"/>
      <w:marRight w:val="0"/>
      <w:marTop w:val="0"/>
      <w:marBottom w:val="0"/>
      <w:divBdr>
        <w:top w:val="none" w:sz="0" w:space="0" w:color="auto"/>
        <w:left w:val="none" w:sz="0" w:space="0" w:color="auto"/>
        <w:bottom w:val="none" w:sz="0" w:space="0" w:color="auto"/>
        <w:right w:val="none" w:sz="0" w:space="0" w:color="auto"/>
      </w:divBdr>
    </w:div>
    <w:div w:id="961182777">
      <w:bodyDiv w:val="1"/>
      <w:marLeft w:val="0"/>
      <w:marRight w:val="0"/>
      <w:marTop w:val="0"/>
      <w:marBottom w:val="0"/>
      <w:divBdr>
        <w:top w:val="none" w:sz="0" w:space="0" w:color="auto"/>
        <w:left w:val="none" w:sz="0" w:space="0" w:color="auto"/>
        <w:bottom w:val="none" w:sz="0" w:space="0" w:color="auto"/>
        <w:right w:val="none" w:sz="0" w:space="0" w:color="auto"/>
      </w:divBdr>
    </w:div>
    <w:div w:id="961418445">
      <w:bodyDiv w:val="1"/>
      <w:marLeft w:val="0"/>
      <w:marRight w:val="0"/>
      <w:marTop w:val="0"/>
      <w:marBottom w:val="0"/>
      <w:divBdr>
        <w:top w:val="none" w:sz="0" w:space="0" w:color="auto"/>
        <w:left w:val="none" w:sz="0" w:space="0" w:color="auto"/>
        <w:bottom w:val="none" w:sz="0" w:space="0" w:color="auto"/>
        <w:right w:val="none" w:sz="0" w:space="0" w:color="auto"/>
      </w:divBdr>
    </w:div>
    <w:div w:id="961612881">
      <w:marLeft w:val="480"/>
      <w:marRight w:val="0"/>
      <w:marTop w:val="0"/>
      <w:marBottom w:val="0"/>
      <w:divBdr>
        <w:top w:val="none" w:sz="0" w:space="0" w:color="auto"/>
        <w:left w:val="none" w:sz="0" w:space="0" w:color="auto"/>
        <w:bottom w:val="none" w:sz="0" w:space="0" w:color="auto"/>
        <w:right w:val="none" w:sz="0" w:space="0" w:color="auto"/>
      </w:divBdr>
    </w:div>
    <w:div w:id="961687250">
      <w:bodyDiv w:val="1"/>
      <w:marLeft w:val="0"/>
      <w:marRight w:val="0"/>
      <w:marTop w:val="0"/>
      <w:marBottom w:val="0"/>
      <w:divBdr>
        <w:top w:val="none" w:sz="0" w:space="0" w:color="auto"/>
        <w:left w:val="none" w:sz="0" w:space="0" w:color="auto"/>
        <w:bottom w:val="none" w:sz="0" w:space="0" w:color="auto"/>
        <w:right w:val="none" w:sz="0" w:space="0" w:color="auto"/>
      </w:divBdr>
    </w:div>
    <w:div w:id="962468444">
      <w:bodyDiv w:val="1"/>
      <w:marLeft w:val="0"/>
      <w:marRight w:val="0"/>
      <w:marTop w:val="0"/>
      <w:marBottom w:val="0"/>
      <w:divBdr>
        <w:top w:val="none" w:sz="0" w:space="0" w:color="auto"/>
        <w:left w:val="none" w:sz="0" w:space="0" w:color="auto"/>
        <w:bottom w:val="none" w:sz="0" w:space="0" w:color="auto"/>
        <w:right w:val="none" w:sz="0" w:space="0" w:color="auto"/>
      </w:divBdr>
    </w:div>
    <w:div w:id="963077601">
      <w:bodyDiv w:val="1"/>
      <w:marLeft w:val="0"/>
      <w:marRight w:val="0"/>
      <w:marTop w:val="0"/>
      <w:marBottom w:val="0"/>
      <w:divBdr>
        <w:top w:val="none" w:sz="0" w:space="0" w:color="auto"/>
        <w:left w:val="none" w:sz="0" w:space="0" w:color="auto"/>
        <w:bottom w:val="none" w:sz="0" w:space="0" w:color="auto"/>
        <w:right w:val="none" w:sz="0" w:space="0" w:color="auto"/>
      </w:divBdr>
    </w:div>
    <w:div w:id="963118688">
      <w:bodyDiv w:val="1"/>
      <w:marLeft w:val="0"/>
      <w:marRight w:val="0"/>
      <w:marTop w:val="0"/>
      <w:marBottom w:val="0"/>
      <w:divBdr>
        <w:top w:val="none" w:sz="0" w:space="0" w:color="auto"/>
        <w:left w:val="none" w:sz="0" w:space="0" w:color="auto"/>
        <w:bottom w:val="none" w:sz="0" w:space="0" w:color="auto"/>
        <w:right w:val="none" w:sz="0" w:space="0" w:color="auto"/>
      </w:divBdr>
    </w:div>
    <w:div w:id="965088419">
      <w:marLeft w:val="480"/>
      <w:marRight w:val="0"/>
      <w:marTop w:val="0"/>
      <w:marBottom w:val="0"/>
      <w:divBdr>
        <w:top w:val="none" w:sz="0" w:space="0" w:color="auto"/>
        <w:left w:val="none" w:sz="0" w:space="0" w:color="auto"/>
        <w:bottom w:val="none" w:sz="0" w:space="0" w:color="auto"/>
        <w:right w:val="none" w:sz="0" w:space="0" w:color="auto"/>
      </w:divBdr>
    </w:div>
    <w:div w:id="965239436">
      <w:bodyDiv w:val="1"/>
      <w:marLeft w:val="0"/>
      <w:marRight w:val="0"/>
      <w:marTop w:val="0"/>
      <w:marBottom w:val="0"/>
      <w:divBdr>
        <w:top w:val="none" w:sz="0" w:space="0" w:color="auto"/>
        <w:left w:val="none" w:sz="0" w:space="0" w:color="auto"/>
        <w:bottom w:val="none" w:sz="0" w:space="0" w:color="auto"/>
        <w:right w:val="none" w:sz="0" w:space="0" w:color="auto"/>
      </w:divBdr>
    </w:div>
    <w:div w:id="965354464">
      <w:bodyDiv w:val="1"/>
      <w:marLeft w:val="0"/>
      <w:marRight w:val="0"/>
      <w:marTop w:val="0"/>
      <w:marBottom w:val="0"/>
      <w:divBdr>
        <w:top w:val="none" w:sz="0" w:space="0" w:color="auto"/>
        <w:left w:val="none" w:sz="0" w:space="0" w:color="auto"/>
        <w:bottom w:val="none" w:sz="0" w:space="0" w:color="auto"/>
        <w:right w:val="none" w:sz="0" w:space="0" w:color="auto"/>
      </w:divBdr>
    </w:div>
    <w:div w:id="965893955">
      <w:bodyDiv w:val="1"/>
      <w:marLeft w:val="0"/>
      <w:marRight w:val="0"/>
      <w:marTop w:val="0"/>
      <w:marBottom w:val="0"/>
      <w:divBdr>
        <w:top w:val="none" w:sz="0" w:space="0" w:color="auto"/>
        <w:left w:val="none" w:sz="0" w:space="0" w:color="auto"/>
        <w:bottom w:val="none" w:sz="0" w:space="0" w:color="auto"/>
        <w:right w:val="none" w:sz="0" w:space="0" w:color="auto"/>
      </w:divBdr>
    </w:div>
    <w:div w:id="966086892">
      <w:bodyDiv w:val="1"/>
      <w:marLeft w:val="0"/>
      <w:marRight w:val="0"/>
      <w:marTop w:val="0"/>
      <w:marBottom w:val="0"/>
      <w:divBdr>
        <w:top w:val="none" w:sz="0" w:space="0" w:color="auto"/>
        <w:left w:val="none" w:sz="0" w:space="0" w:color="auto"/>
        <w:bottom w:val="none" w:sz="0" w:space="0" w:color="auto"/>
        <w:right w:val="none" w:sz="0" w:space="0" w:color="auto"/>
      </w:divBdr>
    </w:div>
    <w:div w:id="968626825">
      <w:bodyDiv w:val="1"/>
      <w:marLeft w:val="0"/>
      <w:marRight w:val="0"/>
      <w:marTop w:val="0"/>
      <w:marBottom w:val="0"/>
      <w:divBdr>
        <w:top w:val="none" w:sz="0" w:space="0" w:color="auto"/>
        <w:left w:val="none" w:sz="0" w:space="0" w:color="auto"/>
        <w:bottom w:val="none" w:sz="0" w:space="0" w:color="auto"/>
        <w:right w:val="none" w:sz="0" w:space="0" w:color="auto"/>
      </w:divBdr>
    </w:div>
    <w:div w:id="968706385">
      <w:bodyDiv w:val="1"/>
      <w:marLeft w:val="0"/>
      <w:marRight w:val="0"/>
      <w:marTop w:val="0"/>
      <w:marBottom w:val="0"/>
      <w:divBdr>
        <w:top w:val="none" w:sz="0" w:space="0" w:color="auto"/>
        <w:left w:val="none" w:sz="0" w:space="0" w:color="auto"/>
        <w:bottom w:val="none" w:sz="0" w:space="0" w:color="auto"/>
        <w:right w:val="none" w:sz="0" w:space="0" w:color="auto"/>
      </w:divBdr>
    </w:div>
    <w:div w:id="968898882">
      <w:bodyDiv w:val="1"/>
      <w:marLeft w:val="0"/>
      <w:marRight w:val="0"/>
      <w:marTop w:val="0"/>
      <w:marBottom w:val="0"/>
      <w:divBdr>
        <w:top w:val="none" w:sz="0" w:space="0" w:color="auto"/>
        <w:left w:val="none" w:sz="0" w:space="0" w:color="auto"/>
        <w:bottom w:val="none" w:sz="0" w:space="0" w:color="auto"/>
        <w:right w:val="none" w:sz="0" w:space="0" w:color="auto"/>
      </w:divBdr>
    </w:div>
    <w:div w:id="969358459">
      <w:bodyDiv w:val="1"/>
      <w:marLeft w:val="0"/>
      <w:marRight w:val="0"/>
      <w:marTop w:val="0"/>
      <w:marBottom w:val="0"/>
      <w:divBdr>
        <w:top w:val="none" w:sz="0" w:space="0" w:color="auto"/>
        <w:left w:val="none" w:sz="0" w:space="0" w:color="auto"/>
        <w:bottom w:val="none" w:sz="0" w:space="0" w:color="auto"/>
        <w:right w:val="none" w:sz="0" w:space="0" w:color="auto"/>
      </w:divBdr>
    </w:div>
    <w:div w:id="969434300">
      <w:bodyDiv w:val="1"/>
      <w:marLeft w:val="0"/>
      <w:marRight w:val="0"/>
      <w:marTop w:val="0"/>
      <w:marBottom w:val="0"/>
      <w:divBdr>
        <w:top w:val="none" w:sz="0" w:space="0" w:color="auto"/>
        <w:left w:val="none" w:sz="0" w:space="0" w:color="auto"/>
        <w:bottom w:val="none" w:sz="0" w:space="0" w:color="auto"/>
        <w:right w:val="none" w:sz="0" w:space="0" w:color="auto"/>
      </w:divBdr>
    </w:div>
    <w:div w:id="969700696">
      <w:bodyDiv w:val="1"/>
      <w:marLeft w:val="0"/>
      <w:marRight w:val="0"/>
      <w:marTop w:val="0"/>
      <w:marBottom w:val="0"/>
      <w:divBdr>
        <w:top w:val="none" w:sz="0" w:space="0" w:color="auto"/>
        <w:left w:val="none" w:sz="0" w:space="0" w:color="auto"/>
        <w:bottom w:val="none" w:sz="0" w:space="0" w:color="auto"/>
        <w:right w:val="none" w:sz="0" w:space="0" w:color="auto"/>
      </w:divBdr>
    </w:div>
    <w:div w:id="969745655">
      <w:bodyDiv w:val="1"/>
      <w:marLeft w:val="0"/>
      <w:marRight w:val="0"/>
      <w:marTop w:val="0"/>
      <w:marBottom w:val="0"/>
      <w:divBdr>
        <w:top w:val="none" w:sz="0" w:space="0" w:color="auto"/>
        <w:left w:val="none" w:sz="0" w:space="0" w:color="auto"/>
        <w:bottom w:val="none" w:sz="0" w:space="0" w:color="auto"/>
        <w:right w:val="none" w:sz="0" w:space="0" w:color="auto"/>
      </w:divBdr>
    </w:div>
    <w:div w:id="971712348">
      <w:bodyDiv w:val="1"/>
      <w:marLeft w:val="0"/>
      <w:marRight w:val="0"/>
      <w:marTop w:val="0"/>
      <w:marBottom w:val="0"/>
      <w:divBdr>
        <w:top w:val="none" w:sz="0" w:space="0" w:color="auto"/>
        <w:left w:val="none" w:sz="0" w:space="0" w:color="auto"/>
        <w:bottom w:val="none" w:sz="0" w:space="0" w:color="auto"/>
        <w:right w:val="none" w:sz="0" w:space="0" w:color="auto"/>
      </w:divBdr>
    </w:div>
    <w:div w:id="971903397">
      <w:bodyDiv w:val="1"/>
      <w:marLeft w:val="0"/>
      <w:marRight w:val="0"/>
      <w:marTop w:val="0"/>
      <w:marBottom w:val="0"/>
      <w:divBdr>
        <w:top w:val="none" w:sz="0" w:space="0" w:color="auto"/>
        <w:left w:val="none" w:sz="0" w:space="0" w:color="auto"/>
        <w:bottom w:val="none" w:sz="0" w:space="0" w:color="auto"/>
        <w:right w:val="none" w:sz="0" w:space="0" w:color="auto"/>
      </w:divBdr>
    </w:div>
    <w:div w:id="972170923">
      <w:bodyDiv w:val="1"/>
      <w:marLeft w:val="0"/>
      <w:marRight w:val="0"/>
      <w:marTop w:val="0"/>
      <w:marBottom w:val="0"/>
      <w:divBdr>
        <w:top w:val="none" w:sz="0" w:space="0" w:color="auto"/>
        <w:left w:val="none" w:sz="0" w:space="0" w:color="auto"/>
        <w:bottom w:val="none" w:sz="0" w:space="0" w:color="auto"/>
        <w:right w:val="none" w:sz="0" w:space="0" w:color="auto"/>
      </w:divBdr>
    </w:div>
    <w:div w:id="972295281">
      <w:bodyDiv w:val="1"/>
      <w:marLeft w:val="0"/>
      <w:marRight w:val="0"/>
      <w:marTop w:val="0"/>
      <w:marBottom w:val="0"/>
      <w:divBdr>
        <w:top w:val="none" w:sz="0" w:space="0" w:color="auto"/>
        <w:left w:val="none" w:sz="0" w:space="0" w:color="auto"/>
        <w:bottom w:val="none" w:sz="0" w:space="0" w:color="auto"/>
        <w:right w:val="none" w:sz="0" w:space="0" w:color="auto"/>
      </w:divBdr>
    </w:div>
    <w:div w:id="972297383">
      <w:bodyDiv w:val="1"/>
      <w:marLeft w:val="0"/>
      <w:marRight w:val="0"/>
      <w:marTop w:val="0"/>
      <w:marBottom w:val="0"/>
      <w:divBdr>
        <w:top w:val="none" w:sz="0" w:space="0" w:color="auto"/>
        <w:left w:val="none" w:sz="0" w:space="0" w:color="auto"/>
        <w:bottom w:val="none" w:sz="0" w:space="0" w:color="auto"/>
        <w:right w:val="none" w:sz="0" w:space="0" w:color="auto"/>
      </w:divBdr>
    </w:div>
    <w:div w:id="972445071">
      <w:bodyDiv w:val="1"/>
      <w:marLeft w:val="0"/>
      <w:marRight w:val="0"/>
      <w:marTop w:val="0"/>
      <w:marBottom w:val="0"/>
      <w:divBdr>
        <w:top w:val="none" w:sz="0" w:space="0" w:color="auto"/>
        <w:left w:val="none" w:sz="0" w:space="0" w:color="auto"/>
        <w:bottom w:val="none" w:sz="0" w:space="0" w:color="auto"/>
        <w:right w:val="none" w:sz="0" w:space="0" w:color="auto"/>
      </w:divBdr>
    </w:div>
    <w:div w:id="972754156">
      <w:bodyDiv w:val="1"/>
      <w:marLeft w:val="0"/>
      <w:marRight w:val="0"/>
      <w:marTop w:val="0"/>
      <w:marBottom w:val="0"/>
      <w:divBdr>
        <w:top w:val="none" w:sz="0" w:space="0" w:color="auto"/>
        <w:left w:val="none" w:sz="0" w:space="0" w:color="auto"/>
        <w:bottom w:val="none" w:sz="0" w:space="0" w:color="auto"/>
        <w:right w:val="none" w:sz="0" w:space="0" w:color="auto"/>
      </w:divBdr>
    </w:div>
    <w:div w:id="973103077">
      <w:bodyDiv w:val="1"/>
      <w:marLeft w:val="0"/>
      <w:marRight w:val="0"/>
      <w:marTop w:val="0"/>
      <w:marBottom w:val="0"/>
      <w:divBdr>
        <w:top w:val="none" w:sz="0" w:space="0" w:color="auto"/>
        <w:left w:val="none" w:sz="0" w:space="0" w:color="auto"/>
        <w:bottom w:val="none" w:sz="0" w:space="0" w:color="auto"/>
        <w:right w:val="none" w:sz="0" w:space="0" w:color="auto"/>
      </w:divBdr>
    </w:div>
    <w:div w:id="973869473">
      <w:bodyDiv w:val="1"/>
      <w:marLeft w:val="0"/>
      <w:marRight w:val="0"/>
      <w:marTop w:val="0"/>
      <w:marBottom w:val="0"/>
      <w:divBdr>
        <w:top w:val="none" w:sz="0" w:space="0" w:color="auto"/>
        <w:left w:val="none" w:sz="0" w:space="0" w:color="auto"/>
        <w:bottom w:val="none" w:sz="0" w:space="0" w:color="auto"/>
        <w:right w:val="none" w:sz="0" w:space="0" w:color="auto"/>
      </w:divBdr>
    </w:div>
    <w:div w:id="974331015">
      <w:bodyDiv w:val="1"/>
      <w:marLeft w:val="0"/>
      <w:marRight w:val="0"/>
      <w:marTop w:val="0"/>
      <w:marBottom w:val="0"/>
      <w:divBdr>
        <w:top w:val="none" w:sz="0" w:space="0" w:color="auto"/>
        <w:left w:val="none" w:sz="0" w:space="0" w:color="auto"/>
        <w:bottom w:val="none" w:sz="0" w:space="0" w:color="auto"/>
        <w:right w:val="none" w:sz="0" w:space="0" w:color="auto"/>
      </w:divBdr>
    </w:div>
    <w:div w:id="979109922">
      <w:bodyDiv w:val="1"/>
      <w:marLeft w:val="0"/>
      <w:marRight w:val="0"/>
      <w:marTop w:val="0"/>
      <w:marBottom w:val="0"/>
      <w:divBdr>
        <w:top w:val="none" w:sz="0" w:space="0" w:color="auto"/>
        <w:left w:val="none" w:sz="0" w:space="0" w:color="auto"/>
        <w:bottom w:val="none" w:sz="0" w:space="0" w:color="auto"/>
        <w:right w:val="none" w:sz="0" w:space="0" w:color="auto"/>
      </w:divBdr>
    </w:div>
    <w:div w:id="979387181">
      <w:bodyDiv w:val="1"/>
      <w:marLeft w:val="0"/>
      <w:marRight w:val="0"/>
      <w:marTop w:val="0"/>
      <w:marBottom w:val="0"/>
      <w:divBdr>
        <w:top w:val="none" w:sz="0" w:space="0" w:color="auto"/>
        <w:left w:val="none" w:sz="0" w:space="0" w:color="auto"/>
        <w:bottom w:val="none" w:sz="0" w:space="0" w:color="auto"/>
        <w:right w:val="none" w:sz="0" w:space="0" w:color="auto"/>
      </w:divBdr>
    </w:div>
    <w:div w:id="979722863">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1809549">
      <w:marLeft w:val="480"/>
      <w:marRight w:val="0"/>
      <w:marTop w:val="0"/>
      <w:marBottom w:val="0"/>
      <w:divBdr>
        <w:top w:val="none" w:sz="0" w:space="0" w:color="auto"/>
        <w:left w:val="none" w:sz="0" w:space="0" w:color="auto"/>
        <w:bottom w:val="none" w:sz="0" w:space="0" w:color="auto"/>
        <w:right w:val="none" w:sz="0" w:space="0" w:color="auto"/>
      </w:divBdr>
    </w:div>
    <w:div w:id="981814697">
      <w:bodyDiv w:val="1"/>
      <w:marLeft w:val="0"/>
      <w:marRight w:val="0"/>
      <w:marTop w:val="0"/>
      <w:marBottom w:val="0"/>
      <w:divBdr>
        <w:top w:val="none" w:sz="0" w:space="0" w:color="auto"/>
        <w:left w:val="none" w:sz="0" w:space="0" w:color="auto"/>
        <w:bottom w:val="none" w:sz="0" w:space="0" w:color="auto"/>
        <w:right w:val="none" w:sz="0" w:space="0" w:color="auto"/>
      </w:divBdr>
    </w:div>
    <w:div w:id="98258673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50916">
      <w:bodyDiv w:val="1"/>
      <w:marLeft w:val="0"/>
      <w:marRight w:val="0"/>
      <w:marTop w:val="0"/>
      <w:marBottom w:val="0"/>
      <w:divBdr>
        <w:top w:val="none" w:sz="0" w:space="0" w:color="auto"/>
        <w:left w:val="none" w:sz="0" w:space="0" w:color="auto"/>
        <w:bottom w:val="none" w:sz="0" w:space="0" w:color="auto"/>
        <w:right w:val="none" w:sz="0" w:space="0" w:color="auto"/>
      </w:divBdr>
    </w:div>
    <w:div w:id="983780234">
      <w:marLeft w:val="480"/>
      <w:marRight w:val="0"/>
      <w:marTop w:val="0"/>
      <w:marBottom w:val="0"/>
      <w:divBdr>
        <w:top w:val="none" w:sz="0" w:space="0" w:color="auto"/>
        <w:left w:val="none" w:sz="0" w:space="0" w:color="auto"/>
        <w:bottom w:val="none" w:sz="0" w:space="0" w:color="auto"/>
        <w:right w:val="none" w:sz="0" w:space="0" w:color="auto"/>
      </w:divBdr>
    </w:div>
    <w:div w:id="984160662">
      <w:bodyDiv w:val="1"/>
      <w:marLeft w:val="0"/>
      <w:marRight w:val="0"/>
      <w:marTop w:val="0"/>
      <w:marBottom w:val="0"/>
      <w:divBdr>
        <w:top w:val="none" w:sz="0" w:space="0" w:color="auto"/>
        <w:left w:val="none" w:sz="0" w:space="0" w:color="auto"/>
        <w:bottom w:val="none" w:sz="0" w:space="0" w:color="auto"/>
        <w:right w:val="none" w:sz="0" w:space="0" w:color="auto"/>
      </w:divBdr>
    </w:div>
    <w:div w:id="984816923">
      <w:bodyDiv w:val="1"/>
      <w:marLeft w:val="0"/>
      <w:marRight w:val="0"/>
      <w:marTop w:val="0"/>
      <w:marBottom w:val="0"/>
      <w:divBdr>
        <w:top w:val="none" w:sz="0" w:space="0" w:color="auto"/>
        <w:left w:val="none" w:sz="0" w:space="0" w:color="auto"/>
        <w:bottom w:val="none" w:sz="0" w:space="0" w:color="auto"/>
        <w:right w:val="none" w:sz="0" w:space="0" w:color="auto"/>
      </w:divBdr>
    </w:div>
    <w:div w:id="985161486">
      <w:bodyDiv w:val="1"/>
      <w:marLeft w:val="0"/>
      <w:marRight w:val="0"/>
      <w:marTop w:val="0"/>
      <w:marBottom w:val="0"/>
      <w:divBdr>
        <w:top w:val="none" w:sz="0" w:space="0" w:color="auto"/>
        <w:left w:val="none" w:sz="0" w:space="0" w:color="auto"/>
        <w:bottom w:val="none" w:sz="0" w:space="0" w:color="auto"/>
        <w:right w:val="none" w:sz="0" w:space="0" w:color="auto"/>
      </w:divBdr>
    </w:div>
    <w:div w:id="986402277">
      <w:bodyDiv w:val="1"/>
      <w:marLeft w:val="0"/>
      <w:marRight w:val="0"/>
      <w:marTop w:val="0"/>
      <w:marBottom w:val="0"/>
      <w:divBdr>
        <w:top w:val="none" w:sz="0" w:space="0" w:color="auto"/>
        <w:left w:val="none" w:sz="0" w:space="0" w:color="auto"/>
        <w:bottom w:val="none" w:sz="0" w:space="0" w:color="auto"/>
        <w:right w:val="none" w:sz="0" w:space="0" w:color="auto"/>
      </w:divBdr>
    </w:div>
    <w:div w:id="986934670">
      <w:bodyDiv w:val="1"/>
      <w:marLeft w:val="0"/>
      <w:marRight w:val="0"/>
      <w:marTop w:val="0"/>
      <w:marBottom w:val="0"/>
      <w:divBdr>
        <w:top w:val="none" w:sz="0" w:space="0" w:color="auto"/>
        <w:left w:val="none" w:sz="0" w:space="0" w:color="auto"/>
        <w:bottom w:val="none" w:sz="0" w:space="0" w:color="auto"/>
        <w:right w:val="none" w:sz="0" w:space="0" w:color="auto"/>
      </w:divBdr>
    </w:div>
    <w:div w:id="988555782">
      <w:bodyDiv w:val="1"/>
      <w:marLeft w:val="0"/>
      <w:marRight w:val="0"/>
      <w:marTop w:val="0"/>
      <w:marBottom w:val="0"/>
      <w:divBdr>
        <w:top w:val="none" w:sz="0" w:space="0" w:color="auto"/>
        <w:left w:val="none" w:sz="0" w:space="0" w:color="auto"/>
        <w:bottom w:val="none" w:sz="0" w:space="0" w:color="auto"/>
        <w:right w:val="none" w:sz="0" w:space="0" w:color="auto"/>
      </w:divBdr>
    </w:div>
    <w:div w:id="988747460">
      <w:bodyDiv w:val="1"/>
      <w:marLeft w:val="0"/>
      <w:marRight w:val="0"/>
      <w:marTop w:val="0"/>
      <w:marBottom w:val="0"/>
      <w:divBdr>
        <w:top w:val="none" w:sz="0" w:space="0" w:color="auto"/>
        <w:left w:val="none" w:sz="0" w:space="0" w:color="auto"/>
        <w:bottom w:val="none" w:sz="0" w:space="0" w:color="auto"/>
        <w:right w:val="none" w:sz="0" w:space="0" w:color="auto"/>
      </w:divBdr>
    </w:div>
    <w:div w:id="989140658">
      <w:bodyDiv w:val="1"/>
      <w:marLeft w:val="0"/>
      <w:marRight w:val="0"/>
      <w:marTop w:val="0"/>
      <w:marBottom w:val="0"/>
      <w:divBdr>
        <w:top w:val="none" w:sz="0" w:space="0" w:color="auto"/>
        <w:left w:val="none" w:sz="0" w:space="0" w:color="auto"/>
        <w:bottom w:val="none" w:sz="0" w:space="0" w:color="auto"/>
        <w:right w:val="none" w:sz="0" w:space="0" w:color="auto"/>
      </w:divBdr>
    </w:div>
    <w:div w:id="990057413">
      <w:bodyDiv w:val="1"/>
      <w:marLeft w:val="0"/>
      <w:marRight w:val="0"/>
      <w:marTop w:val="0"/>
      <w:marBottom w:val="0"/>
      <w:divBdr>
        <w:top w:val="none" w:sz="0" w:space="0" w:color="auto"/>
        <w:left w:val="none" w:sz="0" w:space="0" w:color="auto"/>
        <w:bottom w:val="none" w:sz="0" w:space="0" w:color="auto"/>
        <w:right w:val="none" w:sz="0" w:space="0" w:color="auto"/>
      </w:divBdr>
    </w:div>
    <w:div w:id="990642311">
      <w:bodyDiv w:val="1"/>
      <w:marLeft w:val="0"/>
      <w:marRight w:val="0"/>
      <w:marTop w:val="0"/>
      <w:marBottom w:val="0"/>
      <w:divBdr>
        <w:top w:val="none" w:sz="0" w:space="0" w:color="auto"/>
        <w:left w:val="none" w:sz="0" w:space="0" w:color="auto"/>
        <w:bottom w:val="none" w:sz="0" w:space="0" w:color="auto"/>
        <w:right w:val="none" w:sz="0" w:space="0" w:color="auto"/>
      </w:divBdr>
    </w:div>
    <w:div w:id="990795012">
      <w:bodyDiv w:val="1"/>
      <w:marLeft w:val="0"/>
      <w:marRight w:val="0"/>
      <w:marTop w:val="0"/>
      <w:marBottom w:val="0"/>
      <w:divBdr>
        <w:top w:val="none" w:sz="0" w:space="0" w:color="auto"/>
        <w:left w:val="none" w:sz="0" w:space="0" w:color="auto"/>
        <w:bottom w:val="none" w:sz="0" w:space="0" w:color="auto"/>
        <w:right w:val="none" w:sz="0" w:space="0" w:color="auto"/>
      </w:divBdr>
    </w:div>
    <w:div w:id="990982318">
      <w:bodyDiv w:val="1"/>
      <w:marLeft w:val="0"/>
      <w:marRight w:val="0"/>
      <w:marTop w:val="0"/>
      <w:marBottom w:val="0"/>
      <w:divBdr>
        <w:top w:val="none" w:sz="0" w:space="0" w:color="auto"/>
        <w:left w:val="none" w:sz="0" w:space="0" w:color="auto"/>
        <w:bottom w:val="none" w:sz="0" w:space="0" w:color="auto"/>
        <w:right w:val="none" w:sz="0" w:space="0" w:color="auto"/>
      </w:divBdr>
    </w:div>
    <w:div w:id="991179420">
      <w:bodyDiv w:val="1"/>
      <w:marLeft w:val="0"/>
      <w:marRight w:val="0"/>
      <w:marTop w:val="0"/>
      <w:marBottom w:val="0"/>
      <w:divBdr>
        <w:top w:val="none" w:sz="0" w:space="0" w:color="auto"/>
        <w:left w:val="none" w:sz="0" w:space="0" w:color="auto"/>
        <w:bottom w:val="none" w:sz="0" w:space="0" w:color="auto"/>
        <w:right w:val="none" w:sz="0" w:space="0" w:color="auto"/>
      </w:divBdr>
    </w:div>
    <w:div w:id="991637183">
      <w:bodyDiv w:val="1"/>
      <w:marLeft w:val="0"/>
      <w:marRight w:val="0"/>
      <w:marTop w:val="0"/>
      <w:marBottom w:val="0"/>
      <w:divBdr>
        <w:top w:val="none" w:sz="0" w:space="0" w:color="auto"/>
        <w:left w:val="none" w:sz="0" w:space="0" w:color="auto"/>
        <w:bottom w:val="none" w:sz="0" w:space="0" w:color="auto"/>
        <w:right w:val="none" w:sz="0" w:space="0" w:color="auto"/>
      </w:divBdr>
    </w:div>
    <w:div w:id="991756546">
      <w:bodyDiv w:val="1"/>
      <w:marLeft w:val="0"/>
      <w:marRight w:val="0"/>
      <w:marTop w:val="0"/>
      <w:marBottom w:val="0"/>
      <w:divBdr>
        <w:top w:val="none" w:sz="0" w:space="0" w:color="auto"/>
        <w:left w:val="none" w:sz="0" w:space="0" w:color="auto"/>
        <w:bottom w:val="none" w:sz="0" w:space="0" w:color="auto"/>
        <w:right w:val="none" w:sz="0" w:space="0" w:color="auto"/>
      </w:divBdr>
    </w:div>
    <w:div w:id="992102886">
      <w:bodyDiv w:val="1"/>
      <w:marLeft w:val="0"/>
      <w:marRight w:val="0"/>
      <w:marTop w:val="0"/>
      <w:marBottom w:val="0"/>
      <w:divBdr>
        <w:top w:val="none" w:sz="0" w:space="0" w:color="auto"/>
        <w:left w:val="none" w:sz="0" w:space="0" w:color="auto"/>
        <w:bottom w:val="none" w:sz="0" w:space="0" w:color="auto"/>
        <w:right w:val="none" w:sz="0" w:space="0" w:color="auto"/>
      </w:divBdr>
    </w:div>
    <w:div w:id="992366309">
      <w:marLeft w:val="480"/>
      <w:marRight w:val="0"/>
      <w:marTop w:val="0"/>
      <w:marBottom w:val="0"/>
      <w:divBdr>
        <w:top w:val="none" w:sz="0" w:space="0" w:color="auto"/>
        <w:left w:val="none" w:sz="0" w:space="0" w:color="auto"/>
        <w:bottom w:val="none" w:sz="0" w:space="0" w:color="auto"/>
        <w:right w:val="none" w:sz="0" w:space="0" w:color="auto"/>
      </w:divBdr>
    </w:div>
    <w:div w:id="993071629">
      <w:bodyDiv w:val="1"/>
      <w:marLeft w:val="0"/>
      <w:marRight w:val="0"/>
      <w:marTop w:val="0"/>
      <w:marBottom w:val="0"/>
      <w:divBdr>
        <w:top w:val="none" w:sz="0" w:space="0" w:color="auto"/>
        <w:left w:val="none" w:sz="0" w:space="0" w:color="auto"/>
        <w:bottom w:val="none" w:sz="0" w:space="0" w:color="auto"/>
        <w:right w:val="none" w:sz="0" w:space="0" w:color="auto"/>
      </w:divBdr>
    </w:div>
    <w:div w:id="993217884">
      <w:bodyDiv w:val="1"/>
      <w:marLeft w:val="0"/>
      <w:marRight w:val="0"/>
      <w:marTop w:val="0"/>
      <w:marBottom w:val="0"/>
      <w:divBdr>
        <w:top w:val="none" w:sz="0" w:space="0" w:color="auto"/>
        <w:left w:val="none" w:sz="0" w:space="0" w:color="auto"/>
        <w:bottom w:val="none" w:sz="0" w:space="0" w:color="auto"/>
        <w:right w:val="none" w:sz="0" w:space="0" w:color="auto"/>
      </w:divBdr>
    </w:div>
    <w:div w:id="993686255">
      <w:bodyDiv w:val="1"/>
      <w:marLeft w:val="0"/>
      <w:marRight w:val="0"/>
      <w:marTop w:val="0"/>
      <w:marBottom w:val="0"/>
      <w:divBdr>
        <w:top w:val="none" w:sz="0" w:space="0" w:color="auto"/>
        <w:left w:val="none" w:sz="0" w:space="0" w:color="auto"/>
        <w:bottom w:val="none" w:sz="0" w:space="0" w:color="auto"/>
        <w:right w:val="none" w:sz="0" w:space="0" w:color="auto"/>
      </w:divBdr>
    </w:div>
    <w:div w:id="994069827">
      <w:bodyDiv w:val="1"/>
      <w:marLeft w:val="0"/>
      <w:marRight w:val="0"/>
      <w:marTop w:val="0"/>
      <w:marBottom w:val="0"/>
      <w:divBdr>
        <w:top w:val="none" w:sz="0" w:space="0" w:color="auto"/>
        <w:left w:val="none" w:sz="0" w:space="0" w:color="auto"/>
        <w:bottom w:val="none" w:sz="0" w:space="0" w:color="auto"/>
        <w:right w:val="none" w:sz="0" w:space="0" w:color="auto"/>
      </w:divBdr>
    </w:div>
    <w:div w:id="994185385">
      <w:bodyDiv w:val="1"/>
      <w:marLeft w:val="0"/>
      <w:marRight w:val="0"/>
      <w:marTop w:val="0"/>
      <w:marBottom w:val="0"/>
      <w:divBdr>
        <w:top w:val="none" w:sz="0" w:space="0" w:color="auto"/>
        <w:left w:val="none" w:sz="0" w:space="0" w:color="auto"/>
        <w:bottom w:val="none" w:sz="0" w:space="0" w:color="auto"/>
        <w:right w:val="none" w:sz="0" w:space="0" w:color="auto"/>
      </w:divBdr>
    </w:div>
    <w:div w:id="994258037">
      <w:bodyDiv w:val="1"/>
      <w:marLeft w:val="0"/>
      <w:marRight w:val="0"/>
      <w:marTop w:val="0"/>
      <w:marBottom w:val="0"/>
      <w:divBdr>
        <w:top w:val="none" w:sz="0" w:space="0" w:color="auto"/>
        <w:left w:val="none" w:sz="0" w:space="0" w:color="auto"/>
        <w:bottom w:val="none" w:sz="0" w:space="0" w:color="auto"/>
        <w:right w:val="none" w:sz="0" w:space="0" w:color="auto"/>
      </w:divBdr>
    </w:div>
    <w:div w:id="994532465">
      <w:bodyDiv w:val="1"/>
      <w:marLeft w:val="0"/>
      <w:marRight w:val="0"/>
      <w:marTop w:val="0"/>
      <w:marBottom w:val="0"/>
      <w:divBdr>
        <w:top w:val="none" w:sz="0" w:space="0" w:color="auto"/>
        <w:left w:val="none" w:sz="0" w:space="0" w:color="auto"/>
        <w:bottom w:val="none" w:sz="0" w:space="0" w:color="auto"/>
        <w:right w:val="none" w:sz="0" w:space="0" w:color="auto"/>
      </w:divBdr>
    </w:div>
    <w:div w:id="994576175">
      <w:bodyDiv w:val="1"/>
      <w:marLeft w:val="0"/>
      <w:marRight w:val="0"/>
      <w:marTop w:val="0"/>
      <w:marBottom w:val="0"/>
      <w:divBdr>
        <w:top w:val="none" w:sz="0" w:space="0" w:color="auto"/>
        <w:left w:val="none" w:sz="0" w:space="0" w:color="auto"/>
        <w:bottom w:val="none" w:sz="0" w:space="0" w:color="auto"/>
        <w:right w:val="none" w:sz="0" w:space="0" w:color="auto"/>
      </w:divBdr>
    </w:div>
    <w:div w:id="994841087">
      <w:bodyDiv w:val="1"/>
      <w:marLeft w:val="0"/>
      <w:marRight w:val="0"/>
      <w:marTop w:val="0"/>
      <w:marBottom w:val="0"/>
      <w:divBdr>
        <w:top w:val="none" w:sz="0" w:space="0" w:color="auto"/>
        <w:left w:val="none" w:sz="0" w:space="0" w:color="auto"/>
        <w:bottom w:val="none" w:sz="0" w:space="0" w:color="auto"/>
        <w:right w:val="none" w:sz="0" w:space="0" w:color="auto"/>
      </w:divBdr>
    </w:div>
    <w:div w:id="995256879">
      <w:bodyDiv w:val="1"/>
      <w:marLeft w:val="0"/>
      <w:marRight w:val="0"/>
      <w:marTop w:val="0"/>
      <w:marBottom w:val="0"/>
      <w:divBdr>
        <w:top w:val="none" w:sz="0" w:space="0" w:color="auto"/>
        <w:left w:val="none" w:sz="0" w:space="0" w:color="auto"/>
        <w:bottom w:val="none" w:sz="0" w:space="0" w:color="auto"/>
        <w:right w:val="none" w:sz="0" w:space="0" w:color="auto"/>
      </w:divBdr>
    </w:div>
    <w:div w:id="996149056">
      <w:bodyDiv w:val="1"/>
      <w:marLeft w:val="0"/>
      <w:marRight w:val="0"/>
      <w:marTop w:val="0"/>
      <w:marBottom w:val="0"/>
      <w:divBdr>
        <w:top w:val="none" w:sz="0" w:space="0" w:color="auto"/>
        <w:left w:val="none" w:sz="0" w:space="0" w:color="auto"/>
        <w:bottom w:val="none" w:sz="0" w:space="0" w:color="auto"/>
        <w:right w:val="none" w:sz="0" w:space="0" w:color="auto"/>
      </w:divBdr>
    </w:div>
    <w:div w:id="997223770">
      <w:bodyDiv w:val="1"/>
      <w:marLeft w:val="0"/>
      <w:marRight w:val="0"/>
      <w:marTop w:val="0"/>
      <w:marBottom w:val="0"/>
      <w:divBdr>
        <w:top w:val="none" w:sz="0" w:space="0" w:color="auto"/>
        <w:left w:val="none" w:sz="0" w:space="0" w:color="auto"/>
        <w:bottom w:val="none" w:sz="0" w:space="0" w:color="auto"/>
        <w:right w:val="none" w:sz="0" w:space="0" w:color="auto"/>
      </w:divBdr>
    </w:div>
    <w:div w:id="997613104">
      <w:bodyDiv w:val="1"/>
      <w:marLeft w:val="0"/>
      <w:marRight w:val="0"/>
      <w:marTop w:val="0"/>
      <w:marBottom w:val="0"/>
      <w:divBdr>
        <w:top w:val="none" w:sz="0" w:space="0" w:color="auto"/>
        <w:left w:val="none" w:sz="0" w:space="0" w:color="auto"/>
        <w:bottom w:val="none" w:sz="0" w:space="0" w:color="auto"/>
        <w:right w:val="none" w:sz="0" w:space="0" w:color="auto"/>
      </w:divBdr>
    </w:div>
    <w:div w:id="997806782">
      <w:bodyDiv w:val="1"/>
      <w:marLeft w:val="0"/>
      <w:marRight w:val="0"/>
      <w:marTop w:val="0"/>
      <w:marBottom w:val="0"/>
      <w:divBdr>
        <w:top w:val="none" w:sz="0" w:space="0" w:color="auto"/>
        <w:left w:val="none" w:sz="0" w:space="0" w:color="auto"/>
        <w:bottom w:val="none" w:sz="0" w:space="0" w:color="auto"/>
        <w:right w:val="none" w:sz="0" w:space="0" w:color="auto"/>
      </w:divBdr>
    </w:div>
    <w:div w:id="998003765">
      <w:bodyDiv w:val="1"/>
      <w:marLeft w:val="0"/>
      <w:marRight w:val="0"/>
      <w:marTop w:val="0"/>
      <w:marBottom w:val="0"/>
      <w:divBdr>
        <w:top w:val="none" w:sz="0" w:space="0" w:color="auto"/>
        <w:left w:val="none" w:sz="0" w:space="0" w:color="auto"/>
        <w:bottom w:val="none" w:sz="0" w:space="0" w:color="auto"/>
        <w:right w:val="none" w:sz="0" w:space="0" w:color="auto"/>
      </w:divBdr>
    </w:div>
    <w:div w:id="1001541558">
      <w:bodyDiv w:val="1"/>
      <w:marLeft w:val="0"/>
      <w:marRight w:val="0"/>
      <w:marTop w:val="0"/>
      <w:marBottom w:val="0"/>
      <w:divBdr>
        <w:top w:val="none" w:sz="0" w:space="0" w:color="auto"/>
        <w:left w:val="none" w:sz="0" w:space="0" w:color="auto"/>
        <w:bottom w:val="none" w:sz="0" w:space="0" w:color="auto"/>
        <w:right w:val="none" w:sz="0" w:space="0" w:color="auto"/>
      </w:divBdr>
    </w:div>
    <w:div w:id="1001854870">
      <w:bodyDiv w:val="1"/>
      <w:marLeft w:val="0"/>
      <w:marRight w:val="0"/>
      <w:marTop w:val="0"/>
      <w:marBottom w:val="0"/>
      <w:divBdr>
        <w:top w:val="none" w:sz="0" w:space="0" w:color="auto"/>
        <w:left w:val="none" w:sz="0" w:space="0" w:color="auto"/>
        <w:bottom w:val="none" w:sz="0" w:space="0" w:color="auto"/>
        <w:right w:val="none" w:sz="0" w:space="0" w:color="auto"/>
      </w:divBdr>
    </w:div>
    <w:div w:id="1002004083">
      <w:marLeft w:val="480"/>
      <w:marRight w:val="0"/>
      <w:marTop w:val="0"/>
      <w:marBottom w:val="0"/>
      <w:divBdr>
        <w:top w:val="none" w:sz="0" w:space="0" w:color="auto"/>
        <w:left w:val="none" w:sz="0" w:space="0" w:color="auto"/>
        <w:bottom w:val="none" w:sz="0" w:space="0" w:color="auto"/>
        <w:right w:val="none" w:sz="0" w:space="0" w:color="auto"/>
      </w:divBdr>
    </w:div>
    <w:div w:id="1002128974">
      <w:bodyDiv w:val="1"/>
      <w:marLeft w:val="0"/>
      <w:marRight w:val="0"/>
      <w:marTop w:val="0"/>
      <w:marBottom w:val="0"/>
      <w:divBdr>
        <w:top w:val="none" w:sz="0" w:space="0" w:color="auto"/>
        <w:left w:val="none" w:sz="0" w:space="0" w:color="auto"/>
        <w:bottom w:val="none" w:sz="0" w:space="0" w:color="auto"/>
        <w:right w:val="none" w:sz="0" w:space="0" w:color="auto"/>
      </w:divBdr>
    </w:div>
    <w:div w:id="1003628871">
      <w:bodyDiv w:val="1"/>
      <w:marLeft w:val="0"/>
      <w:marRight w:val="0"/>
      <w:marTop w:val="0"/>
      <w:marBottom w:val="0"/>
      <w:divBdr>
        <w:top w:val="none" w:sz="0" w:space="0" w:color="auto"/>
        <w:left w:val="none" w:sz="0" w:space="0" w:color="auto"/>
        <w:bottom w:val="none" w:sz="0" w:space="0" w:color="auto"/>
        <w:right w:val="none" w:sz="0" w:space="0" w:color="auto"/>
      </w:divBdr>
    </w:div>
    <w:div w:id="1003706853">
      <w:bodyDiv w:val="1"/>
      <w:marLeft w:val="0"/>
      <w:marRight w:val="0"/>
      <w:marTop w:val="0"/>
      <w:marBottom w:val="0"/>
      <w:divBdr>
        <w:top w:val="none" w:sz="0" w:space="0" w:color="auto"/>
        <w:left w:val="none" w:sz="0" w:space="0" w:color="auto"/>
        <w:bottom w:val="none" w:sz="0" w:space="0" w:color="auto"/>
        <w:right w:val="none" w:sz="0" w:space="0" w:color="auto"/>
      </w:divBdr>
    </w:div>
    <w:div w:id="1004236235">
      <w:bodyDiv w:val="1"/>
      <w:marLeft w:val="0"/>
      <w:marRight w:val="0"/>
      <w:marTop w:val="0"/>
      <w:marBottom w:val="0"/>
      <w:divBdr>
        <w:top w:val="none" w:sz="0" w:space="0" w:color="auto"/>
        <w:left w:val="none" w:sz="0" w:space="0" w:color="auto"/>
        <w:bottom w:val="none" w:sz="0" w:space="0" w:color="auto"/>
        <w:right w:val="none" w:sz="0" w:space="0" w:color="auto"/>
      </w:divBdr>
    </w:div>
    <w:div w:id="1004437089">
      <w:bodyDiv w:val="1"/>
      <w:marLeft w:val="0"/>
      <w:marRight w:val="0"/>
      <w:marTop w:val="0"/>
      <w:marBottom w:val="0"/>
      <w:divBdr>
        <w:top w:val="none" w:sz="0" w:space="0" w:color="auto"/>
        <w:left w:val="none" w:sz="0" w:space="0" w:color="auto"/>
        <w:bottom w:val="none" w:sz="0" w:space="0" w:color="auto"/>
        <w:right w:val="none" w:sz="0" w:space="0" w:color="auto"/>
      </w:divBdr>
    </w:div>
    <w:div w:id="1005284111">
      <w:bodyDiv w:val="1"/>
      <w:marLeft w:val="0"/>
      <w:marRight w:val="0"/>
      <w:marTop w:val="0"/>
      <w:marBottom w:val="0"/>
      <w:divBdr>
        <w:top w:val="none" w:sz="0" w:space="0" w:color="auto"/>
        <w:left w:val="none" w:sz="0" w:space="0" w:color="auto"/>
        <w:bottom w:val="none" w:sz="0" w:space="0" w:color="auto"/>
        <w:right w:val="none" w:sz="0" w:space="0" w:color="auto"/>
      </w:divBdr>
    </w:div>
    <w:div w:id="1006400199">
      <w:bodyDiv w:val="1"/>
      <w:marLeft w:val="0"/>
      <w:marRight w:val="0"/>
      <w:marTop w:val="0"/>
      <w:marBottom w:val="0"/>
      <w:divBdr>
        <w:top w:val="none" w:sz="0" w:space="0" w:color="auto"/>
        <w:left w:val="none" w:sz="0" w:space="0" w:color="auto"/>
        <w:bottom w:val="none" w:sz="0" w:space="0" w:color="auto"/>
        <w:right w:val="none" w:sz="0" w:space="0" w:color="auto"/>
      </w:divBdr>
    </w:div>
    <w:div w:id="1006444867">
      <w:marLeft w:val="480"/>
      <w:marRight w:val="0"/>
      <w:marTop w:val="0"/>
      <w:marBottom w:val="0"/>
      <w:divBdr>
        <w:top w:val="none" w:sz="0" w:space="0" w:color="auto"/>
        <w:left w:val="none" w:sz="0" w:space="0" w:color="auto"/>
        <w:bottom w:val="none" w:sz="0" w:space="0" w:color="auto"/>
        <w:right w:val="none" w:sz="0" w:space="0" w:color="auto"/>
      </w:divBdr>
    </w:div>
    <w:div w:id="1006783630">
      <w:bodyDiv w:val="1"/>
      <w:marLeft w:val="0"/>
      <w:marRight w:val="0"/>
      <w:marTop w:val="0"/>
      <w:marBottom w:val="0"/>
      <w:divBdr>
        <w:top w:val="none" w:sz="0" w:space="0" w:color="auto"/>
        <w:left w:val="none" w:sz="0" w:space="0" w:color="auto"/>
        <w:bottom w:val="none" w:sz="0" w:space="0" w:color="auto"/>
        <w:right w:val="none" w:sz="0" w:space="0" w:color="auto"/>
      </w:divBdr>
    </w:div>
    <w:div w:id="1007558538">
      <w:bodyDiv w:val="1"/>
      <w:marLeft w:val="0"/>
      <w:marRight w:val="0"/>
      <w:marTop w:val="0"/>
      <w:marBottom w:val="0"/>
      <w:divBdr>
        <w:top w:val="none" w:sz="0" w:space="0" w:color="auto"/>
        <w:left w:val="none" w:sz="0" w:space="0" w:color="auto"/>
        <w:bottom w:val="none" w:sz="0" w:space="0" w:color="auto"/>
        <w:right w:val="none" w:sz="0" w:space="0" w:color="auto"/>
      </w:divBdr>
    </w:div>
    <w:div w:id="1007949929">
      <w:bodyDiv w:val="1"/>
      <w:marLeft w:val="0"/>
      <w:marRight w:val="0"/>
      <w:marTop w:val="0"/>
      <w:marBottom w:val="0"/>
      <w:divBdr>
        <w:top w:val="none" w:sz="0" w:space="0" w:color="auto"/>
        <w:left w:val="none" w:sz="0" w:space="0" w:color="auto"/>
        <w:bottom w:val="none" w:sz="0" w:space="0" w:color="auto"/>
        <w:right w:val="none" w:sz="0" w:space="0" w:color="auto"/>
      </w:divBdr>
    </w:div>
    <w:div w:id="1009984265">
      <w:bodyDiv w:val="1"/>
      <w:marLeft w:val="0"/>
      <w:marRight w:val="0"/>
      <w:marTop w:val="0"/>
      <w:marBottom w:val="0"/>
      <w:divBdr>
        <w:top w:val="none" w:sz="0" w:space="0" w:color="auto"/>
        <w:left w:val="none" w:sz="0" w:space="0" w:color="auto"/>
        <w:bottom w:val="none" w:sz="0" w:space="0" w:color="auto"/>
        <w:right w:val="none" w:sz="0" w:space="0" w:color="auto"/>
      </w:divBdr>
    </w:div>
    <w:div w:id="1010138778">
      <w:bodyDiv w:val="1"/>
      <w:marLeft w:val="0"/>
      <w:marRight w:val="0"/>
      <w:marTop w:val="0"/>
      <w:marBottom w:val="0"/>
      <w:divBdr>
        <w:top w:val="none" w:sz="0" w:space="0" w:color="auto"/>
        <w:left w:val="none" w:sz="0" w:space="0" w:color="auto"/>
        <w:bottom w:val="none" w:sz="0" w:space="0" w:color="auto"/>
        <w:right w:val="none" w:sz="0" w:space="0" w:color="auto"/>
      </w:divBdr>
    </w:div>
    <w:div w:id="1010837870">
      <w:bodyDiv w:val="1"/>
      <w:marLeft w:val="0"/>
      <w:marRight w:val="0"/>
      <w:marTop w:val="0"/>
      <w:marBottom w:val="0"/>
      <w:divBdr>
        <w:top w:val="none" w:sz="0" w:space="0" w:color="auto"/>
        <w:left w:val="none" w:sz="0" w:space="0" w:color="auto"/>
        <w:bottom w:val="none" w:sz="0" w:space="0" w:color="auto"/>
        <w:right w:val="none" w:sz="0" w:space="0" w:color="auto"/>
      </w:divBdr>
    </w:div>
    <w:div w:id="1011448277">
      <w:bodyDiv w:val="1"/>
      <w:marLeft w:val="0"/>
      <w:marRight w:val="0"/>
      <w:marTop w:val="0"/>
      <w:marBottom w:val="0"/>
      <w:divBdr>
        <w:top w:val="none" w:sz="0" w:space="0" w:color="auto"/>
        <w:left w:val="none" w:sz="0" w:space="0" w:color="auto"/>
        <w:bottom w:val="none" w:sz="0" w:space="0" w:color="auto"/>
        <w:right w:val="none" w:sz="0" w:space="0" w:color="auto"/>
      </w:divBdr>
    </w:div>
    <w:div w:id="1012341395">
      <w:bodyDiv w:val="1"/>
      <w:marLeft w:val="0"/>
      <w:marRight w:val="0"/>
      <w:marTop w:val="0"/>
      <w:marBottom w:val="0"/>
      <w:divBdr>
        <w:top w:val="none" w:sz="0" w:space="0" w:color="auto"/>
        <w:left w:val="none" w:sz="0" w:space="0" w:color="auto"/>
        <w:bottom w:val="none" w:sz="0" w:space="0" w:color="auto"/>
        <w:right w:val="none" w:sz="0" w:space="0" w:color="auto"/>
      </w:divBdr>
    </w:div>
    <w:div w:id="1013335779">
      <w:bodyDiv w:val="1"/>
      <w:marLeft w:val="0"/>
      <w:marRight w:val="0"/>
      <w:marTop w:val="0"/>
      <w:marBottom w:val="0"/>
      <w:divBdr>
        <w:top w:val="none" w:sz="0" w:space="0" w:color="auto"/>
        <w:left w:val="none" w:sz="0" w:space="0" w:color="auto"/>
        <w:bottom w:val="none" w:sz="0" w:space="0" w:color="auto"/>
        <w:right w:val="none" w:sz="0" w:space="0" w:color="auto"/>
      </w:divBdr>
    </w:div>
    <w:div w:id="1013531743">
      <w:bodyDiv w:val="1"/>
      <w:marLeft w:val="0"/>
      <w:marRight w:val="0"/>
      <w:marTop w:val="0"/>
      <w:marBottom w:val="0"/>
      <w:divBdr>
        <w:top w:val="none" w:sz="0" w:space="0" w:color="auto"/>
        <w:left w:val="none" w:sz="0" w:space="0" w:color="auto"/>
        <w:bottom w:val="none" w:sz="0" w:space="0" w:color="auto"/>
        <w:right w:val="none" w:sz="0" w:space="0" w:color="auto"/>
      </w:divBdr>
    </w:div>
    <w:div w:id="1013872409">
      <w:bodyDiv w:val="1"/>
      <w:marLeft w:val="0"/>
      <w:marRight w:val="0"/>
      <w:marTop w:val="0"/>
      <w:marBottom w:val="0"/>
      <w:divBdr>
        <w:top w:val="none" w:sz="0" w:space="0" w:color="auto"/>
        <w:left w:val="none" w:sz="0" w:space="0" w:color="auto"/>
        <w:bottom w:val="none" w:sz="0" w:space="0" w:color="auto"/>
        <w:right w:val="none" w:sz="0" w:space="0" w:color="auto"/>
      </w:divBdr>
    </w:div>
    <w:div w:id="1013920084">
      <w:bodyDiv w:val="1"/>
      <w:marLeft w:val="0"/>
      <w:marRight w:val="0"/>
      <w:marTop w:val="0"/>
      <w:marBottom w:val="0"/>
      <w:divBdr>
        <w:top w:val="none" w:sz="0" w:space="0" w:color="auto"/>
        <w:left w:val="none" w:sz="0" w:space="0" w:color="auto"/>
        <w:bottom w:val="none" w:sz="0" w:space="0" w:color="auto"/>
        <w:right w:val="none" w:sz="0" w:space="0" w:color="auto"/>
      </w:divBdr>
    </w:div>
    <w:div w:id="1014651780">
      <w:marLeft w:val="480"/>
      <w:marRight w:val="0"/>
      <w:marTop w:val="0"/>
      <w:marBottom w:val="0"/>
      <w:divBdr>
        <w:top w:val="none" w:sz="0" w:space="0" w:color="auto"/>
        <w:left w:val="none" w:sz="0" w:space="0" w:color="auto"/>
        <w:bottom w:val="none" w:sz="0" w:space="0" w:color="auto"/>
        <w:right w:val="none" w:sz="0" w:space="0" w:color="auto"/>
      </w:divBdr>
    </w:div>
    <w:div w:id="1016618358">
      <w:bodyDiv w:val="1"/>
      <w:marLeft w:val="0"/>
      <w:marRight w:val="0"/>
      <w:marTop w:val="0"/>
      <w:marBottom w:val="0"/>
      <w:divBdr>
        <w:top w:val="none" w:sz="0" w:space="0" w:color="auto"/>
        <w:left w:val="none" w:sz="0" w:space="0" w:color="auto"/>
        <w:bottom w:val="none" w:sz="0" w:space="0" w:color="auto"/>
        <w:right w:val="none" w:sz="0" w:space="0" w:color="auto"/>
      </w:divBdr>
    </w:div>
    <w:div w:id="1016930355">
      <w:bodyDiv w:val="1"/>
      <w:marLeft w:val="0"/>
      <w:marRight w:val="0"/>
      <w:marTop w:val="0"/>
      <w:marBottom w:val="0"/>
      <w:divBdr>
        <w:top w:val="none" w:sz="0" w:space="0" w:color="auto"/>
        <w:left w:val="none" w:sz="0" w:space="0" w:color="auto"/>
        <w:bottom w:val="none" w:sz="0" w:space="0" w:color="auto"/>
        <w:right w:val="none" w:sz="0" w:space="0" w:color="auto"/>
      </w:divBdr>
    </w:div>
    <w:div w:id="1017318195">
      <w:bodyDiv w:val="1"/>
      <w:marLeft w:val="0"/>
      <w:marRight w:val="0"/>
      <w:marTop w:val="0"/>
      <w:marBottom w:val="0"/>
      <w:divBdr>
        <w:top w:val="none" w:sz="0" w:space="0" w:color="auto"/>
        <w:left w:val="none" w:sz="0" w:space="0" w:color="auto"/>
        <w:bottom w:val="none" w:sz="0" w:space="0" w:color="auto"/>
        <w:right w:val="none" w:sz="0" w:space="0" w:color="auto"/>
      </w:divBdr>
    </w:div>
    <w:div w:id="1018384905">
      <w:bodyDiv w:val="1"/>
      <w:marLeft w:val="0"/>
      <w:marRight w:val="0"/>
      <w:marTop w:val="0"/>
      <w:marBottom w:val="0"/>
      <w:divBdr>
        <w:top w:val="none" w:sz="0" w:space="0" w:color="auto"/>
        <w:left w:val="none" w:sz="0" w:space="0" w:color="auto"/>
        <w:bottom w:val="none" w:sz="0" w:space="0" w:color="auto"/>
        <w:right w:val="none" w:sz="0" w:space="0" w:color="auto"/>
      </w:divBdr>
    </w:div>
    <w:div w:id="1018434367">
      <w:bodyDiv w:val="1"/>
      <w:marLeft w:val="0"/>
      <w:marRight w:val="0"/>
      <w:marTop w:val="0"/>
      <w:marBottom w:val="0"/>
      <w:divBdr>
        <w:top w:val="none" w:sz="0" w:space="0" w:color="auto"/>
        <w:left w:val="none" w:sz="0" w:space="0" w:color="auto"/>
        <w:bottom w:val="none" w:sz="0" w:space="0" w:color="auto"/>
        <w:right w:val="none" w:sz="0" w:space="0" w:color="auto"/>
      </w:divBdr>
    </w:div>
    <w:div w:id="1018853541">
      <w:bodyDiv w:val="1"/>
      <w:marLeft w:val="0"/>
      <w:marRight w:val="0"/>
      <w:marTop w:val="0"/>
      <w:marBottom w:val="0"/>
      <w:divBdr>
        <w:top w:val="none" w:sz="0" w:space="0" w:color="auto"/>
        <w:left w:val="none" w:sz="0" w:space="0" w:color="auto"/>
        <w:bottom w:val="none" w:sz="0" w:space="0" w:color="auto"/>
        <w:right w:val="none" w:sz="0" w:space="0" w:color="auto"/>
      </w:divBdr>
    </w:div>
    <w:div w:id="1018891042">
      <w:bodyDiv w:val="1"/>
      <w:marLeft w:val="0"/>
      <w:marRight w:val="0"/>
      <w:marTop w:val="0"/>
      <w:marBottom w:val="0"/>
      <w:divBdr>
        <w:top w:val="none" w:sz="0" w:space="0" w:color="auto"/>
        <w:left w:val="none" w:sz="0" w:space="0" w:color="auto"/>
        <w:bottom w:val="none" w:sz="0" w:space="0" w:color="auto"/>
        <w:right w:val="none" w:sz="0" w:space="0" w:color="auto"/>
      </w:divBdr>
    </w:div>
    <w:div w:id="1020352819">
      <w:bodyDiv w:val="1"/>
      <w:marLeft w:val="0"/>
      <w:marRight w:val="0"/>
      <w:marTop w:val="0"/>
      <w:marBottom w:val="0"/>
      <w:divBdr>
        <w:top w:val="none" w:sz="0" w:space="0" w:color="auto"/>
        <w:left w:val="none" w:sz="0" w:space="0" w:color="auto"/>
        <w:bottom w:val="none" w:sz="0" w:space="0" w:color="auto"/>
        <w:right w:val="none" w:sz="0" w:space="0" w:color="auto"/>
      </w:divBdr>
    </w:div>
    <w:div w:id="1020473383">
      <w:bodyDiv w:val="1"/>
      <w:marLeft w:val="0"/>
      <w:marRight w:val="0"/>
      <w:marTop w:val="0"/>
      <w:marBottom w:val="0"/>
      <w:divBdr>
        <w:top w:val="none" w:sz="0" w:space="0" w:color="auto"/>
        <w:left w:val="none" w:sz="0" w:space="0" w:color="auto"/>
        <w:bottom w:val="none" w:sz="0" w:space="0" w:color="auto"/>
        <w:right w:val="none" w:sz="0" w:space="0" w:color="auto"/>
      </w:divBdr>
    </w:div>
    <w:div w:id="1020664885">
      <w:bodyDiv w:val="1"/>
      <w:marLeft w:val="0"/>
      <w:marRight w:val="0"/>
      <w:marTop w:val="0"/>
      <w:marBottom w:val="0"/>
      <w:divBdr>
        <w:top w:val="none" w:sz="0" w:space="0" w:color="auto"/>
        <w:left w:val="none" w:sz="0" w:space="0" w:color="auto"/>
        <w:bottom w:val="none" w:sz="0" w:space="0" w:color="auto"/>
        <w:right w:val="none" w:sz="0" w:space="0" w:color="auto"/>
      </w:divBdr>
    </w:div>
    <w:div w:id="1020738776">
      <w:bodyDiv w:val="1"/>
      <w:marLeft w:val="0"/>
      <w:marRight w:val="0"/>
      <w:marTop w:val="0"/>
      <w:marBottom w:val="0"/>
      <w:divBdr>
        <w:top w:val="none" w:sz="0" w:space="0" w:color="auto"/>
        <w:left w:val="none" w:sz="0" w:space="0" w:color="auto"/>
        <w:bottom w:val="none" w:sz="0" w:space="0" w:color="auto"/>
        <w:right w:val="none" w:sz="0" w:space="0" w:color="auto"/>
      </w:divBdr>
    </w:div>
    <w:div w:id="1022364107">
      <w:bodyDiv w:val="1"/>
      <w:marLeft w:val="0"/>
      <w:marRight w:val="0"/>
      <w:marTop w:val="0"/>
      <w:marBottom w:val="0"/>
      <w:divBdr>
        <w:top w:val="none" w:sz="0" w:space="0" w:color="auto"/>
        <w:left w:val="none" w:sz="0" w:space="0" w:color="auto"/>
        <w:bottom w:val="none" w:sz="0" w:space="0" w:color="auto"/>
        <w:right w:val="none" w:sz="0" w:space="0" w:color="auto"/>
      </w:divBdr>
    </w:div>
    <w:div w:id="1022708497">
      <w:bodyDiv w:val="1"/>
      <w:marLeft w:val="0"/>
      <w:marRight w:val="0"/>
      <w:marTop w:val="0"/>
      <w:marBottom w:val="0"/>
      <w:divBdr>
        <w:top w:val="none" w:sz="0" w:space="0" w:color="auto"/>
        <w:left w:val="none" w:sz="0" w:space="0" w:color="auto"/>
        <w:bottom w:val="none" w:sz="0" w:space="0" w:color="auto"/>
        <w:right w:val="none" w:sz="0" w:space="0" w:color="auto"/>
      </w:divBdr>
    </w:div>
    <w:div w:id="1022824885">
      <w:bodyDiv w:val="1"/>
      <w:marLeft w:val="0"/>
      <w:marRight w:val="0"/>
      <w:marTop w:val="0"/>
      <w:marBottom w:val="0"/>
      <w:divBdr>
        <w:top w:val="none" w:sz="0" w:space="0" w:color="auto"/>
        <w:left w:val="none" w:sz="0" w:space="0" w:color="auto"/>
        <w:bottom w:val="none" w:sz="0" w:space="0" w:color="auto"/>
        <w:right w:val="none" w:sz="0" w:space="0" w:color="auto"/>
      </w:divBdr>
    </w:div>
    <w:div w:id="1022826425">
      <w:bodyDiv w:val="1"/>
      <w:marLeft w:val="0"/>
      <w:marRight w:val="0"/>
      <w:marTop w:val="0"/>
      <w:marBottom w:val="0"/>
      <w:divBdr>
        <w:top w:val="none" w:sz="0" w:space="0" w:color="auto"/>
        <w:left w:val="none" w:sz="0" w:space="0" w:color="auto"/>
        <w:bottom w:val="none" w:sz="0" w:space="0" w:color="auto"/>
        <w:right w:val="none" w:sz="0" w:space="0" w:color="auto"/>
      </w:divBdr>
    </w:div>
    <w:div w:id="1023819966">
      <w:bodyDiv w:val="1"/>
      <w:marLeft w:val="0"/>
      <w:marRight w:val="0"/>
      <w:marTop w:val="0"/>
      <w:marBottom w:val="0"/>
      <w:divBdr>
        <w:top w:val="none" w:sz="0" w:space="0" w:color="auto"/>
        <w:left w:val="none" w:sz="0" w:space="0" w:color="auto"/>
        <w:bottom w:val="none" w:sz="0" w:space="0" w:color="auto"/>
        <w:right w:val="none" w:sz="0" w:space="0" w:color="auto"/>
      </w:divBdr>
    </w:div>
    <w:div w:id="1023828608">
      <w:bodyDiv w:val="1"/>
      <w:marLeft w:val="0"/>
      <w:marRight w:val="0"/>
      <w:marTop w:val="0"/>
      <w:marBottom w:val="0"/>
      <w:divBdr>
        <w:top w:val="none" w:sz="0" w:space="0" w:color="auto"/>
        <w:left w:val="none" w:sz="0" w:space="0" w:color="auto"/>
        <w:bottom w:val="none" w:sz="0" w:space="0" w:color="auto"/>
        <w:right w:val="none" w:sz="0" w:space="0" w:color="auto"/>
      </w:divBdr>
    </w:div>
    <w:div w:id="1024020331">
      <w:bodyDiv w:val="1"/>
      <w:marLeft w:val="0"/>
      <w:marRight w:val="0"/>
      <w:marTop w:val="0"/>
      <w:marBottom w:val="0"/>
      <w:divBdr>
        <w:top w:val="none" w:sz="0" w:space="0" w:color="auto"/>
        <w:left w:val="none" w:sz="0" w:space="0" w:color="auto"/>
        <w:bottom w:val="none" w:sz="0" w:space="0" w:color="auto"/>
        <w:right w:val="none" w:sz="0" w:space="0" w:color="auto"/>
      </w:divBdr>
    </w:div>
    <w:div w:id="1025519970">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7751672">
      <w:bodyDiv w:val="1"/>
      <w:marLeft w:val="0"/>
      <w:marRight w:val="0"/>
      <w:marTop w:val="0"/>
      <w:marBottom w:val="0"/>
      <w:divBdr>
        <w:top w:val="none" w:sz="0" w:space="0" w:color="auto"/>
        <w:left w:val="none" w:sz="0" w:space="0" w:color="auto"/>
        <w:bottom w:val="none" w:sz="0" w:space="0" w:color="auto"/>
        <w:right w:val="none" w:sz="0" w:space="0" w:color="auto"/>
      </w:divBdr>
    </w:div>
    <w:div w:id="1028334559">
      <w:bodyDiv w:val="1"/>
      <w:marLeft w:val="0"/>
      <w:marRight w:val="0"/>
      <w:marTop w:val="0"/>
      <w:marBottom w:val="0"/>
      <w:divBdr>
        <w:top w:val="none" w:sz="0" w:space="0" w:color="auto"/>
        <w:left w:val="none" w:sz="0" w:space="0" w:color="auto"/>
        <w:bottom w:val="none" w:sz="0" w:space="0" w:color="auto"/>
        <w:right w:val="none" w:sz="0" w:space="0" w:color="auto"/>
      </w:divBdr>
    </w:div>
    <w:div w:id="1029179950">
      <w:bodyDiv w:val="1"/>
      <w:marLeft w:val="0"/>
      <w:marRight w:val="0"/>
      <w:marTop w:val="0"/>
      <w:marBottom w:val="0"/>
      <w:divBdr>
        <w:top w:val="none" w:sz="0" w:space="0" w:color="auto"/>
        <w:left w:val="none" w:sz="0" w:space="0" w:color="auto"/>
        <w:bottom w:val="none" w:sz="0" w:space="0" w:color="auto"/>
        <w:right w:val="none" w:sz="0" w:space="0" w:color="auto"/>
      </w:divBdr>
    </w:div>
    <w:div w:id="1029448957">
      <w:bodyDiv w:val="1"/>
      <w:marLeft w:val="0"/>
      <w:marRight w:val="0"/>
      <w:marTop w:val="0"/>
      <w:marBottom w:val="0"/>
      <w:divBdr>
        <w:top w:val="none" w:sz="0" w:space="0" w:color="auto"/>
        <w:left w:val="none" w:sz="0" w:space="0" w:color="auto"/>
        <w:bottom w:val="none" w:sz="0" w:space="0" w:color="auto"/>
        <w:right w:val="none" w:sz="0" w:space="0" w:color="auto"/>
      </w:divBdr>
    </w:div>
    <w:div w:id="1029767402">
      <w:bodyDiv w:val="1"/>
      <w:marLeft w:val="0"/>
      <w:marRight w:val="0"/>
      <w:marTop w:val="0"/>
      <w:marBottom w:val="0"/>
      <w:divBdr>
        <w:top w:val="none" w:sz="0" w:space="0" w:color="auto"/>
        <w:left w:val="none" w:sz="0" w:space="0" w:color="auto"/>
        <w:bottom w:val="none" w:sz="0" w:space="0" w:color="auto"/>
        <w:right w:val="none" w:sz="0" w:space="0" w:color="auto"/>
      </w:divBdr>
    </w:div>
    <w:div w:id="1030303831">
      <w:bodyDiv w:val="1"/>
      <w:marLeft w:val="0"/>
      <w:marRight w:val="0"/>
      <w:marTop w:val="0"/>
      <w:marBottom w:val="0"/>
      <w:divBdr>
        <w:top w:val="none" w:sz="0" w:space="0" w:color="auto"/>
        <w:left w:val="none" w:sz="0" w:space="0" w:color="auto"/>
        <w:bottom w:val="none" w:sz="0" w:space="0" w:color="auto"/>
        <w:right w:val="none" w:sz="0" w:space="0" w:color="auto"/>
      </w:divBdr>
    </w:div>
    <w:div w:id="1031106763">
      <w:bodyDiv w:val="1"/>
      <w:marLeft w:val="0"/>
      <w:marRight w:val="0"/>
      <w:marTop w:val="0"/>
      <w:marBottom w:val="0"/>
      <w:divBdr>
        <w:top w:val="none" w:sz="0" w:space="0" w:color="auto"/>
        <w:left w:val="none" w:sz="0" w:space="0" w:color="auto"/>
        <w:bottom w:val="none" w:sz="0" w:space="0" w:color="auto"/>
        <w:right w:val="none" w:sz="0" w:space="0" w:color="auto"/>
      </w:divBdr>
    </w:div>
    <w:div w:id="1031418434">
      <w:bodyDiv w:val="1"/>
      <w:marLeft w:val="0"/>
      <w:marRight w:val="0"/>
      <w:marTop w:val="0"/>
      <w:marBottom w:val="0"/>
      <w:divBdr>
        <w:top w:val="none" w:sz="0" w:space="0" w:color="auto"/>
        <w:left w:val="none" w:sz="0" w:space="0" w:color="auto"/>
        <w:bottom w:val="none" w:sz="0" w:space="0" w:color="auto"/>
        <w:right w:val="none" w:sz="0" w:space="0" w:color="auto"/>
      </w:divBdr>
    </w:div>
    <w:div w:id="1033194874">
      <w:bodyDiv w:val="1"/>
      <w:marLeft w:val="0"/>
      <w:marRight w:val="0"/>
      <w:marTop w:val="0"/>
      <w:marBottom w:val="0"/>
      <w:divBdr>
        <w:top w:val="none" w:sz="0" w:space="0" w:color="auto"/>
        <w:left w:val="none" w:sz="0" w:space="0" w:color="auto"/>
        <w:bottom w:val="none" w:sz="0" w:space="0" w:color="auto"/>
        <w:right w:val="none" w:sz="0" w:space="0" w:color="auto"/>
      </w:divBdr>
    </w:div>
    <w:div w:id="1033961908">
      <w:bodyDiv w:val="1"/>
      <w:marLeft w:val="0"/>
      <w:marRight w:val="0"/>
      <w:marTop w:val="0"/>
      <w:marBottom w:val="0"/>
      <w:divBdr>
        <w:top w:val="none" w:sz="0" w:space="0" w:color="auto"/>
        <w:left w:val="none" w:sz="0" w:space="0" w:color="auto"/>
        <w:bottom w:val="none" w:sz="0" w:space="0" w:color="auto"/>
        <w:right w:val="none" w:sz="0" w:space="0" w:color="auto"/>
      </w:divBdr>
    </w:div>
    <w:div w:id="1033962347">
      <w:bodyDiv w:val="1"/>
      <w:marLeft w:val="0"/>
      <w:marRight w:val="0"/>
      <w:marTop w:val="0"/>
      <w:marBottom w:val="0"/>
      <w:divBdr>
        <w:top w:val="none" w:sz="0" w:space="0" w:color="auto"/>
        <w:left w:val="none" w:sz="0" w:space="0" w:color="auto"/>
        <w:bottom w:val="none" w:sz="0" w:space="0" w:color="auto"/>
        <w:right w:val="none" w:sz="0" w:space="0" w:color="auto"/>
      </w:divBdr>
    </w:div>
    <w:div w:id="1033962478">
      <w:bodyDiv w:val="1"/>
      <w:marLeft w:val="0"/>
      <w:marRight w:val="0"/>
      <w:marTop w:val="0"/>
      <w:marBottom w:val="0"/>
      <w:divBdr>
        <w:top w:val="none" w:sz="0" w:space="0" w:color="auto"/>
        <w:left w:val="none" w:sz="0" w:space="0" w:color="auto"/>
        <w:bottom w:val="none" w:sz="0" w:space="0" w:color="auto"/>
        <w:right w:val="none" w:sz="0" w:space="0" w:color="auto"/>
      </w:divBdr>
    </w:div>
    <w:div w:id="1034231311">
      <w:bodyDiv w:val="1"/>
      <w:marLeft w:val="0"/>
      <w:marRight w:val="0"/>
      <w:marTop w:val="0"/>
      <w:marBottom w:val="0"/>
      <w:divBdr>
        <w:top w:val="none" w:sz="0" w:space="0" w:color="auto"/>
        <w:left w:val="none" w:sz="0" w:space="0" w:color="auto"/>
        <w:bottom w:val="none" w:sz="0" w:space="0" w:color="auto"/>
        <w:right w:val="none" w:sz="0" w:space="0" w:color="auto"/>
      </w:divBdr>
    </w:div>
    <w:div w:id="1034501019">
      <w:marLeft w:val="480"/>
      <w:marRight w:val="0"/>
      <w:marTop w:val="0"/>
      <w:marBottom w:val="0"/>
      <w:divBdr>
        <w:top w:val="none" w:sz="0" w:space="0" w:color="auto"/>
        <w:left w:val="none" w:sz="0" w:space="0" w:color="auto"/>
        <w:bottom w:val="none" w:sz="0" w:space="0" w:color="auto"/>
        <w:right w:val="none" w:sz="0" w:space="0" w:color="auto"/>
      </w:divBdr>
    </w:div>
    <w:div w:id="1034845748">
      <w:bodyDiv w:val="1"/>
      <w:marLeft w:val="0"/>
      <w:marRight w:val="0"/>
      <w:marTop w:val="0"/>
      <w:marBottom w:val="0"/>
      <w:divBdr>
        <w:top w:val="none" w:sz="0" w:space="0" w:color="auto"/>
        <w:left w:val="none" w:sz="0" w:space="0" w:color="auto"/>
        <w:bottom w:val="none" w:sz="0" w:space="0" w:color="auto"/>
        <w:right w:val="none" w:sz="0" w:space="0" w:color="auto"/>
      </w:divBdr>
    </w:div>
    <w:div w:id="1035085174">
      <w:bodyDiv w:val="1"/>
      <w:marLeft w:val="0"/>
      <w:marRight w:val="0"/>
      <w:marTop w:val="0"/>
      <w:marBottom w:val="0"/>
      <w:divBdr>
        <w:top w:val="none" w:sz="0" w:space="0" w:color="auto"/>
        <w:left w:val="none" w:sz="0" w:space="0" w:color="auto"/>
        <w:bottom w:val="none" w:sz="0" w:space="0" w:color="auto"/>
        <w:right w:val="none" w:sz="0" w:space="0" w:color="auto"/>
      </w:divBdr>
    </w:div>
    <w:div w:id="1035620916">
      <w:marLeft w:val="480"/>
      <w:marRight w:val="0"/>
      <w:marTop w:val="0"/>
      <w:marBottom w:val="0"/>
      <w:divBdr>
        <w:top w:val="none" w:sz="0" w:space="0" w:color="auto"/>
        <w:left w:val="none" w:sz="0" w:space="0" w:color="auto"/>
        <w:bottom w:val="none" w:sz="0" w:space="0" w:color="auto"/>
        <w:right w:val="none" w:sz="0" w:space="0" w:color="auto"/>
      </w:divBdr>
    </w:div>
    <w:div w:id="1035621980">
      <w:bodyDiv w:val="1"/>
      <w:marLeft w:val="0"/>
      <w:marRight w:val="0"/>
      <w:marTop w:val="0"/>
      <w:marBottom w:val="0"/>
      <w:divBdr>
        <w:top w:val="none" w:sz="0" w:space="0" w:color="auto"/>
        <w:left w:val="none" w:sz="0" w:space="0" w:color="auto"/>
        <w:bottom w:val="none" w:sz="0" w:space="0" w:color="auto"/>
        <w:right w:val="none" w:sz="0" w:space="0" w:color="auto"/>
      </w:divBdr>
    </w:div>
    <w:div w:id="1035690726">
      <w:bodyDiv w:val="1"/>
      <w:marLeft w:val="0"/>
      <w:marRight w:val="0"/>
      <w:marTop w:val="0"/>
      <w:marBottom w:val="0"/>
      <w:divBdr>
        <w:top w:val="none" w:sz="0" w:space="0" w:color="auto"/>
        <w:left w:val="none" w:sz="0" w:space="0" w:color="auto"/>
        <w:bottom w:val="none" w:sz="0" w:space="0" w:color="auto"/>
        <w:right w:val="none" w:sz="0" w:space="0" w:color="auto"/>
      </w:divBdr>
    </w:div>
    <w:div w:id="1036547044">
      <w:bodyDiv w:val="1"/>
      <w:marLeft w:val="0"/>
      <w:marRight w:val="0"/>
      <w:marTop w:val="0"/>
      <w:marBottom w:val="0"/>
      <w:divBdr>
        <w:top w:val="none" w:sz="0" w:space="0" w:color="auto"/>
        <w:left w:val="none" w:sz="0" w:space="0" w:color="auto"/>
        <w:bottom w:val="none" w:sz="0" w:space="0" w:color="auto"/>
        <w:right w:val="none" w:sz="0" w:space="0" w:color="auto"/>
      </w:divBdr>
    </w:div>
    <w:div w:id="1036589873">
      <w:bodyDiv w:val="1"/>
      <w:marLeft w:val="0"/>
      <w:marRight w:val="0"/>
      <w:marTop w:val="0"/>
      <w:marBottom w:val="0"/>
      <w:divBdr>
        <w:top w:val="none" w:sz="0" w:space="0" w:color="auto"/>
        <w:left w:val="none" w:sz="0" w:space="0" w:color="auto"/>
        <w:bottom w:val="none" w:sz="0" w:space="0" w:color="auto"/>
        <w:right w:val="none" w:sz="0" w:space="0" w:color="auto"/>
      </w:divBdr>
    </w:div>
    <w:div w:id="1037464725">
      <w:bodyDiv w:val="1"/>
      <w:marLeft w:val="0"/>
      <w:marRight w:val="0"/>
      <w:marTop w:val="0"/>
      <w:marBottom w:val="0"/>
      <w:divBdr>
        <w:top w:val="none" w:sz="0" w:space="0" w:color="auto"/>
        <w:left w:val="none" w:sz="0" w:space="0" w:color="auto"/>
        <w:bottom w:val="none" w:sz="0" w:space="0" w:color="auto"/>
        <w:right w:val="none" w:sz="0" w:space="0" w:color="auto"/>
      </w:divBdr>
    </w:div>
    <w:div w:id="1037971089">
      <w:bodyDiv w:val="1"/>
      <w:marLeft w:val="0"/>
      <w:marRight w:val="0"/>
      <w:marTop w:val="0"/>
      <w:marBottom w:val="0"/>
      <w:divBdr>
        <w:top w:val="none" w:sz="0" w:space="0" w:color="auto"/>
        <w:left w:val="none" w:sz="0" w:space="0" w:color="auto"/>
        <w:bottom w:val="none" w:sz="0" w:space="0" w:color="auto"/>
        <w:right w:val="none" w:sz="0" w:space="0" w:color="auto"/>
      </w:divBdr>
    </w:div>
    <w:div w:id="1038776755">
      <w:bodyDiv w:val="1"/>
      <w:marLeft w:val="0"/>
      <w:marRight w:val="0"/>
      <w:marTop w:val="0"/>
      <w:marBottom w:val="0"/>
      <w:divBdr>
        <w:top w:val="none" w:sz="0" w:space="0" w:color="auto"/>
        <w:left w:val="none" w:sz="0" w:space="0" w:color="auto"/>
        <w:bottom w:val="none" w:sz="0" w:space="0" w:color="auto"/>
        <w:right w:val="none" w:sz="0" w:space="0" w:color="auto"/>
      </w:divBdr>
    </w:div>
    <w:div w:id="1039235953">
      <w:bodyDiv w:val="1"/>
      <w:marLeft w:val="0"/>
      <w:marRight w:val="0"/>
      <w:marTop w:val="0"/>
      <w:marBottom w:val="0"/>
      <w:divBdr>
        <w:top w:val="none" w:sz="0" w:space="0" w:color="auto"/>
        <w:left w:val="none" w:sz="0" w:space="0" w:color="auto"/>
        <w:bottom w:val="none" w:sz="0" w:space="0" w:color="auto"/>
        <w:right w:val="none" w:sz="0" w:space="0" w:color="auto"/>
      </w:divBdr>
    </w:div>
    <w:div w:id="1039669629">
      <w:marLeft w:val="0"/>
      <w:marRight w:val="0"/>
      <w:marTop w:val="0"/>
      <w:marBottom w:val="0"/>
      <w:divBdr>
        <w:top w:val="none" w:sz="0" w:space="0" w:color="auto"/>
        <w:left w:val="none" w:sz="0" w:space="0" w:color="auto"/>
        <w:bottom w:val="none" w:sz="0" w:space="0" w:color="auto"/>
        <w:right w:val="none" w:sz="0" w:space="0" w:color="auto"/>
      </w:divBdr>
    </w:div>
    <w:div w:id="1039891800">
      <w:bodyDiv w:val="1"/>
      <w:marLeft w:val="0"/>
      <w:marRight w:val="0"/>
      <w:marTop w:val="0"/>
      <w:marBottom w:val="0"/>
      <w:divBdr>
        <w:top w:val="none" w:sz="0" w:space="0" w:color="auto"/>
        <w:left w:val="none" w:sz="0" w:space="0" w:color="auto"/>
        <w:bottom w:val="none" w:sz="0" w:space="0" w:color="auto"/>
        <w:right w:val="none" w:sz="0" w:space="0" w:color="auto"/>
      </w:divBdr>
    </w:div>
    <w:div w:id="1040471627">
      <w:bodyDiv w:val="1"/>
      <w:marLeft w:val="0"/>
      <w:marRight w:val="0"/>
      <w:marTop w:val="0"/>
      <w:marBottom w:val="0"/>
      <w:divBdr>
        <w:top w:val="none" w:sz="0" w:space="0" w:color="auto"/>
        <w:left w:val="none" w:sz="0" w:space="0" w:color="auto"/>
        <w:bottom w:val="none" w:sz="0" w:space="0" w:color="auto"/>
        <w:right w:val="none" w:sz="0" w:space="0" w:color="auto"/>
      </w:divBdr>
    </w:div>
    <w:div w:id="1040669558">
      <w:bodyDiv w:val="1"/>
      <w:marLeft w:val="0"/>
      <w:marRight w:val="0"/>
      <w:marTop w:val="0"/>
      <w:marBottom w:val="0"/>
      <w:divBdr>
        <w:top w:val="none" w:sz="0" w:space="0" w:color="auto"/>
        <w:left w:val="none" w:sz="0" w:space="0" w:color="auto"/>
        <w:bottom w:val="none" w:sz="0" w:space="0" w:color="auto"/>
        <w:right w:val="none" w:sz="0" w:space="0" w:color="auto"/>
      </w:divBdr>
    </w:div>
    <w:div w:id="1040671791">
      <w:bodyDiv w:val="1"/>
      <w:marLeft w:val="0"/>
      <w:marRight w:val="0"/>
      <w:marTop w:val="0"/>
      <w:marBottom w:val="0"/>
      <w:divBdr>
        <w:top w:val="none" w:sz="0" w:space="0" w:color="auto"/>
        <w:left w:val="none" w:sz="0" w:space="0" w:color="auto"/>
        <w:bottom w:val="none" w:sz="0" w:space="0" w:color="auto"/>
        <w:right w:val="none" w:sz="0" w:space="0" w:color="auto"/>
      </w:divBdr>
    </w:div>
    <w:div w:id="1040976738">
      <w:marLeft w:val="480"/>
      <w:marRight w:val="0"/>
      <w:marTop w:val="0"/>
      <w:marBottom w:val="0"/>
      <w:divBdr>
        <w:top w:val="none" w:sz="0" w:space="0" w:color="auto"/>
        <w:left w:val="none" w:sz="0" w:space="0" w:color="auto"/>
        <w:bottom w:val="none" w:sz="0" w:space="0" w:color="auto"/>
        <w:right w:val="none" w:sz="0" w:space="0" w:color="auto"/>
      </w:divBdr>
    </w:div>
    <w:div w:id="1041441743">
      <w:bodyDiv w:val="1"/>
      <w:marLeft w:val="0"/>
      <w:marRight w:val="0"/>
      <w:marTop w:val="0"/>
      <w:marBottom w:val="0"/>
      <w:divBdr>
        <w:top w:val="none" w:sz="0" w:space="0" w:color="auto"/>
        <w:left w:val="none" w:sz="0" w:space="0" w:color="auto"/>
        <w:bottom w:val="none" w:sz="0" w:space="0" w:color="auto"/>
        <w:right w:val="none" w:sz="0" w:space="0" w:color="auto"/>
      </w:divBdr>
    </w:div>
    <w:div w:id="1041712567">
      <w:bodyDiv w:val="1"/>
      <w:marLeft w:val="0"/>
      <w:marRight w:val="0"/>
      <w:marTop w:val="0"/>
      <w:marBottom w:val="0"/>
      <w:divBdr>
        <w:top w:val="none" w:sz="0" w:space="0" w:color="auto"/>
        <w:left w:val="none" w:sz="0" w:space="0" w:color="auto"/>
        <w:bottom w:val="none" w:sz="0" w:space="0" w:color="auto"/>
        <w:right w:val="none" w:sz="0" w:space="0" w:color="auto"/>
      </w:divBdr>
    </w:div>
    <w:div w:id="1042055002">
      <w:bodyDiv w:val="1"/>
      <w:marLeft w:val="0"/>
      <w:marRight w:val="0"/>
      <w:marTop w:val="0"/>
      <w:marBottom w:val="0"/>
      <w:divBdr>
        <w:top w:val="none" w:sz="0" w:space="0" w:color="auto"/>
        <w:left w:val="none" w:sz="0" w:space="0" w:color="auto"/>
        <w:bottom w:val="none" w:sz="0" w:space="0" w:color="auto"/>
        <w:right w:val="none" w:sz="0" w:space="0" w:color="auto"/>
      </w:divBdr>
    </w:div>
    <w:div w:id="1042482967">
      <w:bodyDiv w:val="1"/>
      <w:marLeft w:val="0"/>
      <w:marRight w:val="0"/>
      <w:marTop w:val="0"/>
      <w:marBottom w:val="0"/>
      <w:divBdr>
        <w:top w:val="none" w:sz="0" w:space="0" w:color="auto"/>
        <w:left w:val="none" w:sz="0" w:space="0" w:color="auto"/>
        <w:bottom w:val="none" w:sz="0" w:space="0" w:color="auto"/>
        <w:right w:val="none" w:sz="0" w:space="0" w:color="auto"/>
      </w:divBdr>
    </w:div>
    <w:div w:id="1043334808">
      <w:bodyDiv w:val="1"/>
      <w:marLeft w:val="0"/>
      <w:marRight w:val="0"/>
      <w:marTop w:val="0"/>
      <w:marBottom w:val="0"/>
      <w:divBdr>
        <w:top w:val="none" w:sz="0" w:space="0" w:color="auto"/>
        <w:left w:val="none" w:sz="0" w:space="0" w:color="auto"/>
        <w:bottom w:val="none" w:sz="0" w:space="0" w:color="auto"/>
        <w:right w:val="none" w:sz="0" w:space="0" w:color="auto"/>
      </w:divBdr>
    </w:div>
    <w:div w:id="1044212643">
      <w:bodyDiv w:val="1"/>
      <w:marLeft w:val="0"/>
      <w:marRight w:val="0"/>
      <w:marTop w:val="0"/>
      <w:marBottom w:val="0"/>
      <w:divBdr>
        <w:top w:val="none" w:sz="0" w:space="0" w:color="auto"/>
        <w:left w:val="none" w:sz="0" w:space="0" w:color="auto"/>
        <w:bottom w:val="none" w:sz="0" w:space="0" w:color="auto"/>
        <w:right w:val="none" w:sz="0" w:space="0" w:color="auto"/>
      </w:divBdr>
    </w:div>
    <w:div w:id="1044258051">
      <w:bodyDiv w:val="1"/>
      <w:marLeft w:val="0"/>
      <w:marRight w:val="0"/>
      <w:marTop w:val="0"/>
      <w:marBottom w:val="0"/>
      <w:divBdr>
        <w:top w:val="none" w:sz="0" w:space="0" w:color="auto"/>
        <w:left w:val="none" w:sz="0" w:space="0" w:color="auto"/>
        <w:bottom w:val="none" w:sz="0" w:space="0" w:color="auto"/>
        <w:right w:val="none" w:sz="0" w:space="0" w:color="auto"/>
      </w:divBdr>
    </w:div>
    <w:div w:id="1044599667">
      <w:bodyDiv w:val="1"/>
      <w:marLeft w:val="0"/>
      <w:marRight w:val="0"/>
      <w:marTop w:val="0"/>
      <w:marBottom w:val="0"/>
      <w:divBdr>
        <w:top w:val="none" w:sz="0" w:space="0" w:color="auto"/>
        <w:left w:val="none" w:sz="0" w:space="0" w:color="auto"/>
        <w:bottom w:val="none" w:sz="0" w:space="0" w:color="auto"/>
        <w:right w:val="none" w:sz="0" w:space="0" w:color="auto"/>
      </w:divBdr>
    </w:div>
    <w:div w:id="1044669683">
      <w:bodyDiv w:val="1"/>
      <w:marLeft w:val="0"/>
      <w:marRight w:val="0"/>
      <w:marTop w:val="0"/>
      <w:marBottom w:val="0"/>
      <w:divBdr>
        <w:top w:val="none" w:sz="0" w:space="0" w:color="auto"/>
        <w:left w:val="none" w:sz="0" w:space="0" w:color="auto"/>
        <w:bottom w:val="none" w:sz="0" w:space="0" w:color="auto"/>
        <w:right w:val="none" w:sz="0" w:space="0" w:color="auto"/>
      </w:divBdr>
    </w:div>
    <w:div w:id="1044982487">
      <w:bodyDiv w:val="1"/>
      <w:marLeft w:val="0"/>
      <w:marRight w:val="0"/>
      <w:marTop w:val="0"/>
      <w:marBottom w:val="0"/>
      <w:divBdr>
        <w:top w:val="none" w:sz="0" w:space="0" w:color="auto"/>
        <w:left w:val="none" w:sz="0" w:space="0" w:color="auto"/>
        <w:bottom w:val="none" w:sz="0" w:space="0" w:color="auto"/>
        <w:right w:val="none" w:sz="0" w:space="0" w:color="auto"/>
      </w:divBdr>
    </w:div>
    <w:div w:id="1045131524">
      <w:marLeft w:val="480"/>
      <w:marRight w:val="0"/>
      <w:marTop w:val="0"/>
      <w:marBottom w:val="0"/>
      <w:divBdr>
        <w:top w:val="none" w:sz="0" w:space="0" w:color="auto"/>
        <w:left w:val="none" w:sz="0" w:space="0" w:color="auto"/>
        <w:bottom w:val="none" w:sz="0" w:space="0" w:color="auto"/>
        <w:right w:val="none" w:sz="0" w:space="0" w:color="auto"/>
      </w:divBdr>
    </w:div>
    <w:div w:id="1045178792">
      <w:bodyDiv w:val="1"/>
      <w:marLeft w:val="0"/>
      <w:marRight w:val="0"/>
      <w:marTop w:val="0"/>
      <w:marBottom w:val="0"/>
      <w:divBdr>
        <w:top w:val="none" w:sz="0" w:space="0" w:color="auto"/>
        <w:left w:val="none" w:sz="0" w:space="0" w:color="auto"/>
        <w:bottom w:val="none" w:sz="0" w:space="0" w:color="auto"/>
        <w:right w:val="none" w:sz="0" w:space="0" w:color="auto"/>
      </w:divBdr>
    </w:div>
    <w:div w:id="1046753946">
      <w:bodyDiv w:val="1"/>
      <w:marLeft w:val="0"/>
      <w:marRight w:val="0"/>
      <w:marTop w:val="0"/>
      <w:marBottom w:val="0"/>
      <w:divBdr>
        <w:top w:val="none" w:sz="0" w:space="0" w:color="auto"/>
        <w:left w:val="none" w:sz="0" w:space="0" w:color="auto"/>
        <w:bottom w:val="none" w:sz="0" w:space="0" w:color="auto"/>
        <w:right w:val="none" w:sz="0" w:space="0" w:color="auto"/>
      </w:divBdr>
    </w:div>
    <w:div w:id="1047335071">
      <w:bodyDiv w:val="1"/>
      <w:marLeft w:val="0"/>
      <w:marRight w:val="0"/>
      <w:marTop w:val="0"/>
      <w:marBottom w:val="0"/>
      <w:divBdr>
        <w:top w:val="none" w:sz="0" w:space="0" w:color="auto"/>
        <w:left w:val="none" w:sz="0" w:space="0" w:color="auto"/>
        <w:bottom w:val="none" w:sz="0" w:space="0" w:color="auto"/>
        <w:right w:val="none" w:sz="0" w:space="0" w:color="auto"/>
      </w:divBdr>
    </w:div>
    <w:div w:id="1047604634">
      <w:bodyDiv w:val="1"/>
      <w:marLeft w:val="0"/>
      <w:marRight w:val="0"/>
      <w:marTop w:val="0"/>
      <w:marBottom w:val="0"/>
      <w:divBdr>
        <w:top w:val="none" w:sz="0" w:space="0" w:color="auto"/>
        <w:left w:val="none" w:sz="0" w:space="0" w:color="auto"/>
        <w:bottom w:val="none" w:sz="0" w:space="0" w:color="auto"/>
        <w:right w:val="none" w:sz="0" w:space="0" w:color="auto"/>
      </w:divBdr>
    </w:div>
    <w:div w:id="1047878919">
      <w:bodyDiv w:val="1"/>
      <w:marLeft w:val="0"/>
      <w:marRight w:val="0"/>
      <w:marTop w:val="0"/>
      <w:marBottom w:val="0"/>
      <w:divBdr>
        <w:top w:val="none" w:sz="0" w:space="0" w:color="auto"/>
        <w:left w:val="none" w:sz="0" w:space="0" w:color="auto"/>
        <w:bottom w:val="none" w:sz="0" w:space="0" w:color="auto"/>
        <w:right w:val="none" w:sz="0" w:space="0" w:color="auto"/>
      </w:divBdr>
    </w:div>
    <w:div w:id="1050032988">
      <w:bodyDiv w:val="1"/>
      <w:marLeft w:val="0"/>
      <w:marRight w:val="0"/>
      <w:marTop w:val="0"/>
      <w:marBottom w:val="0"/>
      <w:divBdr>
        <w:top w:val="none" w:sz="0" w:space="0" w:color="auto"/>
        <w:left w:val="none" w:sz="0" w:space="0" w:color="auto"/>
        <w:bottom w:val="none" w:sz="0" w:space="0" w:color="auto"/>
        <w:right w:val="none" w:sz="0" w:space="0" w:color="auto"/>
      </w:divBdr>
    </w:div>
    <w:div w:id="1050110054">
      <w:bodyDiv w:val="1"/>
      <w:marLeft w:val="0"/>
      <w:marRight w:val="0"/>
      <w:marTop w:val="0"/>
      <w:marBottom w:val="0"/>
      <w:divBdr>
        <w:top w:val="none" w:sz="0" w:space="0" w:color="auto"/>
        <w:left w:val="none" w:sz="0" w:space="0" w:color="auto"/>
        <w:bottom w:val="none" w:sz="0" w:space="0" w:color="auto"/>
        <w:right w:val="none" w:sz="0" w:space="0" w:color="auto"/>
      </w:divBdr>
    </w:div>
    <w:div w:id="1050761186">
      <w:bodyDiv w:val="1"/>
      <w:marLeft w:val="0"/>
      <w:marRight w:val="0"/>
      <w:marTop w:val="0"/>
      <w:marBottom w:val="0"/>
      <w:divBdr>
        <w:top w:val="none" w:sz="0" w:space="0" w:color="auto"/>
        <w:left w:val="none" w:sz="0" w:space="0" w:color="auto"/>
        <w:bottom w:val="none" w:sz="0" w:space="0" w:color="auto"/>
        <w:right w:val="none" w:sz="0" w:space="0" w:color="auto"/>
      </w:divBdr>
    </w:div>
    <w:div w:id="1051340474">
      <w:bodyDiv w:val="1"/>
      <w:marLeft w:val="0"/>
      <w:marRight w:val="0"/>
      <w:marTop w:val="0"/>
      <w:marBottom w:val="0"/>
      <w:divBdr>
        <w:top w:val="none" w:sz="0" w:space="0" w:color="auto"/>
        <w:left w:val="none" w:sz="0" w:space="0" w:color="auto"/>
        <w:bottom w:val="none" w:sz="0" w:space="0" w:color="auto"/>
        <w:right w:val="none" w:sz="0" w:space="0" w:color="auto"/>
      </w:divBdr>
    </w:div>
    <w:div w:id="1053311006">
      <w:bodyDiv w:val="1"/>
      <w:marLeft w:val="0"/>
      <w:marRight w:val="0"/>
      <w:marTop w:val="0"/>
      <w:marBottom w:val="0"/>
      <w:divBdr>
        <w:top w:val="none" w:sz="0" w:space="0" w:color="auto"/>
        <w:left w:val="none" w:sz="0" w:space="0" w:color="auto"/>
        <w:bottom w:val="none" w:sz="0" w:space="0" w:color="auto"/>
        <w:right w:val="none" w:sz="0" w:space="0" w:color="auto"/>
      </w:divBdr>
    </w:div>
    <w:div w:id="1053501509">
      <w:bodyDiv w:val="1"/>
      <w:marLeft w:val="0"/>
      <w:marRight w:val="0"/>
      <w:marTop w:val="0"/>
      <w:marBottom w:val="0"/>
      <w:divBdr>
        <w:top w:val="none" w:sz="0" w:space="0" w:color="auto"/>
        <w:left w:val="none" w:sz="0" w:space="0" w:color="auto"/>
        <w:bottom w:val="none" w:sz="0" w:space="0" w:color="auto"/>
        <w:right w:val="none" w:sz="0" w:space="0" w:color="auto"/>
      </w:divBdr>
    </w:div>
    <w:div w:id="1054083084">
      <w:bodyDiv w:val="1"/>
      <w:marLeft w:val="0"/>
      <w:marRight w:val="0"/>
      <w:marTop w:val="0"/>
      <w:marBottom w:val="0"/>
      <w:divBdr>
        <w:top w:val="none" w:sz="0" w:space="0" w:color="auto"/>
        <w:left w:val="none" w:sz="0" w:space="0" w:color="auto"/>
        <w:bottom w:val="none" w:sz="0" w:space="0" w:color="auto"/>
        <w:right w:val="none" w:sz="0" w:space="0" w:color="auto"/>
      </w:divBdr>
    </w:div>
    <w:div w:id="1054744234">
      <w:marLeft w:val="480"/>
      <w:marRight w:val="0"/>
      <w:marTop w:val="0"/>
      <w:marBottom w:val="0"/>
      <w:divBdr>
        <w:top w:val="none" w:sz="0" w:space="0" w:color="auto"/>
        <w:left w:val="none" w:sz="0" w:space="0" w:color="auto"/>
        <w:bottom w:val="none" w:sz="0" w:space="0" w:color="auto"/>
        <w:right w:val="none" w:sz="0" w:space="0" w:color="auto"/>
      </w:divBdr>
    </w:div>
    <w:div w:id="1054892718">
      <w:bodyDiv w:val="1"/>
      <w:marLeft w:val="0"/>
      <w:marRight w:val="0"/>
      <w:marTop w:val="0"/>
      <w:marBottom w:val="0"/>
      <w:divBdr>
        <w:top w:val="none" w:sz="0" w:space="0" w:color="auto"/>
        <w:left w:val="none" w:sz="0" w:space="0" w:color="auto"/>
        <w:bottom w:val="none" w:sz="0" w:space="0" w:color="auto"/>
        <w:right w:val="none" w:sz="0" w:space="0" w:color="auto"/>
      </w:divBdr>
    </w:div>
    <w:div w:id="1054894930">
      <w:bodyDiv w:val="1"/>
      <w:marLeft w:val="0"/>
      <w:marRight w:val="0"/>
      <w:marTop w:val="0"/>
      <w:marBottom w:val="0"/>
      <w:divBdr>
        <w:top w:val="none" w:sz="0" w:space="0" w:color="auto"/>
        <w:left w:val="none" w:sz="0" w:space="0" w:color="auto"/>
        <w:bottom w:val="none" w:sz="0" w:space="0" w:color="auto"/>
        <w:right w:val="none" w:sz="0" w:space="0" w:color="auto"/>
      </w:divBdr>
    </w:div>
    <w:div w:id="1054936948">
      <w:bodyDiv w:val="1"/>
      <w:marLeft w:val="0"/>
      <w:marRight w:val="0"/>
      <w:marTop w:val="0"/>
      <w:marBottom w:val="0"/>
      <w:divBdr>
        <w:top w:val="none" w:sz="0" w:space="0" w:color="auto"/>
        <w:left w:val="none" w:sz="0" w:space="0" w:color="auto"/>
        <w:bottom w:val="none" w:sz="0" w:space="0" w:color="auto"/>
        <w:right w:val="none" w:sz="0" w:space="0" w:color="auto"/>
      </w:divBdr>
    </w:div>
    <w:div w:id="1055011980">
      <w:bodyDiv w:val="1"/>
      <w:marLeft w:val="0"/>
      <w:marRight w:val="0"/>
      <w:marTop w:val="0"/>
      <w:marBottom w:val="0"/>
      <w:divBdr>
        <w:top w:val="none" w:sz="0" w:space="0" w:color="auto"/>
        <w:left w:val="none" w:sz="0" w:space="0" w:color="auto"/>
        <w:bottom w:val="none" w:sz="0" w:space="0" w:color="auto"/>
        <w:right w:val="none" w:sz="0" w:space="0" w:color="auto"/>
      </w:divBdr>
    </w:div>
    <w:div w:id="1055197567">
      <w:bodyDiv w:val="1"/>
      <w:marLeft w:val="0"/>
      <w:marRight w:val="0"/>
      <w:marTop w:val="0"/>
      <w:marBottom w:val="0"/>
      <w:divBdr>
        <w:top w:val="none" w:sz="0" w:space="0" w:color="auto"/>
        <w:left w:val="none" w:sz="0" w:space="0" w:color="auto"/>
        <w:bottom w:val="none" w:sz="0" w:space="0" w:color="auto"/>
        <w:right w:val="none" w:sz="0" w:space="0" w:color="auto"/>
      </w:divBdr>
    </w:div>
    <w:div w:id="1055542794">
      <w:bodyDiv w:val="1"/>
      <w:marLeft w:val="0"/>
      <w:marRight w:val="0"/>
      <w:marTop w:val="0"/>
      <w:marBottom w:val="0"/>
      <w:divBdr>
        <w:top w:val="none" w:sz="0" w:space="0" w:color="auto"/>
        <w:left w:val="none" w:sz="0" w:space="0" w:color="auto"/>
        <w:bottom w:val="none" w:sz="0" w:space="0" w:color="auto"/>
        <w:right w:val="none" w:sz="0" w:space="0" w:color="auto"/>
      </w:divBdr>
    </w:div>
    <w:div w:id="1055619192">
      <w:bodyDiv w:val="1"/>
      <w:marLeft w:val="0"/>
      <w:marRight w:val="0"/>
      <w:marTop w:val="0"/>
      <w:marBottom w:val="0"/>
      <w:divBdr>
        <w:top w:val="none" w:sz="0" w:space="0" w:color="auto"/>
        <w:left w:val="none" w:sz="0" w:space="0" w:color="auto"/>
        <w:bottom w:val="none" w:sz="0" w:space="0" w:color="auto"/>
        <w:right w:val="none" w:sz="0" w:space="0" w:color="auto"/>
      </w:divBdr>
    </w:div>
    <w:div w:id="1056011945">
      <w:bodyDiv w:val="1"/>
      <w:marLeft w:val="0"/>
      <w:marRight w:val="0"/>
      <w:marTop w:val="0"/>
      <w:marBottom w:val="0"/>
      <w:divBdr>
        <w:top w:val="none" w:sz="0" w:space="0" w:color="auto"/>
        <w:left w:val="none" w:sz="0" w:space="0" w:color="auto"/>
        <w:bottom w:val="none" w:sz="0" w:space="0" w:color="auto"/>
        <w:right w:val="none" w:sz="0" w:space="0" w:color="auto"/>
      </w:divBdr>
    </w:div>
    <w:div w:id="1056392163">
      <w:marLeft w:val="480"/>
      <w:marRight w:val="0"/>
      <w:marTop w:val="0"/>
      <w:marBottom w:val="0"/>
      <w:divBdr>
        <w:top w:val="none" w:sz="0" w:space="0" w:color="auto"/>
        <w:left w:val="none" w:sz="0" w:space="0" w:color="auto"/>
        <w:bottom w:val="none" w:sz="0" w:space="0" w:color="auto"/>
        <w:right w:val="none" w:sz="0" w:space="0" w:color="auto"/>
      </w:divBdr>
    </w:div>
    <w:div w:id="1057167081">
      <w:bodyDiv w:val="1"/>
      <w:marLeft w:val="0"/>
      <w:marRight w:val="0"/>
      <w:marTop w:val="0"/>
      <w:marBottom w:val="0"/>
      <w:divBdr>
        <w:top w:val="none" w:sz="0" w:space="0" w:color="auto"/>
        <w:left w:val="none" w:sz="0" w:space="0" w:color="auto"/>
        <w:bottom w:val="none" w:sz="0" w:space="0" w:color="auto"/>
        <w:right w:val="none" w:sz="0" w:space="0" w:color="auto"/>
      </w:divBdr>
    </w:div>
    <w:div w:id="1057972431">
      <w:bodyDiv w:val="1"/>
      <w:marLeft w:val="0"/>
      <w:marRight w:val="0"/>
      <w:marTop w:val="0"/>
      <w:marBottom w:val="0"/>
      <w:divBdr>
        <w:top w:val="none" w:sz="0" w:space="0" w:color="auto"/>
        <w:left w:val="none" w:sz="0" w:space="0" w:color="auto"/>
        <w:bottom w:val="none" w:sz="0" w:space="0" w:color="auto"/>
        <w:right w:val="none" w:sz="0" w:space="0" w:color="auto"/>
      </w:divBdr>
    </w:div>
    <w:div w:id="1059137563">
      <w:bodyDiv w:val="1"/>
      <w:marLeft w:val="0"/>
      <w:marRight w:val="0"/>
      <w:marTop w:val="0"/>
      <w:marBottom w:val="0"/>
      <w:divBdr>
        <w:top w:val="none" w:sz="0" w:space="0" w:color="auto"/>
        <w:left w:val="none" w:sz="0" w:space="0" w:color="auto"/>
        <w:bottom w:val="none" w:sz="0" w:space="0" w:color="auto"/>
        <w:right w:val="none" w:sz="0" w:space="0" w:color="auto"/>
      </w:divBdr>
    </w:div>
    <w:div w:id="1059748108">
      <w:bodyDiv w:val="1"/>
      <w:marLeft w:val="0"/>
      <w:marRight w:val="0"/>
      <w:marTop w:val="0"/>
      <w:marBottom w:val="0"/>
      <w:divBdr>
        <w:top w:val="none" w:sz="0" w:space="0" w:color="auto"/>
        <w:left w:val="none" w:sz="0" w:space="0" w:color="auto"/>
        <w:bottom w:val="none" w:sz="0" w:space="0" w:color="auto"/>
        <w:right w:val="none" w:sz="0" w:space="0" w:color="auto"/>
      </w:divBdr>
    </w:div>
    <w:div w:id="1061367727">
      <w:bodyDiv w:val="1"/>
      <w:marLeft w:val="0"/>
      <w:marRight w:val="0"/>
      <w:marTop w:val="0"/>
      <w:marBottom w:val="0"/>
      <w:divBdr>
        <w:top w:val="none" w:sz="0" w:space="0" w:color="auto"/>
        <w:left w:val="none" w:sz="0" w:space="0" w:color="auto"/>
        <w:bottom w:val="none" w:sz="0" w:space="0" w:color="auto"/>
        <w:right w:val="none" w:sz="0" w:space="0" w:color="auto"/>
      </w:divBdr>
    </w:div>
    <w:div w:id="1061715923">
      <w:bodyDiv w:val="1"/>
      <w:marLeft w:val="0"/>
      <w:marRight w:val="0"/>
      <w:marTop w:val="0"/>
      <w:marBottom w:val="0"/>
      <w:divBdr>
        <w:top w:val="none" w:sz="0" w:space="0" w:color="auto"/>
        <w:left w:val="none" w:sz="0" w:space="0" w:color="auto"/>
        <w:bottom w:val="none" w:sz="0" w:space="0" w:color="auto"/>
        <w:right w:val="none" w:sz="0" w:space="0" w:color="auto"/>
      </w:divBdr>
    </w:div>
    <w:div w:id="1062100129">
      <w:bodyDiv w:val="1"/>
      <w:marLeft w:val="0"/>
      <w:marRight w:val="0"/>
      <w:marTop w:val="0"/>
      <w:marBottom w:val="0"/>
      <w:divBdr>
        <w:top w:val="none" w:sz="0" w:space="0" w:color="auto"/>
        <w:left w:val="none" w:sz="0" w:space="0" w:color="auto"/>
        <w:bottom w:val="none" w:sz="0" w:space="0" w:color="auto"/>
        <w:right w:val="none" w:sz="0" w:space="0" w:color="auto"/>
      </w:divBdr>
    </w:div>
    <w:div w:id="1062101211">
      <w:bodyDiv w:val="1"/>
      <w:marLeft w:val="0"/>
      <w:marRight w:val="0"/>
      <w:marTop w:val="0"/>
      <w:marBottom w:val="0"/>
      <w:divBdr>
        <w:top w:val="none" w:sz="0" w:space="0" w:color="auto"/>
        <w:left w:val="none" w:sz="0" w:space="0" w:color="auto"/>
        <w:bottom w:val="none" w:sz="0" w:space="0" w:color="auto"/>
        <w:right w:val="none" w:sz="0" w:space="0" w:color="auto"/>
      </w:divBdr>
    </w:div>
    <w:div w:id="1063025518">
      <w:bodyDiv w:val="1"/>
      <w:marLeft w:val="0"/>
      <w:marRight w:val="0"/>
      <w:marTop w:val="0"/>
      <w:marBottom w:val="0"/>
      <w:divBdr>
        <w:top w:val="none" w:sz="0" w:space="0" w:color="auto"/>
        <w:left w:val="none" w:sz="0" w:space="0" w:color="auto"/>
        <w:bottom w:val="none" w:sz="0" w:space="0" w:color="auto"/>
        <w:right w:val="none" w:sz="0" w:space="0" w:color="auto"/>
      </w:divBdr>
    </w:div>
    <w:div w:id="1063069424">
      <w:bodyDiv w:val="1"/>
      <w:marLeft w:val="0"/>
      <w:marRight w:val="0"/>
      <w:marTop w:val="0"/>
      <w:marBottom w:val="0"/>
      <w:divBdr>
        <w:top w:val="none" w:sz="0" w:space="0" w:color="auto"/>
        <w:left w:val="none" w:sz="0" w:space="0" w:color="auto"/>
        <w:bottom w:val="none" w:sz="0" w:space="0" w:color="auto"/>
        <w:right w:val="none" w:sz="0" w:space="0" w:color="auto"/>
      </w:divBdr>
    </w:div>
    <w:div w:id="1064522180">
      <w:bodyDiv w:val="1"/>
      <w:marLeft w:val="0"/>
      <w:marRight w:val="0"/>
      <w:marTop w:val="0"/>
      <w:marBottom w:val="0"/>
      <w:divBdr>
        <w:top w:val="none" w:sz="0" w:space="0" w:color="auto"/>
        <w:left w:val="none" w:sz="0" w:space="0" w:color="auto"/>
        <w:bottom w:val="none" w:sz="0" w:space="0" w:color="auto"/>
        <w:right w:val="none" w:sz="0" w:space="0" w:color="auto"/>
      </w:divBdr>
    </w:div>
    <w:div w:id="1065759602">
      <w:bodyDiv w:val="1"/>
      <w:marLeft w:val="0"/>
      <w:marRight w:val="0"/>
      <w:marTop w:val="0"/>
      <w:marBottom w:val="0"/>
      <w:divBdr>
        <w:top w:val="none" w:sz="0" w:space="0" w:color="auto"/>
        <w:left w:val="none" w:sz="0" w:space="0" w:color="auto"/>
        <w:bottom w:val="none" w:sz="0" w:space="0" w:color="auto"/>
        <w:right w:val="none" w:sz="0" w:space="0" w:color="auto"/>
      </w:divBdr>
    </w:div>
    <w:div w:id="1066294646">
      <w:bodyDiv w:val="1"/>
      <w:marLeft w:val="0"/>
      <w:marRight w:val="0"/>
      <w:marTop w:val="0"/>
      <w:marBottom w:val="0"/>
      <w:divBdr>
        <w:top w:val="none" w:sz="0" w:space="0" w:color="auto"/>
        <w:left w:val="none" w:sz="0" w:space="0" w:color="auto"/>
        <w:bottom w:val="none" w:sz="0" w:space="0" w:color="auto"/>
        <w:right w:val="none" w:sz="0" w:space="0" w:color="auto"/>
      </w:divBdr>
    </w:div>
    <w:div w:id="1068500007">
      <w:bodyDiv w:val="1"/>
      <w:marLeft w:val="0"/>
      <w:marRight w:val="0"/>
      <w:marTop w:val="0"/>
      <w:marBottom w:val="0"/>
      <w:divBdr>
        <w:top w:val="none" w:sz="0" w:space="0" w:color="auto"/>
        <w:left w:val="none" w:sz="0" w:space="0" w:color="auto"/>
        <w:bottom w:val="none" w:sz="0" w:space="0" w:color="auto"/>
        <w:right w:val="none" w:sz="0" w:space="0" w:color="auto"/>
      </w:divBdr>
    </w:div>
    <w:div w:id="1068648562">
      <w:bodyDiv w:val="1"/>
      <w:marLeft w:val="0"/>
      <w:marRight w:val="0"/>
      <w:marTop w:val="0"/>
      <w:marBottom w:val="0"/>
      <w:divBdr>
        <w:top w:val="none" w:sz="0" w:space="0" w:color="auto"/>
        <w:left w:val="none" w:sz="0" w:space="0" w:color="auto"/>
        <w:bottom w:val="none" w:sz="0" w:space="0" w:color="auto"/>
        <w:right w:val="none" w:sz="0" w:space="0" w:color="auto"/>
      </w:divBdr>
    </w:div>
    <w:div w:id="1068727617">
      <w:bodyDiv w:val="1"/>
      <w:marLeft w:val="0"/>
      <w:marRight w:val="0"/>
      <w:marTop w:val="0"/>
      <w:marBottom w:val="0"/>
      <w:divBdr>
        <w:top w:val="none" w:sz="0" w:space="0" w:color="auto"/>
        <w:left w:val="none" w:sz="0" w:space="0" w:color="auto"/>
        <w:bottom w:val="none" w:sz="0" w:space="0" w:color="auto"/>
        <w:right w:val="none" w:sz="0" w:space="0" w:color="auto"/>
      </w:divBdr>
    </w:div>
    <w:div w:id="1070008240">
      <w:bodyDiv w:val="1"/>
      <w:marLeft w:val="0"/>
      <w:marRight w:val="0"/>
      <w:marTop w:val="0"/>
      <w:marBottom w:val="0"/>
      <w:divBdr>
        <w:top w:val="none" w:sz="0" w:space="0" w:color="auto"/>
        <w:left w:val="none" w:sz="0" w:space="0" w:color="auto"/>
        <w:bottom w:val="none" w:sz="0" w:space="0" w:color="auto"/>
        <w:right w:val="none" w:sz="0" w:space="0" w:color="auto"/>
      </w:divBdr>
    </w:div>
    <w:div w:id="1070155438">
      <w:bodyDiv w:val="1"/>
      <w:marLeft w:val="0"/>
      <w:marRight w:val="0"/>
      <w:marTop w:val="0"/>
      <w:marBottom w:val="0"/>
      <w:divBdr>
        <w:top w:val="none" w:sz="0" w:space="0" w:color="auto"/>
        <w:left w:val="none" w:sz="0" w:space="0" w:color="auto"/>
        <w:bottom w:val="none" w:sz="0" w:space="0" w:color="auto"/>
        <w:right w:val="none" w:sz="0" w:space="0" w:color="auto"/>
      </w:divBdr>
    </w:div>
    <w:div w:id="1070156437">
      <w:bodyDiv w:val="1"/>
      <w:marLeft w:val="0"/>
      <w:marRight w:val="0"/>
      <w:marTop w:val="0"/>
      <w:marBottom w:val="0"/>
      <w:divBdr>
        <w:top w:val="none" w:sz="0" w:space="0" w:color="auto"/>
        <w:left w:val="none" w:sz="0" w:space="0" w:color="auto"/>
        <w:bottom w:val="none" w:sz="0" w:space="0" w:color="auto"/>
        <w:right w:val="none" w:sz="0" w:space="0" w:color="auto"/>
      </w:divBdr>
    </w:div>
    <w:div w:id="1070736974">
      <w:bodyDiv w:val="1"/>
      <w:marLeft w:val="0"/>
      <w:marRight w:val="0"/>
      <w:marTop w:val="0"/>
      <w:marBottom w:val="0"/>
      <w:divBdr>
        <w:top w:val="none" w:sz="0" w:space="0" w:color="auto"/>
        <w:left w:val="none" w:sz="0" w:space="0" w:color="auto"/>
        <w:bottom w:val="none" w:sz="0" w:space="0" w:color="auto"/>
        <w:right w:val="none" w:sz="0" w:space="0" w:color="auto"/>
      </w:divBdr>
    </w:div>
    <w:div w:id="1070813242">
      <w:bodyDiv w:val="1"/>
      <w:marLeft w:val="0"/>
      <w:marRight w:val="0"/>
      <w:marTop w:val="0"/>
      <w:marBottom w:val="0"/>
      <w:divBdr>
        <w:top w:val="none" w:sz="0" w:space="0" w:color="auto"/>
        <w:left w:val="none" w:sz="0" w:space="0" w:color="auto"/>
        <w:bottom w:val="none" w:sz="0" w:space="0" w:color="auto"/>
        <w:right w:val="none" w:sz="0" w:space="0" w:color="auto"/>
      </w:divBdr>
    </w:div>
    <w:div w:id="1071778405">
      <w:bodyDiv w:val="1"/>
      <w:marLeft w:val="0"/>
      <w:marRight w:val="0"/>
      <w:marTop w:val="0"/>
      <w:marBottom w:val="0"/>
      <w:divBdr>
        <w:top w:val="none" w:sz="0" w:space="0" w:color="auto"/>
        <w:left w:val="none" w:sz="0" w:space="0" w:color="auto"/>
        <w:bottom w:val="none" w:sz="0" w:space="0" w:color="auto"/>
        <w:right w:val="none" w:sz="0" w:space="0" w:color="auto"/>
      </w:divBdr>
    </w:div>
    <w:div w:id="1072116875">
      <w:bodyDiv w:val="1"/>
      <w:marLeft w:val="0"/>
      <w:marRight w:val="0"/>
      <w:marTop w:val="0"/>
      <w:marBottom w:val="0"/>
      <w:divBdr>
        <w:top w:val="none" w:sz="0" w:space="0" w:color="auto"/>
        <w:left w:val="none" w:sz="0" w:space="0" w:color="auto"/>
        <w:bottom w:val="none" w:sz="0" w:space="0" w:color="auto"/>
        <w:right w:val="none" w:sz="0" w:space="0" w:color="auto"/>
      </w:divBdr>
    </w:div>
    <w:div w:id="1073698914">
      <w:bodyDiv w:val="1"/>
      <w:marLeft w:val="0"/>
      <w:marRight w:val="0"/>
      <w:marTop w:val="0"/>
      <w:marBottom w:val="0"/>
      <w:divBdr>
        <w:top w:val="none" w:sz="0" w:space="0" w:color="auto"/>
        <w:left w:val="none" w:sz="0" w:space="0" w:color="auto"/>
        <w:bottom w:val="none" w:sz="0" w:space="0" w:color="auto"/>
        <w:right w:val="none" w:sz="0" w:space="0" w:color="auto"/>
      </w:divBdr>
    </w:div>
    <w:div w:id="1074624179">
      <w:bodyDiv w:val="1"/>
      <w:marLeft w:val="0"/>
      <w:marRight w:val="0"/>
      <w:marTop w:val="0"/>
      <w:marBottom w:val="0"/>
      <w:divBdr>
        <w:top w:val="none" w:sz="0" w:space="0" w:color="auto"/>
        <w:left w:val="none" w:sz="0" w:space="0" w:color="auto"/>
        <w:bottom w:val="none" w:sz="0" w:space="0" w:color="auto"/>
        <w:right w:val="none" w:sz="0" w:space="0" w:color="auto"/>
      </w:divBdr>
    </w:div>
    <w:div w:id="1074862251">
      <w:bodyDiv w:val="1"/>
      <w:marLeft w:val="0"/>
      <w:marRight w:val="0"/>
      <w:marTop w:val="0"/>
      <w:marBottom w:val="0"/>
      <w:divBdr>
        <w:top w:val="none" w:sz="0" w:space="0" w:color="auto"/>
        <w:left w:val="none" w:sz="0" w:space="0" w:color="auto"/>
        <w:bottom w:val="none" w:sz="0" w:space="0" w:color="auto"/>
        <w:right w:val="none" w:sz="0" w:space="0" w:color="auto"/>
      </w:divBdr>
    </w:div>
    <w:div w:id="1075014855">
      <w:bodyDiv w:val="1"/>
      <w:marLeft w:val="0"/>
      <w:marRight w:val="0"/>
      <w:marTop w:val="0"/>
      <w:marBottom w:val="0"/>
      <w:divBdr>
        <w:top w:val="none" w:sz="0" w:space="0" w:color="auto"/>
        <w:left w:val="none" w:sz="0" w:space="0" w:color="auto"/>
        <w:bottom w:val="none" w:sz="0" w:space="0" w:color="auto"/>
        <w:right w:val="none" w:sz="0" w:space="0" w:color="auto"/>
      </w:divBdr>
    </w:div>
    <w:div w:id="1075317634">
      <w:bodyDiv w:val="1"/>
      <w:marLeft w:val="0"/>
      <w:marRight w:val="0"/>
      <w:marTop w:val="0"/>
      <w:marBottom w:val="0"/>
      <w:divBdr>
        <w:top w:val="none" w:sz="0" w:space="0" w:color="auto"/>
        <w:left w:val="none" w:sz="0" w:space="0" w:color="auto"/>
        <w:bottom w:val="none" w:sz="0" w:space="0" w:color="auto"/>
        <w:right w:val="none" w:sz="0" w:space="0" w:color="auto"/>
      </w:divBdr>
    </w:div>
    <w:div w:id="1076054746">
      <w:bodyDiv w:val="1"/>
      <w:marLeft w:val="0"/>
      <w:marRight w:val="0"/>
      <w:marTop w:val="0"/>
      <w:marBottom w:val="0"/>
      <w:divBdr>
        <w:top w:val="none" w:sz="0" w:space="0" w:color="auto"/>
        <w:left w:val="none" w:sz="0" w:space="0" w:color="auto"/>
        <w:bottom w:val="none" w:sz="0" w:space="0" w:color="auto"/>
        <w:right w:val="none" w:sz="0" w:space="0" w:color="auto"/>
      </w:divBdr>
    </w:div>
    <w:div w:id="1076853179">
      <w:bodyDiv w:val="1"/>
      <w:marLeft w:val="0"/>
      <w:marRight w:val="0"/>
      <w:marTop w:val="0"/>
      <w:marBottom w:val="0"/>
      <w:divBdr>
        <w:top w:val="none" w:sz="0" w:space="0" w:color="auto"/>
        <w:left w:val="none" w:sz="0" w:space="0" w:color="auto"/>
        <w:bottom w:val="none" w:sz="0" w:space="0" w:color="auto"/>
        <w:right w:val="none" w:sz="0" w:space="0" w:color="auto"/>
      </w:divBdr>
    </w:div>
    <w:div w:id="1077170823">
      <w:bodyDiv w:val="1"/>
      <w:marLeft w:val="0"/>
      <w:marRight w:val="0"/>
      <w:marTop w:val="0"/>
      <w:marBottom w:val="0"/>
      <w:divBdr>
        <w:top w:val="none" w:sz="0" w:space="0" w:color="auto"/>
        <w:left w:val="none" w:sz="0" w:space="0" w:color="auto"/>
        <w:bottom w:val="none" w:sz="0" w:space="0" w:color="auto"/>
        <w:right w:val="none" w:sz="0" w:space="0" w:color="auto"/>
      </w:divBdr>
    </w:div>
    <w:div w:id="1077894971">
      <w:bodyDiv w:val="1"/>
      <w:marLeft w:val="0"/>
      <w:marRight w:val="0"/>
      <w:marTop w:val="0"/>
      <w:marBottom w:val="0"/>
      <w:divBdr>
        <w:top w:val="none" w:sz="0" w:space="0" w:color="auto"/>
        <w:left w:val="none" w:sz="0" w:space="0" w:color="auto"/>
        <w:bottom w:val="none" w:sz="0" w:space="0" w:color="auto"/>
        <w:right w:val="none" w:sz="0" w:space="0" w:color="auto"/>
      </w:divBdr>
    </w:div>
    <w:div w:id="1078135169">
      <w:bodyDiv w:val="1"/>
      <w:marLeft w:val="0"/>
      <w:marRight w:val="0"/>
      <w:marTop w:val="0"/>
      <w:marBottom w:val="0"/>
      <w:divBdr>
        <w:top w:val="none" w:sz="0" w:space="0" w:color="auto"/>
        <w:left w:val="none" w:sz="0" w:space="0" w:color="auto"/>
        <w:bottom w:val="none" w:sz="0" w:space="0" w:color="auto"/>
        <w:right w:val="none" w:sz="0" w:space="0" w:color="auto"/>
      </w:divBdr>
    </w:div>
    <w:div w:id="1078210105">
      <w:bodyDiv w:val="1"/>
      <w:marLeft w:val="0"/>
      <w:marRight w:val="0"/>
      <w:marTop w:val="0"/>
      <w:marBottom w:val="0"/>
      <w:divBdr>
        <w:top w:val="none" w:sz="0" w:space="0" w:color="auto"/>
        <w:left w:val="none" w:sz="0" w:space="0" w:color="auto"/>
        <w:bottom w:val="none" w:sz="0" w:space="0" w:color="auto"/>
        <w:right w:val="none" w:sz="0" w:space="0" w:color="auto"/>
      </w:divBdr>
    </w:div>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 w:id="1078668698">
      <w:bodyDiv w:val="1"/>
      <w:marLeft w:val="0"/>
      <w:marRight w:val="0"/>
      <w:marTop w:val="0"/>
      <w:marBottom w:val="0"/>
      <w:divBdr>
        <w:top w:val="none" w:sz="0" w:space="0" w:color="auto"/>
        <w:left w:val="none" w:sz="0" w:space="0" w:color="auto"/>
        <w:bottom w:val="none" w:sz="0" w:space="0" w:color="auto"/>
        <w:right w:val="none" w:sz="0" w:space="0" w:color="auto"/>
      </w:divBdr>
    </w:div>
    <w:div w:id="1079399719">
      <w:bodyDiv w:val="1"/>
      <w:marLeft w:val="0"/>
      <w:marRight w:val="0"/>
      <w:marTop w:val="0"/>
      <w:marBottom w:val="0"/>
      <w:divBdr>
        <w:top w:val="none" w:sz="0" w:space="0" w:color="auto"/>
        <w:left w:val="none" w:sz="0" w:space="0" w:color="auto"/>
        <w:bottom w:val="none" w:sz="0" w:space="0" w:color="auto"/>
        <w:right w:val="none" w:sz="0" w:space="0" w:color="auto"/>
      </w:divBdr>
    </w:div>
    <w:div w:id="1080516536">
      <w:bodyDiv w:val="1"/>
      <w:marLeft w:val="0"/>
      <w:marRight w:val="0"/>
      <w:marTop w:val="0"/>
      <w:marBottom w:val="0"/>
      <w:divBdr>
        <w:top w:val="none" w:sz="0" w:space="0" w:color="auto"/>
        <w:left w:val="none" w:sz="0" w:space="0" w:color="auto"/>
        <w:bottom w:val="none" w:sz="0" w:space="0" w:color="auto"/>
        <w:right w:val="none" w:sz="0" w:space="0" w:color="auto"/>
      </w:divBdr>
    </w:div>
    <w:div w:id="1080836214">
      <w:bodyDiv w:val="1"/>
      <w:marLeft w:val="0"/>
      <w:marRight w:val="0"/>
      <w:marTop w:val="0"/>
      <w:marBottom w:val="0"/>
      <w:divBdr>
        <w:top w:val="none" w:sz="0" w:space="0" w:color="auto"/>
        <w:left w:val="none" w:sz="0" w:space="0" w:color="auto"/>
        <w:bottom w:val="none" w:sz="0" w:space="0" w:color="auto"/>
        <w:right w:val="none" w:sz="0" w:space="0" w:color="auto"/>
      </w:divBdr>
    </w:div>
    <w:div w:id="1081877938">
      <w:bodyDiv w:val="1"/>
      <w:marLeft w:val="0"/>
      <w:marRight w:val="0"/>
      <w:marTop w:val="0"/>
      <w:marBottom w:val="0"/>
      <w:divBdr>
        <w:top w:val="none" w:sz="0" w:space="0" w:color="auto"/>
        <w:left w:val="none" w:sz="0" w:space="0" w:color="auto"/>
        <w:bottom w:val="none" w:sz="0" w:space="0" w:color="auto"/>
        <w:right w:val="none" w:sz="0" w:space="0" w:color="auto"/>
      </w:divBdr>
    </w:div>
    <w:div w:id="1082145396">
      <w:bodyDiv w:val="1"/>
      <w:marLeft w:val="0"/>
      <w:marRight w:val="0"/>
      <w:marTop w:val="0"/>
      <w:marBottom w:val="0"/>
      <w:divBdr>
        <w:top w:val="none" w:sz="0" w:space="0" w:color="auto"/>
        <w:left w:val="none" w:sz="0" w:space="0" w:color="auto"/>
        <w:bottom w:val="none" w:sz="0" w:space="0" w:color="auto"/>
        <w:right w:val="none" w:sz="0" w:space="0" w:color="auto"/>
      </w:divBdr>
    </w:div>
    <w:div w:id="1082796991">
      <w:bodyDiv w:val="1"/>
      <w:marLeft w:val="0"/>
      <w:marRight w:val="0"/>
      <w:marTop w:val="0"/>
      <w:marBottom w:val="0"/>
      <w:divBdr>
        <w:top w:val="none" w:sz="0" w:space="0" w:color="auto"/>
        <w:left w:val="none" w:sz="0" w:space="0" w:color="auto"/>
        <w:bottom w:val="none" w:sz="0" w:space="0" w:color="auto"/>
        <w:right w:val="none" w:sz="0" w:space="0" w:color="auto"/>
      </w:divBdr>
    </w:div>
    <w:div w:id="1082918071">
      <w:bodyDiv w:val="1"/>
      <w:marLeft w:val="0"/>
      <w:marRight w:val="0"/>
      <w:marTop w:val="0"/>
      <w:marBottom w:val="0"/>
      <w:divBdr>
        <w:top w:val="none" w:sz="0" w:space="0" w:color="auto"/>
        <w:left w:val="none" w:sz="0" w:space="0" w:color="auto"/>
        <w:bottom w:val="none" w:sz="0" w:space="0" w:color="auto"/>
        <w:right w:val="none" w:sz="0" w:space="0" w:color="auto"/>
      </w:divBdr>
    </w:div>
    <w:div w:id="1083797143">
      <w:bodyDiv w:val="1"/>
      <w:marLeft w:val="0"/>
      <w:marRight w:val="0"/>
      <w:marTop w:val="0"/>
      <w:marBottom w:val="0"/>
      <w:divBdr>
        <w:top w:val="none" w:sz="0" w:space="0" w:color="auto"/>
        <w:left w:val="none" w:sz="0" w:space="0" w:color="auto"/>
        <w:bottom w:val="none" w:sz="0" w:space="0" w:color="auto"/>
        <w:right w:val="none" w:sz="0" w:space="0" w:color="auto"/>
      </w:divBdr>
    </w:div>
    <w:div w:id="1084375798">
      <w:bodyDiv w:val="1"/>
      <w:marLeft w:val="0"/>
      <w:marRight w:val="0"/>
      <w:marTop w:val="0"/>
      <w:marBottom w:val="0"/>
      <w:divBdr>
        <w:top w:val="none" w:sz="0" w:space="0" w:color="auto"/>
        <w:left w:val="none" w:sz="0" w:space="0" w:color="auto"/>
        <w:bottom w:val="none" w:sz="0" w:space="0" w:color="auto"/>
        <w:right w:val="none" w:sz="0" w:space="0" w:color="auto"/>
      </w:divBdr>
    </w:div>
    <w:div w:id="1084841415">
      <w:bodyDiv w:val="1"/>
      <w:marLeft w:val="0"/>
      <w:marRight w:val="0"/>
      <w:marTop w:val="0"/>
      <w:marBottom w:val="0"/>
      <w:divBdr>
        <w:top w:val="none" w:sz="0" w:space="0" w:color="auto"/>
        <w:left w:val="none" w:sz="0" w:space="0" w:color="auto"/>
        <w:bottom w:val="none" w:sz="0" w:space="0" w:color="auto"/>
        <w:right w:val="none" w:sz="0" w:space="0" w:color="auto"/>
      </w:divBdr>
    </w:div>
    <w:div w:id="1085499070">
      <w:bodyDiv w:val="1"/>
      <w:marLeft w:val="0"/>
      <w:marRight w:val="0"/>
      <w:marTop w:val="0"/>
      <w:marBottom w:val="0"/>
      <w:divBdr>
        <w:top w:val="none" w:sz="0" w:space="0" w:color="auto"/>
        <w:left w:val="none" w:sz="0" w:space="0" w:color="auto"/>
        <w:bottom w:val="none" w:sz="0" w:space="0" w:color="auto"/>
        <w:right w:val="none" w:sz="0" w:space="0" w:color="auto"/>
      </w:divBdr>
    </w:div>
    <w:div w:id="1086610548">
      <w:bodyDiv w:val="1"/>
      <w:marLeft w:val="0"/>
      <w:marRight w:val="0"/>
      <w:marTop w:val="0"/>
      <w:marBottom w:val="0"/>
      <w:divBdr>
        <w:top w:val="none" w:sz="0" w:space="0" w:color="auto"/>
        <w:left w:val="none" w:sz="0" w:space="0" w:color="auto"/>
        <w:bottom w:val="none" w:sz="0" w:space="0" w:color="auto"/>
        <w:right w:val="none" w:sz="0" w:space="0" w:color="auto"/>
      </w:divBdr>
    </w:div>
    <w:div w:id="1086876778">
      <w:bodyDiv w:val="1"/>
      <w:marLeft w:val="0"/>
      <w:marRight w:val="0"/>
      <w:marTop w:val="0"/>
      <w:marBottom w:val="0"/>
      <w:divBdr>
        <w:top w:val="none" w:sz="0" w:space="0" w:color="auto"/>
        <w:left w:val="none" w:sz="0" w:space="0" w:color="auto"/>
        <w:bottom w:val="none" w:sz="0" w:space="0" w:color="auto"/>
        <w:right w:val="none" w:sz="0" w:space="0" w:color="auto"/>
      </w:divBdr>
    </w:div>
    <w:div w:id="1087382667">
      <w:bodyDiv w:val="1"/>
      <w:marLeft w:val="0"/>
      <w:marRight w:val="0"/>
      <w:marTop w:val="0"/>
      <w:marBottom w:val="0"/>
      <w:divBdr>
        <w:top w:val="none" w:sz="0" w:space="0" w:color="auto"/>
        <w:left w:val="none" w:sz="0" w:space="0" w:color="auto"/>
        <w:bottom w:val="none" w:sz="0" w:space="0" w:color="auto"/>
        <w:right w:val="none" w:sz="0" w:space="0" w:color="auto"/>
      </w:divBdr>
    </w:div>
    <w:div w:id="1088577488">
      <w:marLeft w:val="480"/>
      <w:marRight w:val="0"/>
      <w:marTop w:val="0"/>
      <w:marBottom w:val="0"/>
      <w:divBdr>
        <w:top w:val="none" w:sz="0" w:space="0" w:color="auto"/>
        <w:left w:val="none" w:sz="0" w:space="0" w:color="auto"/>
        <w:bottom w:val="none" w:sz="0" w:space="0" w:color="auto"/>
        <w:right w:val="none" w:sz="0" w:space="0" w:color="auto"/>
      </w:divBdr>
    </w:div>
    <w:div w:id="1089279679">
      <w:bodyDiv w:val="1"/>
      <w:marLeft w:val="0"/>
      <w:marRight w:val="0"/>
      <w:marTop w:val="0"/>
      <w:marBottom w:val="0"/>
      <w:divBdr>
        <w:top w:val="none" w:sz="0" w:space="0" w:color="auto"/>
        <w:left w:val="none" w:sz="0" w:space="0" w:color="auto"/>
        <w:bottom w:val="none" w:sz="0" w:space="0" w:color="auto"/>
        <w:right w:val="none" w:sz="0" w:space="0" w:color="auto"/>
      </w:divBdr>
    </w:div>
    <w:div w:id="1090465000">
      <w:bodyDiv w:val="1"/>
      <w:marLeft w:val="0"/>
      <w:marRight w:val="0"/>
      <w:marTop w:val="0"/>
      <w:marBottom w:val="0"/>
      <w:divBdr>
        <w:top w:val="none" w:sz="0" w:space="0" w:color="auto"/>
        <w:left w:val="none" w:sz="0" w:space="0" w:color="auto"/>
        <w:bottom w:val="none" w:sz="0" w:space="0" w:color="auto"/>
        <w:right w:val="none" w:sz="0" w:space="0" w:color="auto"/>
      </w:divBdr>
    </w:div>
    <w:div w:id="1091122583">
      <w:bodyDiv w:val="1"/>
      <w:marLeft w:val="0"/>
      <w:marRight w:val="0"/>
      <w:marTop w:val="0"/>
      <w:marBottom w:val="0"/>
      <w:divBdr>
        <w:top w:val="none" w:sz="0" w:space="0" w:color="auto"/>
        <w:left w:val="none" w:sz="0" w:space="0" w:color="auto"/>
        <w:bottom w:val="none" w:sz="0" w:space="0" w:color="auto"/>
        <w:right w:val="none" w:sz="0" w:space="0" w:color="auto"/>
      </w:divBdr>
    </w:div>
    <w:div w:id="1091242313">
      <w:bodyDiv w:val="1"/>
      <w:marLeft w:val="0"/>
      <w:marRight w:val="0"/>
      <w:marTop w:val="0"/>
      <w:marBottom w:val="0"/>
      <w:divBdr>
        <w:top w:val="none" w:sz="0" w:space="0" w:color="auto"/>
        <w:left w:val="none" w:sz="0" w:space="0" w:color="auto"/>
        <w:bottom w:val="none" w:sz="0" w:space="0" w:color="auto"/>
        <w:right w:val="none" w:sz="0" w:space="0" w:color="auto"/>
      </w:divBdr>
    </w:div>
    <w:div w:id="1092121034">
      <w:bodyDiv w:val="1"/>
      <w:marLeft w:val="0"/>
      <w:marRight w:val="0"/>
      <w:marTop w:val="0"/>
      <w:marBottom w:val="0"/>
      <w:divBdr>
        <w:top w:val="none" w:sz="0" w:space="0" w:color="auto"/>
        <w:left w:val="none" w:sz="0" w:space="0" w:color="auto"/>
        <w:bottom w:val="none" w:sz="0" w:space="0" w:color="auto"/>
        <w:right w:val="none" w:sz="0" w:space="0" w:color="auto"/>
      </w:divBdr>
    </w:div>
    <w:div w:id="1092315594">
      <w:bodyDiv w:val="1"/>
      <w:marLeft w:val="0"/>
      <w:marRight w:val="0"/>
      <w:marTop w:val="0"/>
      <w:marBottom w:val="0"/>
      <w:divBdr>
        <w:top w:val="none" w:sz="0" w:space="0" w:color="auto"/>
        <w:left w:val="none" w:sz="0" w:space="0" w:color="auto"/>
        <w:bottom w:val="none" w:sz="0" w:space="0" w:color="auto"/>
        <w:right w:val="none" w:sz="0" w:space="0" w:color="auto"/>
      </w:divBdr>
    </w:div>
    <w:div w:id="1092623246">
      <w:bodyDiv w:val="1"/>
      <w:marLeft w:val="0"/>
      <w:marRight w:val="0"/>
      <w:marTop w:val="0"/>
      <w:marBottom w:val="0"/>
      <w:divBdr>
        <w:top w:val="none" w:sz="0" w:space="0" w:color="auto"/>
        <w:left w:val="none" w:sz="0" w:space="0" w:color="auto"/>
        <w:bottom w:val="none" w:sz="0" w:space="0" w:color="auto"/>
        <w:right w:val="none" w:sz="0" w:space="0" w:color="auto"/>
      </w:divBdr>
    </w:div>
    <w:div w:id="1092624901">
      <w:bodyDiv w:val="1"/>
      <w:marLeft w:val="0"/>
      <w:marRight w:val="0"/>
      <w:marTop w:val="0"/>
      <w:marBottom w:val="0"/>
      <w:divBdr>
        <w:top w:val="none" w:sz="0" w:space="0" w:color="auto"/>
        <w:left w:val="none" w:sz="0" w:space="0" w:color="auto"/>
        <w:bottom w:val="none" w:sz="0" w:space="0" w:color="auto"/>
        <w:right w:val="none" w:sz="0" w:space="0" w:color="auto"/>
      </w:divBdr>
    </w:div>
    <w:div w:id="1093090355">
      <w:bodyDiv w:val="1"/>
      <w:marLeft w:val="0"/>
      <w:marRight w:val="0"/>
      <w:marTop w:val="0"/>
      <w:marBottom w:val="0"/>
      <w:divBdr>
        <w:top w:val="none" w:sz="0" w:space="0" w:color="auto"/>
        <w:left w:val="none" w:sz="0" w:space="0" w:color="auto"/>
        <w:bottom w:val="none" w:sz="0" w:space="0" w:color="auto"/>
        <w:right w:val="none" w:sz="0" w:space="0" w:color="auto"/>
      </w:divBdr>
    </w:div>
    <w:div w:id="1093555715">
      <w:bodyDiv w:val="1"/>
      <w:marLeft w:val="0"/>
      <w:marRight w:val="0"/>
      <w:marTop w:val="0"/>
      <w:marBottom w:val="0"/>
      <w:divBdr>
        <w:top w:val="none" w:sz="0" w:space="0" w:color="auto"/>
        <w:left w:val="none" w:sz="0" w:space="0" w:color="auto"/>
        <w:bottom w:val="none" w:sz="0" w:space="0" w:color="auto"/>
        <w:right w:val="none" w:sz="0" w:space="0" w:color="auto"/>
      </w:divBdr>
    </w:div>
    <w:div w:id="1095053756">
      <w:bodyDiv w:val="1"/>
      <w:marLeft w:val="0"/>
      <w:marRight w:val="0"/>
      <w:marTop w:val="0"/>
      <w:marBottom w:val="0"/>
      <w:divBdr>
        <w:top w:val="none" w:sz="0" w:space="0" w:color="auto"/>
        <w:left w:val="none" w:sz="0" w:space="0" w:color="auto"/>
        <w:bottom w:val="none" w:sz="0" w:space="0" w:color="auto"/>
        <w:right w:val="none" w:sz="0" w:space="0" w:color="auto"/>
      </w:divBdr>
    </w:div>
    <w:div w:id="1095901434">
      <w:bodyDiv w:val="1"/>
      <w:marLeft w:val="0"/>
      <w:marRight w:val="0"/>
      <w:marTop w:val="0"/>
      <w:marBottom w:val="0"/>
      <w:divBdr>
        <w:top w:val="none" w:sz="0" w:space="0" w:color="auto"/>
        <w:left w:val="none" w:sz="0" w:space="0" w:color="auto"/>
        <w:bottom w:val="none" w:sz="0" w:space="0" w:color="auto"/>
        <w:right w:val="none" w:sz="0" w:space="0" w:color="auto"/>
      </w:divBdr>
    </w:div>
    <w:div w:id="1095978079">
      <w:bodyDiv w:val="1"/>
      <w:marLeft w:val="0"/>
      <w:marRight w:val="0"/>
      <w:marTop w:val="0"/>
      <w:marBottom w:val="0"/>
      <w:divBdr>
        <w:top w:val="none" w:sz="0" w:space="0" w:color="auto"/>
        <w:left w:val="none" w:sz="0" w:space="0" w:color="auto"/>
        <w:bottom w:val="none" w:sz="0" w:space="0" w:color="auto"/>
        <w:right w:val="none" w:sz="0" w:space="0" w:color="auto"/>
      </w:divBdr>
    </w:div>
    <w:div w:id="1096443919">
      <w:bodyDiv w:val="1"/>
      <w:marLeft w:val="0"/>
      <w:marRight w:val="0"/>
      <w:marTop w:val="0"/>
      <w:marBottom w:val="0"/>
      <w:divBdr>
        <w:top w:val="none" w:sz="0" w:space="0" w:color="auto"/>
        <w:left w:val="none" w:sz="0" w:space="0" w:color="auto"/>
        <w:bottom w:val="none" w:sz="0" w:space="0" w:color="auto"/>
        <w:right w:val="none" w:sz="0" w:space="0" w:color="auto"/>
      </w:divBdr>
    </w:div>
    <w:div w:id="1097139224">
      <w:bodyDiv w:val="1"/>
      <w:marLeft w:val="0"/>
      <w:marRight w:val="0"/>
      <w:marTop w:val="0"/>
      <w:marBottom w:val="0"/>
      <w:divBdr>
        <w:top w:val="none" w:sz="0" w:space="0" w:color="auto"/>
        <w:left w:val="none" w:sz="0" w:space="0" w:color="auto"/>
        <w:bottom w:val="none" w:sz="0" w:space="0" w:color="auto"/>
        <w:right w:val="none" w:sz="0" w:space="0" w:color="auto"/>
      </w:divBdr>
    </w:div>
    <w:div w:id="1097560335">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099957461">
      <w:bodyDiv w:val="1"/>
      <w:marLeft w:val="0"/>
      <w:marRight w:val="0"/>
      <w:marTop w:val="0"/>
      <w:marBottom w:val="0"/>
      <w:divBdr>
        <w:top w:val="none" w:sz="0" w:space="0" w:color="auto"/>
        <w:left w:val="none" w:sz="0" w:space="0" w:color="auto"/>
        <w:bottom w:val="none" w:sz="0" w:space="0" w:color="auto"/>
        <w:right w:val="none" w:sz="0" w:space="0" w:color="auto"/>
      </w:divBdr>
    </w:div>
    <w:div w:id="1100835118">
      <w:bodyDiv w:val="1"/>
      <w:marLeft w:val="0"/>
      <w:marRight w:val="0"/>
      <w:marTop w:val="0"/>
      <w:marBottom w:val="0"/>
      <w:divBdr>
        <w:top w:val="none" w:sz="0" w:space="0" w:color="auto"/>
        <w:left w:val="none" w:sz="0" w:space="0" w:color="auto"/>
        <w:bottom w:val="none" w:sz="0" w:space="0" w:color="auto"/>
        <w:right w:val="none" w:sz="0" w:space="0" w:color="auto"/>
      </w:divBdr>
    </w:div>
    <w:div w:id="1100948428">
      <w:bodyDiv w:val="1"/>
      <w:marLeft w:val="0"/>
      <w:marRight w:val="0"/>
      <w:marTop w:val="0"/>
      <w:marBottom w:val="0"/>
      <w:divBdr>
        <w:top w:val="none" w:sz="0" w:space="0" w:color="auto"/>
        <w:left w:val="none" w:sz="0" w:space="0" w:color="auto"/>
        <w:bottom w:val="none" w:sz="0" w:space="0" w:color="auto"/>
        <w:right w:val="none" w:sz="0" w:space="0" w:color="auto"/>
      </w:divBdr>
    </w:div>
    <w:div w:id="1101686674">
      <w:bodyDiv w:val="1"/>
      <w:marLeft w:val="0"/>
      <w:marRight w:val="0"/>
      <w:marTop w:val="0"/>
      <w:marBottom w:val="0"/>
      <w:divBdr>
        <w:top w:val="none" w:sz="0" w:space="0" w:color="auto"/>
        <w:left w:val="none" w:sz="0" w:space="0" w:color="auto"/>
        <w:bottom w:val="none" w:sz="0" w:space="0" w:color="auto"/>
        <w:right w:val="none" w:sz="0" w:space="0" w:color="auto"/>
      </w:divBdr>
    </w:div>
    <w:div w:id="1102068455">
      <w:bodyDiv w:val="1"/>
      <w:marLeft w:val="0"/>
      <w:marRight w:val="0"/>
      <w:marTop w:val="0"/>
      <w:marBottom w:val="0"/>
      <w:divBdr>
        <w:top w:val="none" w:sz="0" w:space="0" w:color="auto"/>
        <w:left w:val="none" w:sz="0" w:space="0" w:color="auto"/>
        <w:bottom w:val="none" w:sz="0" w:space="0" w:color="auto"/>
        <w:right w:val="none" w:sz="0" w:space="0" w:color="auto"/>
      </w:divBdr>
    </w:div>
    <w:div w:id="1102533334">
      <w:bodyDiv w:val="1"/>
      <w:marLeft w:val="0"/>
      <w:marRight w:val="0"/>
      <w:marTop w:val="0"/>
      <w:marBottom w:val="0"/>
      <w:divBdr>
        <w:top w:val="none" w:sz="0" w:space="0" w:color="auto"/>
        <w:left w:val="none" w:sz="0" w:space="0" w:color="auto"/>
        <w:bottom w:val="none" w:sz="0" w:space="0" w:color="auto"/>
        <w:right w:val="none" w:sz="0" w:space="0" w:color="auto"/>
      </w:divBdr>
    </w:div>
    <w:div w:id="1102652031">
      <w:bodyDiv w:val="1"/>
      <w:marLeft w:val="0"/>
      <w:marRight w:val="0"/>
      <w:marTop w:val="0"/>
      <w:marBottom w:val="0"/>
      <w:divBdr>
        <w:top w:val="none" w:sz="0" w:space="0" w:color="auto"/>
        <w:left w:val="none" w:sz="0" w:space="0" w:color="auto"/>
        <w:bottom w:val="none" w:sz="0" w:space="0" w:color="auto"/>
        <w:right w:val="none" w:sz="0" w:space="0" w:color="auto"/>
      </w:divBdr>
    </w:div>
    <w:div w:id="1102920922">
      <w:bodyDiv w:val="1"/>
      <w:marLeft w:val="0"/>
      <w:marRight w:val="0"/>
      <w:marTop w:val="0"/>
      <w:marBottom w:val="0"/>
      <w:divBdr>
        <w:top w:val="none" w:sz="0" w:space="0" w:color="auto"/>
        <w:left w:val="none" w:sz="0" w:space="0" w:color="auto"/>
        <w:bottom w:val="none" w:sz="0" w:space="0" w:color="auto"/>
        <w:right w:val="none" w:sz="0" w:space="0" w:color="auto"/>
      </w:divBdr>
    </w:div>
    <w:div w:id="1103304198">
      <w:bodyDiv w:val="1"/>
      <w:marLeft w:val="0"/>
      <w:marRight w:val="0"/>
      <w:marTop w:val="0"/>
      <w:marBottom w:val="0"/>
      <w:divBdr>
        <w:top w:val="none" w:sz="0" w:space="0" w:color="auto"/>
        <w:left w:val="none" w:sz="0" w:space="0" w:color="auto"/>
        <w:bottom w:val="none" w:sz="0" w:space="0" w:color="auto"/>
        <w:right w:val="none" w:sz="0" w:space="0" w:color="auto"/>
      </w:divBdr>
    </w:div>
    <w:div w:id="1103576171">
      <w:bodyDiv w:val="1"/>
      <w:marLeft w:val="0"/>
      <w:marRight w:val="0"/>
      <w:marTop w:val="0"/>
      <w:marBottom w:val="0"/>
      <w:divBdr>
        <w:top w:val="none" w:sz="0" w:space="0" w:color="auto"/>
        <w:left w:val="none" w:sz="0" w:space="0" w:color="auto"/>
        <w:bottom w:val="none" w:sz="0" w:space="0" w:color="auto"/>
        <w:right w:val="none" w:sz="0" w:space="0" w:color="auto"/>
      </w:divBdr>
    </w:div>
    <w:div w:id="1104108899">
      <w:bodyDiv w:val="1"/>
      <w:marLeft w:val="0"/>
      <w:marRight w:val="0"/>
      <w:marTop w:val="0"/>
      <w:marBottom w:val="0"/>
      <w:divBdr>
        <w:top w:val="none" w:sz="0" w:space="0" w:color="auto"/>
        <w:left w:val="none" w:sz="0" w:space="0" w:color="auto"/>
        <w:bottom w:val="none" w:sz="0" w:space="0" w:color="auto"/>
        <w:right w:val="none" w:sz="0" w:space="0" w:color="auto"/>
      </w:divBdr>
    </w:div>
    <w:div w:id="1104376783">
      <w:bodyDiv w:val="1"/>
      <w:marLeft w:val="0"/>
      <w:marRight w:val="0"/>
      <w:marTop w:val="0"/>
      <w:marBottom w:val="0"/>
      <w:divBdr>
        <w:top w:val="none" w:sz="0" w:space="0" w:color="auto"/>
        <w:left w:val="none" w:sz="0" w:space="0" w:color="auto"/>
        <w:bottom w:val="none" w:sz="0" w:space="0" w:color="auto"/>
        <w:right w:val="none" w:sz="0" w:space="0" w:color="auto"/>
      </w:divBdr>
    </w:div>
    <w:div w:id="1104500252">
      <w:bodyDiv w:val="1"/>
      <w:marLeft w:val="0"/>
      <w:marRight w:val="0"/>
      <w:marTop w:val="0"/>
      <w:marBottom w:val="0"/>
      <w:divBdr>
        <w:top w:val="none" w:sz="0" w:space="0" w:color="auto"/>
        <w:left w:val="none" w:sz="0" w:space="0" w:color="auto"/>
        <w:bottom w:val="none" w:sz="0" w:space="0" w:color="auto"/>
        <w:right w:val="none" w:sz="0" w:space="0" w:color="auto"/>
      </w:divBdr>
    </w:div>
    <w:div w:id="1104569602">
      <w:bodyDiv w:val="1"/>
      <w:marLeft w:val="0"/>
      <w:marRight w:val="0"/>
      <w:marTop w:val="0"/>
      <w:marBottom w:val="0"/>
      <w:divBdr>
        <w:top w:val="none" w:sz="0" w:space="0" w:color="auto"/>
        <w:left w:val="none" w:sz="0" w:space="0" w:color="auto"/>
        <w:bottom w:val="none" w:sz="0" w:space="0" w:color="auto"/>
        <w:right w:val="none" w:sz="0" w:space="0" w:color="auto"/>
      </w:divBdr>
    </w:div>
    <w:div w:id="1106386542">
      <w:bodyDiv w:val="1"/>
      <w:marLeft w:val="0"/>
      <w:marRight w:val="0"/>
      <w:marTop w:val="0"/>
      <w:marBottom w:val="0"/>
      <w:divBdr>
        <w:top w:val="none" w:sz="0" w:space="0" w:color="auto"/>
        <w:left w:val="none" w:sz="0" w:space="0" w:color="auto"/>
        <w:bottom w:val="none" w:sz="0" w:space="0" w:color="auto"/>
        <w:right w:val="none" w:sz="0" w:space="0" w:color="auto"/>
      </w:divBdr>
    </w:div>
    <w:div w:id="1106534531">
      <w:bodyDiv w:val="1"/>
      <w:marLeft w:val="0"/>
      <w:marRight w:val="0"/>
      <w:marTop w:val="0"/>
      <w:marBottom w:val="0"/>
      <w:divBdr>
        <w:top w:val="none" w:sz="0" w:space="0" w:color="auto"/>
        <w:left w:val="none" w:sz="0" w:space="0" w:color="auto"/>
        <w:bottom w:val="none" w:sz="0" w:space="0" w:color="auto"/>
        <w:right w:val="none" w:sz="0" w:space="0" w:color="auto"/>
      </w:divBdr>
    </w:div>
    <w:div w:id="1106539409">
      <w:marLeft w:val="480"/>
      <w:marRight w:val="0"/>
      <w:marTop w:val="0"/>
      <w:marBottom w:val="0"/>
      <w:divBdr>
        <w:top w:val="none" w:sz="0" w:space="0" w:color="auto"/>
        <w:left w:val="none" w:sz="0" w:space="0" w:color="auto"/>
        <w:bottom w:val="none" w:sz="0" w:space="0" w:color="auto"/>
        <w:right w:val="none" w:sz="0" w:space="0" w:color="auto"/>
      </w:divBdr>
    </w:div>
    <w:div w:id="1106576426">
      <w:bodyDiv w:val="1"/>
      <w:marLeft w:val="0"/>
      <w:marRight w:val="0"/>
      <w:marTop w:val="0"/>
      <w:marBottom w:val="0"/>
      <w:divBdr>
        <w:top w:val="none" w:sz="0" w:space="0" w:color="auto"/>
        <w:left w:val="none" w:sz="0" w:space="0" w:color="auto"/>
        <w:bottom w:val="none" w:sz="0" w:space="0" w:color="auto"/>
        <w:right w:val="none" w:sz="0" w:space="0" w:color="auto"/>
      </w:divBdr>
    </w:div>
    <w:div w:id="1106578235">
      <w:bodyDiv w:val="1"/>
      <w:marLeft w:val="0"/>
      <w:marRight w:val="0"/>
      <w:marTop w:val="0"/>
      <w:marBottom w:val="0"/>
      <w:divBdr>
        <w:top w:val="none" w:sz="0" w:space="0" w:color="auto"/>
        <w:left w:val="none" w:sz="0" w:space="0" w:color="auto"/>
        <w:bottom w:val="none" w:sz="0" w:space="0" w:color="auto"/>
        <w:right w:val="none" w:sz="0" w:space="0" w:color="auto"/>
      </w:divBdr>
    </w:div>
    <w:div w:id="1108235820">
      <w:bodyDiv w:val="1"/>
      <w:marLeft w:val="0"/>
      <w:marRight w:val="0"/>
      <w:marTop w:val="0"/>
      <w:marBottom w:val="0"/>
      <w:divBdr>
        <w:top w:val="none" w:sz="0" w:space="0" w:color="auto"/>
        <w:left w:val="none" w:sz="0" w:space="0" w:color="auto"/>
        <w:bottom w:val="none" w:sz="0" w:space="0" w:color="auto"/>
        <w:right w:val="none" w:sz="0" w:space="0" w:color="auto"/>
      </w:divBdr>
    </w:div>
    <w:div w:id="1108433341">
      <w:marLeft w:val="0"/>
      <w:marRight w:val="0"/>
      <w:marTop w:val="0"/>
      <w:marBottom w:val="0"/>
      <w:divBdr>
        <w:top w:val="none" w:sz="0" w:space="0" w:color="auto"/>
        <w:left w:val="none" w:sz="0" w:space="0" w:color="auto"/>
        <w:bottom w:val="none" w:sz="0" w:space="0" w:color="auto"/>
        <w:right w:val="none" w:sz="0" w:space="0" w:color="auto"/>
      </w:divBdr>
    </w:div>
    <w:div w:id="1109088635">
      <w:bodyDiv w:val="1"/>
      <w:marLeft w:val="0"/>
      <w:marRight w:val="0"/>
      <w:marTop w:val="0"/>
      <w:marBottom w:val="0"/>
      <w:divBdr>
        <w:top w:val="none" w:sz="0" w:space="0" w:color="auto"/>
        <w:left w:val="none" w:sz="0" w:space="0" w:color="auto"/>
        <w:bottom w:val="none" w:sz="0" w:space="0" w:color="auto"/>
        <w:right w:val="none" w:sz="0" w:space="0" w:color="auto"/>
      </w:divBdr>
    </w:div>
    <w:div w:id="1112095934">
      <w:bodyDiv w:val="1"/>
      <w:marLeft w:val="0"/>
      <w:marRight w:val="0"/>
      <w:marTop w:val="0"/>
      <w:marBottom w:val="0"/>
      <w:divBdr>
        <w:top w:val="none" w:sz="0" w:space="0" w:color="auto"/>
        <w:left w:val="none" w:sz="0" w:space="0" w:color="auto"/>
        <w:bottom w:val="none" w:sz="0" w:space="0" w:color="auto"/>
        <w:right w:val="none" w:sz="0" w:space="0" w:color="auto"/>
      </w:divBdr>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
    <w:div w:id="1113095166">
      <w:bodyDiv w:val="1"/>
      <w:marLeft w:val="0"/>
      <w:marRight w:val="0"/>
      <w:marTop w:val="0"/>
      <w:marBottom w:val="0"/>
      <w:divBdr>
        <w:top w:val="none" w:sz="0" w:space="0" w:color="auto"/>
        <w:left w:val="none" w:sz="0" w:space="0" w:color="auto"/>
        <w:bottom w:val="none" w:sz="0" w:space="0" w:color="auto"/>
        <w:right w:val="none" w:sz="0" w:space="0" w:color="auto"/>
      </w:divBdr>
    </w:div>
    <w:div w:id="1113551865">
      <w:bodyDiv w:val="1"/>
      <w:marLeft w:val="0"/>
      <w:marRight w:val="0"/>
      <w:marTop w:val="0"/>
      <w:marBottom w:val="0"/>
      <w:divBdr>
        <w:top w:val="none" w:sz="0" w:space="0" w:color="auto"/>
        <w:left w:val="none" w:sz="0" w:space="0" w:color="auto"/>
        <w:bottom w:val="none" w:sz="0" w:space="0" w:color="auto"/>
        <w:right w:val="none" w:sz="0" w:space="0" w:color="auto"/>
      </w:divBdr>
    </w:div>
    <w:div w:id="1113784397">
      <w:bodyDiv w:val="1"/>
      <w:marLeft w:val="0"/>
      <w:marRight w:val="0"/>
      <w:marTop w:val="0"/>
      <w:marBottom w:val="0"/>
      <w:divBdr>
        <w:top w:val="none" w:sz="0" w:space="0" w:color="auto"/>
        <w:left w:val="none" w:sz="0" w:space="0" w:color="auto"/>
        <w:bottom w:val="none" w:sz="0" w:space="0" w:color="auto"/>
        <w:right w:val="none" w:sz="0" w:space="0" w:color="auto"/>
      </w:divBdr>
    </w:div>
    <w:div w:id="1115295712">
      <w:bodyDiv w:val="1"/>
      <w:marLeft w:val="0"/>
      <w:marRight w:val="0"/>
      <w:marTop w:val="0"/>
      <w:marBottom w:val="0"/>
      <w:divBdr>
        <w:top w:val="none" w:sz="0" w:space="0" w:color="auto"/>
        <w:left w:val="none" w:sz="0" w:space="0" w:color="auto"/>
        <w:bottom w:val="none" w:sz="0" w:space="0" w:color="auto"/>
        <w:right w:val="none" w:sz="0" w:space="0" w:color="auto"/>
      </w:divBdr>
    </w:div>
    <w:div w:id="1115637329">
      <w:bodyDiv w:val="1"/>
      <w:marLeft w:val="0"/>
      <w:marRight w:val="0"/>
      <w:marTop w:val="0"/>
      <w:marBottom w:val="0"/>
      <w:divBdr>
        <w:top w:val="none" w:sz="0" w:space="0" w:color="auto"/>
        <w:left w:val="none" w:sz="0" w:space="0" w:color="auto"/>
        <w:bottom w:val="none" w:sz="0" w:space="0" w:color="auto"/>
        <w:right w:val="none" w:sz="0" w:space="0" w:color="auto"/>
      </w:divBdr>
    </w:div>
    <w:div w:id="1116099675">
      <w:bodyDiv w:val="1"/>
      <w:marLeft w:val="0"/>
      <w:marRight w:val="0"/>
      <w:marTop w:val="0"/>
      <w:marBottom w:val="0"/>
      <w:divBdr>
        <w:top w:val="none" w:sz="0" w:space="0" w:color="auto"/>
        <w:left w:val="none" w:sz="0" w:space="0" w:color="auto"/>
        <w:bottom w:val="none" w:sz="0" w:space="0" w:color="auto"/>
        <w:right w:val="none" w:sz="0" w:space="0" w:color="auto"/>
      </w:divBdr>
    </w:div>
    <w:div w:id="1117063437">
      <w:bodyDiv w:val="1"/>
      <w:marLeft w:val="0"/>
      <w:marRight w:val="0"/>
      <w:marTop w:val="0"/>
      <w:marBottom w:val="0"/>
      <w:divBdr>
        <w:top w:val="none" w:sz="0" w:space="0" w:color="auto"/>
        <w:left w:val="none" w:sz="0" w:space="0" w:color="auto"/>
        <w:bottom w:val="none" w:sz="0" w:space="0" w:color="auto"/>
        <w:right w:val="none" w:sz="0" w:space="0" w:color="auto"/>
      </w:divBdr>
    </w:div>
    <w:div w:id="1117337292">
      <w:bodyDiv w:val="1"/>
      <w:marLeft w:val="0"/>
      <w:marRight w:val="0"/>
      <w:marTop w:val="0"/>
      <w:marBottom w:val="0"/>
      <w:divBdr>
        <w:top w:val="none" w:sz="0" w:space="0" w:color="auto"/>
        <w:left w:val="none" w:sz="0" w:space="0" w:color="auto"/>
        <w:bottom w:val="none" w:sz="0" w:space="0" w:color="auto"/>
        <w:right w:val="none" w:sz="0" w:space="0" w:color="auto"/>
      </w:divBdr>
    </w:div>
    <w:div w:id="1117942799">
      <w:bodyDiv w:val="1"/>
      <w:marLeft w:val="0"/>
      <w:marRight w:val="0"/>
      <w:marTop w:val="0"/>
      <w:marBottom w:val="0"/>
      <w:divBdr>
        <w:top w:val="none" w:sz="0" w:space="0" w:color="auto"/>
        <w:left w:val="none" w:sz="0" w:space="0" w:color="auto"/>
        <w:bottom w:val="none" w:sz="0" w:space="0" w:color="auto"/>
        <w:right w:val="none" w:sz="0" w:space="0" w:color="auto"/>
      </w:divBdr>
    </w:div>
    <w:div w:id="1118185360">
      <w:bodyDiv w:val="1"/>
      <w:marLeft w:val="0"/>
      <w:marRight w:val="0"/>
      <w:marTop w:val="0"/>
      <w:marBottom w:val="0"/>
      <w:divBdr>
        <w:top w:val="none" w:sz="0" w:space="0" w:color="auto"/>
        <w:left w:val="none" w:sz="0" w:space="0" w:color="auto"/>
        <w:bottom w:val="none" w:sz="0" w:space="0" w:color="auto"/>
        <w:right w:val="none" w:sz="0" w:space="0" w:color="auto"/>
      </w:divBdr>
    </w:div>
    <w:div w:id="1118597435">
      <w:bodyDiv w:val="1"/>
      <w:marLeft w:val="0"/>
      <w:marRight w:val="0"/>
      <w:marTop w:val="0"/>
      <w:marBottom w:val="0"/>
      <w:divBdr>
        <w:top w:val="none" w:sz="0" w:space="0" w:color="auto"/>
        <w:left w:val="none" w:sz="0" w:space="0" w:color="auto"/>
        <w:bottom w:val="none" w:sz="0" w:space="0" w:color="auto"/>
        <w:right w:val="none" w:sz="0" w:space="0" w:color="auto"/>
      </w:divBdr>
    </w:div>
    <w:div w:id="1118795312">
      <w:bodyDiv w:val="1"/>
      <w:marLeft w:val="0"/>
      <w:marRight w:val="0"/>
      <w:marTop w:val="0"/>
      <w:marBottom w:val="0"/>
      <w:divBdr>
        <w:top w:val="none" w:sz="0" w:space="0" w:color="auto"/>
        <w:left w:val="none" w:sz="0" w:space="0" w:color="auto"/>
        <w:bottom w:val="none" w:sz="0" w:space="0" w:color="auto"/>
        <w:right w:val="none" w:sz="0" w:space="0" w:color="auto"/>
      </w:divBdr>
    </w:div>
    <w:div w:id="1120032085">
      <w:bodyDiv w:val="1"/>
      <w:marLeft w:val="0"/>
      <w:marRight w:val="0"/>
      <w:marTop w:val="0"/>
      <w:marBottom w:val="0"/>
      <w:divBdr>
        <w:top w:val="none" w:sz="0" w:space="0" w:color="auto"/>
        <w:left w:val="none" w:sz="0" w:space="0" w:color="auto"/>
        <w:bottom w:val="none" w:sz="0" w:space="0" w:color="auto"/>
        <w:right w:val="none" w:sz="0" w:space="0" w:color="auto"/>
      </w:divBdr>
    </w:div>
    <w:div w:id="1120415985">
      <w:bodyDiv w:val="1"/>
      <w:marLeft w:val="0"/>
      <w:marRight w:val="0"/>
      <w:marTop w:val="0"/>
      <w:marBottom w:val="0"/>
      <w:divBdr>
        <w:top w:val="none" w:sz="0" w:space="0" w:color="auto"/>
        <w:left w:val="none" w:sz="0" w:space="0" w:color="auto"/>
        <w:bottom w:val="none" w:sz="0" w:space="0" w:color="auto"/>
        <w:right w:val="none" w:sz="0" w:space="0" w:color="auto"/>
      </w:divBdr>
    </w:div>
    <w:div w:id="1121726699">
      <w:bodyDiv w:val="1"/>
      <w:marLeft w:val="0"/>
      <w:marRight w:val="0"/>
      <w:marTop w:val="0"/>
      <w:marBottom w:val="0"/>
      <w:divBdr>
        <w:top w:val="none" w:sz="0" w:space="0" w:color="auto"/>
        <w:left w:val="none" w:sz="0" w:space="0" w:color="auto"/>
        <w:bottom w:val="none" w:sz="0" w:space="0" w:color="auto"/>
        <w:right w:val="none" w:sz="0" w:space="0" w:color="auto"/>
      </w:divBdr>
    </w:div>
    <w:div w:id="1121925671">
      <w:bodyDiv w:val="1"/>
      <w:marLeft w:val="0"/>
      <w:marRight w:val="0"/>
      <w:marTop w:val="0"/>
      <w:marBottom w:val="0"/>
      <w:divBdr>
        <w:top w:val="none" w:sz="0" w:space="0" w:color="auto"/>
        <w:left w:val="none" w:sz="0" w:space="0" w:color="auto"/>
        <w:bottom w:val="none" w:sz="0" w:space="0" w:color="auto"/>
        <w:right w:val="none" w:sz="0" w:space="0" w:color="auto"/>
      </w:divBdr>
    </w:div>
    <w:div w:id="1121998057">
      <w:bodyDiv w:val="1"/>
      <w:marLeft w:val="0"/>
      <w:marRight w:val="0"/>
      <w:marTop w:val="0"/>
      <w:marBottom w:val="0"/>
      <w:divBdr>
        <w:top w:val="none" w:sz="0" w:space="0" w:color="auto"/>
        <w:left w:val="none" w:sz="0" w:space="0" w:color="auto"/>
        <w:bottom w:val="none" w:sz="0" w:space="0" w:color="auto"/>
        <w:right w:val="none" w:sz="0" w:space="0" w:color="auto"/>
      </w:divBdr>
    </w:div>
    <w:div w:id="1122574419">
      <w:bodyDiv w:val="1"/>
      <w:marLeft w:val="0"/>
      <w:marRight w:val="0"/>
      <w:marTop w:val="0"/>
      <w:marBottom w:val="0"/>
      <w:divBdr>
        <w:top w:val="none" w:sz="0" w:space="0" w:color="auto"/>
        <w:left w:val="none" w:sz="0" w:space="0" w:color="auto"/>
        <w:bottom w:val="none" w:sz="0" w:space="0" w:color="auto"/>
        <w:right w:val="none" w:sz="0" w:space="0" w:color="auto"/>
      </w:divBdr>
    </w:div>
    <w:div w:id="1122726820">
      <w:bodyDiv w:val="1"/>
      <w:marLeft w:val="0"/>
      <w:marRight w:val="0"/>
      <w:marTop w:val="0"/>
      <w:marBottom w:val="0"/>
      <w:divBdr>
        <w:top w:val="none" w:sz="0" w:space="0" w:color="auto"/>
        <w:left w:val="none" w:sz="0" w:space="0" w:color="auto"/>
        <w:bottom w:val="none" w:sz="0" w:space="0" w:color="auto"/>
        <w:right w:val="none" w:sz="0" w:space="0" w:color="auto"/>
      </w:divBdr>
    </w:div>
    <w:div w:id="1124691014">
      <w:bodyDiv w:val="1"/>
      <w:marLeft w:val="0"/>
      <w:marRight w:val="0"/>
      <w:marTop w:val="0"/>
      <w:marBottom w:val="0"/>
      <w:divBdr>
        <w:top w:val="none" w:sz="0" w:space="0" w:color="auto"/>
        <w:left w:val="none" w:sz="0" w:space="0" w:color="auto"/>
        <w:bottom w:val="none" w:sz="0" w:space="0" w:color="auto"/>
        <w:right w:val="none" w:sz="0" w:space="0" w:color="auto"/>
      </w:divBdr>
    </w:div>
    <w:div w:id="1125467694">
      <w:marLeft w:val="480"/>
      <w:marRight w:val="0"/>
      <w:marTop w:val="0"/>
      <w:marBottom w:val="0"/>
      <w:divBdr>
        <w:top w:val="none" w:sz="0" w:space="0" w:color="auto"/>
        <w:left w:val="none" w:sz="0" w:space="0" w:color="auto"/>
        <w:bottom w:val="none" w:sz="0" w:space="0" w:color="auto"/>
        <w:right w:val="none" w:sz="0" w:space="0" w:color="auto"/>
      </w:divBdr>
    </w:div>
    <w:div w:id="1125850177">
      <w:bodyDiv w:val="1"/>
      <w:marLeft w:val="0"/>
      <w:marRight w:val="0"/>
      <w:marTop w:val="0"/>
      <w:marBottom w:val="0"/>
      <w:divBdr>
        <w:top w:val="none" w:sz="0" w:space="0" w:color="auto"/>
        <w:left w:val="none" w:sz="0" w:space="0" w:color="auto"/>
        <w:bottom w:val="none" w:sz="0" w:space="0" w:color="auto"/>
        <w:right w:val="none" w:sz="0" w:space="0" w:color="auto"/>
      </w:divBdr>
    </w:div>
    <w:div w:id="1126506186">
      <w:bodyDiv w:val="1"/>
      <w:marLeft w:val="0"/>
      <w:marRight w:val="0"/>
      <w:marTop w:val="0"/>
      <w:marBottom w:val="0"/>
      <w:divBdr>
        <w:top w:val="none" w:sz="0" w:space="0" w:color="auto"/>
        <w:left w:val="none" w:sz="0" w:space="0" w:color="auto"/>
        <w:bottom w:val="none" w:sz="0" w:space="0" w:color="auto"/>
        <w:right w:val="none" w:sz="0" w:space="0" w:color="auto"/>
      </w:divBdr>
    </w:div>
    <w:div w:id="1127821373">
      <w:bodyDiv w:val="1"/>
      <w:marLeft w:val="0"/>
      <w:marRight w:val="0"/>
      <w:marTop w:val="0"/>
      <w:marBottom w:val="0"/>
      <w:divBdr>
        <w:top w:val="none" w:sz="0" w:space="0" w:color="auto"/>
        <w:left w:val="none" w:sz="0" w:space="0" w:color="auto"/>
        <w:bottom w:val="none" w:sz="0" w:space="0" w:color="auto"/>
        <w:right w:val="none" w:sz="0" w:space="0" w:color="auto"/>
      </w:divBdr>
    </w:div>
    <w:div w:id="1129740407">
      <w:bodyDiv w:val="1"/>
      <w:marLeft w:val="0"/>
      <w:marRight w:val="0"/>
      <w:marTop w:val="0"/>
      <w:marBottom w:val="0"/>
      <w:divBdr>
        <w:top w:val="none" w:sz="0" w:space="0" w:color="auto"/>
        <w:left w:val="none" w:sz="0" w:space="0" w:color="auto"/>
        <w:bottom w:val="none" w:sz="0" w:space="0" w:color="auto"/>
        <w:right w:val="none" w:sz="0" w:space="0" w:color="auto"/>
      </w:divBdr>
    </w:div>
    <w:div w:id="1130169930">
      <w:bodyDiv w:val="1"/>
      <w:marLeft w:val="0"/>
      <w:marRight w:val="0"/>
      <w:marTop w:val="0"/>
      <w:marBottom w:val="0"/>
      <w:divBdr>
        <w:top w:val="none" w:sz="0" w:space="0" w:color="auto"/>
        <w:left w:val="none" w:sz="0" w:space="0" w:color="auto"/>
        <w:bottom w:val="none" w:sz="0" w:space="0" w:color="auto"/>
        <w:right w:val="none" w:sz="0" w:space="0" w:color="auto"/>
      </w:divBdr>
    </w:div>
    <w:div w:id="1130897198">
      <w:bodyDiv w:val="1"/>
      <w:marLeft w:val="0"/>
      <w:marRight w:val="0"/>
      <w:marTop w:val="0"/>
      <w:marBottom w:val="0"/>
      <w:divBdr>
        <w:top w:val="none" w:sz="0" w:space="0" w:color="auto"/>
        <w:left w:val="none" w:sz="0" w:space="0" w:color="auto"/>
        <w:bottom w:val="none" w:sz="0" w:space="0" w:color="auto"/>
        <w:right w:val="none" w:sz="0" w:space="0" w:color="auto"/>
      </w:divBdr>
    </w:div>
    <w:div w:id="1130898629">
      <w:bodyDiv w:val="1"/>
      <w:marLeft w:val="0"/>
      <w:marRight w:val="0"/>
      <w:marTop w:val="0"/>
      <w:marBottom w:val="0"/>
      <w:divBdr>
        <w:top w:val="none" w:sz="0" w:space="0" w:color="auto"/>
        <w:left w:val="none" w:sz="0" w:space="0" w:color="auto"/>
        <w:bottom w:val="none" w:sz="0" w:space="0" w:color="auto"/>
        <w:right w:val="none" w:sz="0" w:space="0" w:color="auto"/>
      </w:divBdr>
    </w:div>
    <w:div w:id="1131050584">
      <w:marLeft w:val="480"/>
      <w:marRight w:val="0"/>
      <w:marTop w:val="0"/>
      <w:marBottom w:val="0"/>
      <w:divBdr>
        <w:top w:val="none" w:sz="0" w:space="0" w:color="auto"/>
        <w:left w:val="none" w:sz="0" w:space="0" w:color="auto"/>
        <w:bottom w:val="none" w:sz="0" w:space="0" w:color="auto"/>
        <w:right w:val="none" w:sz="0" w:space="0" w:color="auto"/>
      </w:divBdr>
    </w:div>
    <w:div w:id="1131169338">
      <w:bodyDiv w:val="1"/>
      <w:marLeft w:val="0"/>
      <w:marRight w:val="0"/>
      <w:marTop w:val="0"/>
      <w:marBottom w:val="0"/>
      <w:divBdr>
        <w:top w:val="none" w:sz="0" w:space="0" w:color="auto"/>
        <w:left w:val="none" w:sz="0" w:space="0" w:color="auto"/>
        <w:bottom w:val="none" w:sz="0" w:space="0" w:color="auto"/>
        <w:right w:val="none" w:sz="0" w:space="0" w:color="auto"/>
      </w:divBdr>
    </w:div>
    <w:div w:id="1131559253">
      <w:bodyDiv w:val="1"/>
      <w:marLeft w:val="0"/>
      <w:marRight w:val="0"/>
      <w:marTop w:val="0"/>
      <w:marBottom w:val="0"/>
      <w:divBdr>
        <w:top w:val="none" w:sz="0" w:space="0" w:color="auto"/>
        <w:left w:val="none" w:sz="0" w:space="0" w:color="auto"/>
        <w:bottom w:val="none" w:sz="0" w:space="0" w:color="auto"/>
        <w:right w:val="none" w:sz="0" w:space="0" w:color="auto"/>
      </w:divBdr>
    </w:div>
    <w:div w:id="1131706537">
      <w:bodyDiv w:val="1"/>
      <w:marLeft w:val="0"/>
      <w:marRight w:val="0"/>
      <w:marTop w:val="0"/>
      <w:marBottom w:val="0"/>
      <w:divBdr>
        <w:top w:val="none" w:sz="0" w:space="0" w:color="auto"/>
        <w:left w:val="none" w:sz="0" w:space="0" w:color="auto"/>
        <w:bottom w:val="none" w:sz="0" w:space="0" w:color="auto"/>
        <w:right w:val="none" w:sz="0" w:space="0" w:color="auto"/>
      </w:divBdr>
    </w:div>
    <w:div w:id="1131820472">
      <w:marLeft w:val="480"/>
      <w:marRight w:val="0"/>
      <w:marTop w:val="0"/>
      <w:marBottom w:val="0"/>
      <w:divBdr>
        <w:top w:val="none" w:sz="0" w:space="0" w:color="auto"/>
        <w:left w:val="none" w:sz="0" w:space="0" w:color="auto"/>
        <w:bottom w:val="none" w:sz="0" w:space="0" w:color="auto"/>
        <w:right w:val="none" w:sz="0" w:space="0" w:color="auto"/>
      </w:divBdr>
    </w:div>
    <w:div w:id="1132210371">
      <w:bodyDiv w:val="1"/>
      <w:marLeft w:val="0"/>
      <w:marRight w:val="0"/>
      <w:marTop w:val="0"/>
      <w:marBottom w:val="0"/>
      <w:divBdr>
        <w:top w:val="none" w:sz="0" w:space="0" w:color="auto"/>
        <w:left w:val="none" w:sz="0" w:space="0" w:color="auto"/>
        <w:bottom w:val="none" w:sz="0" w:space="0" w:color="auto"/>
        <w:right w:val="none" w:sz="0" w:space="0" w:color="auto"/>
      </w:divBdr>
    </w:div>
    <w:div w:id="1132944747">
      <w:bodyDiv w:val="1"/>
      <w:marLeft w:val="0"/>
      <w:marRight w:val="0"/>
      <w:marTop w:val="0"/>
      <w:marBottom w:val="0"/>
      <w:divBdr>
        <w:top w:val="none" w:sz="0" w:space="0" w:color="auto"/>
        <w:left w:val="none" w:sz="0" w:space="0" w:color="auto"/>
        <w:bottom w:val="none" w:sz="0" w:space="0" w:color="auto"/>
        <w:right w:val="none" w:sz="0" w:space="0" w:color="auto"/>
      </w:divBdr>
    </w:div>
    <w:div w:id="1133017894">
      <w:bodyDiv w:val="1"/>
      <w:marLeft w:val="0"/>
      <w:marRight w:val="0"/>
      <w:marTop w:val="0"/>
      <w:marBottom w:val="0"/>
      <w:divBdr>
        <w:top w:val="none" w:sz="0" w:space="0" w:color="auto"/>
        <w:left w:val="none" w:sz="0" w:space="0" w:color="auto"/>
        <w:bottom w:val="none" w:sz="0" w:space="0" w:color="auto"/>
        <w:right w:val="none" w:sz="0" w:space="0" w:color="auto"/>
      </w:divBdr>
    </w:div>
    <w:div w:id="1133526501">
      <w:bodyDiv w:val="1"/>
      <w:marLeft w:val="0"/>
      <w:marRight w:val="0"/>
      <w:marTop w:val="0"/>
      <w:marBottom w:val="0"/>
      <w:divBdr>
        <w:top w:val="none" w:sz="0" w:space="0" w:color="auto"/>
        <w:left w:val="none" w:sz="0" w:space="0" w:color="auto"/>
        <w:bottom w:val="none" w:sz="0" w:space="0" w:color="auto"/>
        <w:right w:val="none" w:sz="0" w:space="0" w:color="auto"/>
      </w:divBdr>
    </w:div>
    <w:div w:id="1133984740">
      <w:bodyDiv w:val="1"/>
      <w:marLeft w:val="0"/>
      <w:marRight w:val="0"/>
      <w:marTop w:val="0"/>
      <w:marBottom w:val="0"/>
      <w:divBdr>
        <w:top w:val="none" w:sz="0" w:space="0" w:color="auto"/>
        <w:left w:val="none" w:sz="0" w:space="0" w:color="auto"/>
        <w:bottom w:val="none" w:sz="0" w:space="0" w:color="auto"/>
        <w:right w:val="none" w:sz="0" w:space="0" w:color="auto"/>
      </w:divBdr>
    </w:div>
    <w:div w:id="1134564158">
      <w:bodyDiv w:val="1"/>
      <w:marLeft w:val="0"/>
      <w:marRight w:val="0"/>
      <w:marTop w:val="0"/>
      <w:marBottom w:val="0"/>
      <w:divBdr>
        <w:top w:val="none" w:sz="0" w:space="0" w:color="auto"/>
        <w:left w:val="none" w:sz="0" w:space="0" w:color="auto"/>
        <w:bottom w:val="none" w:sz="0" w:space="0" w:color="auto"/>
        <w:right w:val="none" w:sz="0" w:space="0" w:color="auto"/>
      </w:divBdr>
    </w:div>
    <w:div w:id="1134785783">
      <w:bodyDiv w:val="1"/>
      <w:marLeft w:val="0"/>
      <w:marRight w:val="0"/>
      <w:marTop w:val="0"/>
      <w:marBottom w:val="0"/>
      <w:divBdr>
        <w:top w:val="none" w:sz="0" w:space="0" w:color="auto"/>
        <w:left w:val="none" w:sz="0" w:space="0" w:color="auto"/>
        <w:bottom w:val="none" w:sz="0" w:space="0" w:color="auto"/>
        <w:right w:val="none" w:sz="0" w:space="0" w:color="auto"/>
      </w:divBdr>
    </w:div>
    <w:div w:id="1135218566">
      <w:bodyDiv w:val="1"/>
      <w:marLeft w:val="0"/>
      <w:marRight w:val="0"/>
      <w:marTop w:val="0"/>
      <w:marBottom w:val="0"/>
      <w:divBdr>
        <w:top w:val="none" w:sz="0" w:space="0" w:color="auto"/>
        <w:left w:val="none" w:sz="0" w:space="0" w:color="auto"/>
        <w:bottom w:val="none" w:sz="0" w:space="0" w:color="auto"/>
        <w:right w:val="none" w:sz="0" w:space="0" w:color="auto"/>
      </w:divBdr>
    </w:div>
    <w:div w:id="1136023689">
      <w:bodyDiv w:val="1"/>
      <w:marLeft w:val="0"/>
      <w:marRight w:val="0"/>
      <w:marTop w:val="0"/>
      <w:marBottom w:val="0"/>
      <w:divBdr>
        <w:top w:val="none" w:sz="0" w:space="0" w:color="auto"/>
        <w:left w:val="none" w:sz="0" w:space="0" w:color="auto"/>
        <w:bottom w:val="none" w:sz="0" w:space="0" w:color="auto"/>
        <w:right w:val="none" w:sz="0" w:space="0" w:color="auto"/>
      </w:divBdr>
    </w:div>
    <w:div w:id="1137651351">
      <w:marLeft w:val="480"/>
      <w:marRight w:val="0"/>
      <w:marTop w:val="0"/>
      <w:marBottom w:val="0"/>
      <w:divBdr>
        <w:top w:val="none" w:sz="0" w:space="0" w:color="auto"/>
        <w:left w:val="none" w:sz="0" w:space="0" w:color="auto"/>
        <w:bottom w:val="none" w:sz="0" w:space="0" w:color="auto"/>
        <w:right w:val="none" w:sz="0" w:space="0" w:color="auto"/>
      </w:divBdr>
    </w:div>
    <w:div w:id="1138449541">
      <w:bodyDiv w:val="1"/>
      <w:marLeft w:val="0"/>
      <w:marRight w:val="0"/>
      <w:marTop w:val="0"/>
      <w:marBottom w:val="0"/>
      <w:divBdr>
        <w:top w:val="none" w:sz="0" w:space="0" w:color="auto"/>
        <w:left w:val="none" w:sz="0" w:space="0" w:color="auto"/>
        <w:bottom w:val="none" w:sz="0" w:space="0" w:color="auto"/>
        <w:right w:val="none" w:sz="0" w:space="0" w:color="auto"/>
      </w:divBdr>
    </w:div>
    <w:div w:id="1139490431">
      <w:marLeft w:val="0"/>
      <w:marRight w:val="0"/>
      <w:marTop w:val="0"/>
      <w:marBottom w:val="0"/>
      <w:divBdr>
        <w:top w:val="none" w:sz="0" w:space="0" w:color="auto"/>
        <w:left w:val="none" w:sz="0" w:space="0" w:color="auto"/>
        <w:bottom w:val="none" w:sz="0" w:space="0" w:color="auto"/>
        <w:right w:val="none" w:sz="0" w:space="0" w:color="auto"/>
      </w:divBdr>
    </w:div>
    <w:div w:id="1140196038">
      <w:bodyDiv w:val="1"/>
      <w:marLeft w:val="0"/>
      <w:marRight w:val="0"/>
      <w:marTop w:val="0"/>
      <w:marBottom w:val="0"/>
      <w:divBdr>
        <w:top w:val="none" w:sz="0" w:space="0" w:color="auto"/>
        <w:left w:val="none" w:sz="0" w:space="0" w:color="auto"/>
        <w:bottom w:val="none" w:sz="0" w:space="0" w:color="auto"/>
        <w:right w:val="none" w:sz="0" w:space="0" w:color="auto"/>
      </w:divBdr>
    </w:div>
    <w:div w:id="1142507028">
      <w:bodyDiv w:val="1"/>
      <w:marLeft w:val="0"/>
      <w:marRight w:val="0"/>
      <w:marTop w:val="0"/>
      <w:marBottom w:val="0"/>
      <w:divBdr>
        <w:top w:val="none" w:sz="0" w:space="0" w:color="auto"/>
        <w:left w:val="none" w:sz="0" w:space="0" w:color="auto"/>
        <w:bottom w:val="none" w:sz="0" w:space="0" w:color="auto"/>
        <w:right w:val="none" w:sz="0" w:space="0" w:color="auto"/>
      </w:divBdr>
    </w:div>
    <w:div w:id="1145196174">
      <w:bodyDiv w:val="1"/>
      <w:marLeft w:val="0"/>
      <w:marRight w:val="0"/>
      <w:marTop w:val="0"/>
      <w:marBottom w:val="0"/>
      <w:divBdr>
        <w:top w:val="none" w:sz="0" w:space="0" w:color="auto"/>
        <w:left w:val="none" w:sz="0" w:space="0" w:color="auto"/>
        <w:bottom w:val="none" w:sz="0" w:space="0" w:color="auto"/>
        <w:right w:val="none" w:sz="0" w:space="0" w:color="auto"/>
      </w:divBdr>
    </w:div>
    <w:div w:id="1145586747">
      <w:bodyDiv w:val="1"/>
      <w:marLeft w:val="0"/>
      <w:marRight w:val="0"/>
      <w:marTop w:val="0"/>
      <w:marBottom w:val="0"/>
      <w:divBdr>
        <w:top w:val="none" w:sz="0" w:space="0" w:color="auto"/>
        <w:left w:val="none" w:sz="0" w:space="0" w:color="auto"/>
        <w:bottom w:val="none" w:sz="0" w:space="0" w:color="auto"/>
        <w:right w:val="none" w:sz="0" w:space="0" w:color="auto"/>
      </w:divBdr>
    </w:div>
    <w:div w:id="1145777466">
      <w:bodyDiv w:val="1"/>
      <w:marLeft w:val="0"/>
      <w:marRight w:val="0"/>
      <w:marTop w:val="0"/>
      <w:marBottom w:val="0"/>
      <w:divBdr>
        <w:top w:val="none" w:sz="0" w:space="0" w:color="auto"/>
        <w:left w:val="none" w:sz="0" w:space="0" w:color="auto"/>
        <w:bottom w:val="none" w:sz="0" w:space="0" w:color="auto"/>
        <w:right w:val="none" w:sz="0" w:space="0" w:color="auto"/>
      </w:divBdr>
    </w:div>
    <w:div w:id="1147822537">
      <w:bodyDiv w:val="1"/>
      <w:marLeft w:val="0"/>
      <w:marRight w:val="0"/>
      <w:marTop w:val="0"/>
      <w:marBottom w:val="0"/>
      <w:divBdr>
        <w:top w:val="none" w:sz="0" w:space="0" w:color="auto"/>
        <w:left w:val="none" w:sz="0" w:space="0" w:color="auto"/>
        <w:bottom w:val="none" w:sz="0" w:space="0" w:color="auto"/>
        <w:right w:val="none" w:sz="0" w:space="0" w:color="auto"/>
      </w:divBdr>
    </w:div>
    <w:div w:id="1148669579">
      <w:bodyDiv w:val="1"/>
      <w:marLeft w:val="0"/>
      <w:marRight w:val="0"/>
      <w:marTop w:val="0"/>
      <w:marBottom w:val="0"/>
      <w:divBdr>
        <w:top w:val="none" w:sz="0" w:space="0" w:color="auto"/>
        <w:left w:val="none" w:sz="0" w:space="0" w:color="auto"/>
        <w:bottom w:val="none" w:sz="0" w:space="0" w:color="auto"/>
        <w:right w:val="none" w:sz="0" w:space="0" w:color="auto"/>
      </w:divBdr>
    </w:div>
    <w:div w:id="1149252113">
      <w:bodyDiv w:val="1"/>
      <w:marLeft w:val="0"/>
      <w:marRight w:val="0"/>
      <w:marTop w:val="0"/>
      <w:marBottom w:val="0"/>
      <w:divBdr>
        <w:top w:val="none" w:sz="0" w:space="0" w:color="auto"/>
        <w:left w:val="none" w:sz="0" w:space="0" w:color="auto"/>
        <w:bottom w:val="none" w:sz="0" w:space="0" w:color="auto"/>
        <w:right w:val="none" w:sz="0" w:space="0" w:color="auto"/>
      </w:divBdr>
    </w:div>
    <w:div w:id="1150172852">
      <w:bodyDiv w:val="1"/>
      <w:marLeft w:val="0"/>
      <w:marRight w:val="0"/>
      <w:marTop w:val="0"/>
      <w:marBottom w:val="0"/>
      <w:divBdr>
        <w:top w:val="none" w:sz="0" w:space="0" w:color="auto"/>
        <w:left w:val="none" w:sz="0" w:space="0" w:color="auto"/>
        <w:bottom w:val="none" w:sz="0" w:space="0" w:color="auto"/>
        <w:right w:val="none" w:sz="0" w:space="0" w:color="auto"/>
      </w:divBdr>
    </w:div>
    <w:div w:id="1150748310">
      <w:bodyDiv w:val="1"/>
      <w:marLeft w:val="0"/>
      <w:marRight w:val="0"/>
      <w:marTop w:val="0"/>
      <w:marBottom w:val="0"/>
      <w:divBdr>
        <w:top w:val="none" w:sz="0" w:space="0" w:color="auto"/>
        <w:left w:val="none" w:sz="0" w:space="0" w:color="auto"/>
        <w:bottom w:val="none" w:sz="0" w:space="0" w:color="auto"/>
        <w:right w:val="none" w:sz="0" w:space="0" w:color="auto"/>
      </w:divBdr>
    </w:div>
    <w:div w:id="1151291353">
      <w:bodyDiv w:val="1"/>
      <w:marLeft w:val="0"/>
      <w:marRight w:val="0"/>
      <w:marTop w:val="0"/>
      <w:marBottom w:val="0"/>
      <w:divBdr>
        <w:top w:val="none" w:sz="0" w:space="0" w:color="auto"/>
        <w:left w:val="none" w:sz="0" w:space="0" w:color="auto"/>
        <w:bottom w:val="none" w:sz="0" w:space="0" w:color="auto"/>
        <w:right w:val="none" w:sz="0" w:space="0" w:color="auto"/>
      </w:divBdr>
    </w:div>
    <w:div w:id="1152796182">
      <w:bodyDiv w:val="1"/>
      <w:marLeft w:val="0"/>
      <w:marRight w:val="0"/>
      <w:marTop w:val="0"/>
      <w:marBottom w:val="0"/>
      <w:divBdr>
        <w:top w:val="none" w:sz="0" w:space="0" w:color="auto"/>
        <w:left w:val="none" w:sz="0" w:space="0" w:color="auto"/>
        <w:bottom w:val="none" w:sz="0" w:space="0" w:color="auto"/>
        <w:right w:val="none" w:sz="0" w:space="0" w:color="auto"/>
      </w:divBdr>
    </w:div>
    <w:div w:id="1155759982">
      <w:bodyDiv w:val="1"/>
      <w:marLeft w:val="0"/>
      <w:marRight w:val="0"/>
      <w:marTop w:val="0"/>
      <w:marBottom w:val="0"/>
      <w:divBdr>
        <w:top w:val="none" w:sz="0" w:space="0" w:color="auto"/>
        <w:left w:val="none" w:sz="0" w:space="0" w:color="auto"/>
        <w:bottom w:val="none" w:sz="0" w:space="0" w:color="auto"/>
        <w:right w:val="none" w:sz="0" w:space="0" w:color="auto"/>
      </w:divBdr>
    </w:div>
    <w:div w:id="1156189733">
      <w:bodyDiv w:val="1"/>
      <w:marLeft w:val="0"/>
      <w:marRight w:val="0"/>
      <w:marTop w:val="0"/>
      <w:marBottom w:val="0"/>
      <w:divBdr>
        <w:top w:val="none" w:sz="0" w:space="0" w:color="auto"/>
        <w:left w:val="none" w:sz="0" w:space="0" w:color="auto"/>
        <w:bottom w:val="none" w:sz="0" w:space="0" w:color="auto"/>
        <w:right w:val="none" w:sz="0" w:space="0" w:color="auto"/>
      </w:divBdr>
    </w:div>
    <w:div w:id="1156217519">
      <w:bodyDiv w:val="1"/>
      <w:marLeft w:val="0"/>
      <w:marRight w:val="0"/>
      <w:marTop w:val="0"/>
      <w:marBottom w:val="0"/>
      <w:divBdr>
        <w:top w:val="none" w:sz="0" w:space="0" w:color="auto"/>
        <w:left w:val="none" w:sz="0" w:space="0" w:color="auto"/>
        <w:bottom w:val="none" w:sz="0" w:space="0" w:color="auto"/>
        <w:right w:val="none" w:sz="0" w:space="0" w:color="auto"/>
      </w:divBdr>
    </w:div>
    <w:div w:id="1156263138">
      <w:bodyDiv w:val="1"/>
      <w:marLeft w:val="0"/>
      <w:marRight w:val="0"/>
      <w:marTop w:val="0"/>
      <w:marBottom w:val="0"/>
      <w:divBdr>
        <w:top w:val="none" w:sz="0" w:space="0" w:color="auto"/>
        <w:left w:val="none" w:sz="0" w:space="0" w:color="auto"/>
        <w:bottom w:val="none" w:sz="0" w:space="0" w:color="auto"/>
        <w:right w:val="none" w:sz="0" w:space="0" w:color="auto"/>
      </w:divBdr>
    </w:div>
    <w:div w:id="1156651373">
      <w:bodyDiv w:val="1"/>
      <w:marLeft w:val="0"/>
      <w:marRight w:val="0"/>
      <w:marTop w:val="0"/>
      <w:marBottom w:val="0"/>
      <w:divBdr>
        <w:top w:val="none" w:sz="0" w:space="0" w:color="auto"/>
        <w:left w:val="none" w:sz="0" w:space="0" w:color="auto"/>
        <w:bottom w:val="none" w:sz="0" w:space="0" w:color="auto"/>
        <w:right w:val="none" w:sz="0" w:space="0" w:color="auto"/>
      </w:divBdr>
    </w:div>
    <w:div w:id="1157192054">
      <w:bodyDiv w:val="1"/>
      <w:marLeft w:val="0"/>
      <w:marRight w:val="0"/>
      <w:marTop w:val="0"/>
      <w:marBottom w:val="0"/>
      <w:divBdr>
        <w:top w:val="none" w:sz="0" w:space="0" w:color="auto"/>
        <w:left w:val="none" w:sz="0" w:space="0" w:color="auto"/>
        <w:bottom w:val="none" w:sz="0" w:space="0" w:color="auto"/>
        <w:right w:val="none" w:sz="0" w:space="0" w:color="auto"/>
      </w:divBdr>
    </w:div>
    <w:div w:id="1157456031">
      <w:bodyDiv w:val="1"/>
      <w:marLeft w:val="0"/>
      <w:marRight w:val="0"/>
      <w:marTop w:val="0"/>
      <w:marBottom w:val="0"/>
      <w:divBdr>
        <w:top w:val="none" w:sz="0" w:space="0" w:color="auto"/>
        <w:left w:val="none" w:sz="0" w:space="0" w:color="auto"/>
        <w:bottom w:val="none" w:sz="0" w:space="0" w:color="auto"/>
        <w:right w:val="none" w:sz="0" w:space="0" w:color="auto"/>
      </w:divBdr>
    </w:div>
    <w:div w:id="1157762720">
      <w:bodyDiv w:val="1"/>
      <w:marLeft w:val="0"/>
      <w:marRight w:val="0"/>
      <w:marTop w:val="0"/>
      <w:marBottom w:val="0"/>
      <w:divBdr>
        <w:top w:val="none" w:sz="0" w:space="0" w:color="auto"/>
        <w:left w:val="none" w:sz="0" w:space="0" w:color="auto"/>
        <w:bottom w:val="none" w:sz="0" w:space="0" w:color="auto"/>
        <w:right w:val="none" w:sz="0" w:space="0" w:color="auto"/>
      </w:divBdr>
    </w:div>
    <w:div w:id="1157767764">
      <w:bodyDiv w:val="1"/>
      <w:marLeft w:val="0"/>
      <w:marRight w:val="0"/>
      <w:marTop w:val="0"/>
      <w:marBottom w:val="0"/>
      <w:divBdr>
        <w:top w:val="none" w:sz="0" w:space="0" w:color="auto"/>
        <w:left w:val="none" w:sz="0" w:space="0" w:color="auto"/>
        <w:bottom w:val="none" w:sz="0" w:space="0" w:color="auto"/>
        <w:right w:val="none" w:sz="0" w:space="0" w:color="auto"/>
      </w:divBdr>
    </w:div>
    <w:div w:id="1158300489">
      <w:bodyDiv w:val="1"/>
      <w:marLeft w:val="0"/>
      <w:marRight w:val="0"/>
      <w:marTop w:val="0"/>
      <w:marBottom w:val="0"/>
      <w:divBdr>
        <w:top w:val="none" w:sz="0" w:space="0" w:color="auto"/>
        <w:left w:val="none" w:sz="0" w:space="0" w:color="auto"/>
        <w:bottom w:val="none" w:sz="0" w:space="0" w:color="auto"/>
        <w:right w:val="none" w:sz="0" w:space="0" w:color="auto"/>
      </w:divBdr>
    </w:div>
    <w:div w:id="1158498330">
      <w:bodyDiv w:val="1"/>
      <w:marLeft w:val="0"/>
      <w:marRight w:val="0"/>
      <w:marTop w:val="0"/>
      <w:marBottom w:val="0"/>
      <w:divBdr>
        <w:top w:val="none" w:sz="0" w:space="0" w:color="auto"/>
        <w:left w:val="none" w:sz="0" w:space="0" w:color="auto"/>
        <w:bottom w:val="none" w:sz="0" w:space="0" w:color="auto"/>
        <w:right w:val="none" w:sz="0" w:space="0" w:color="auto"/>
      </w:divBdr>
    </w:div>
    <w:div w:id="1159686330">
      <w:bodyDiv w:val="1"/>
      <w:marLeft w:val="0"/>
      <w:marRight w:val="0"/>
      <w:marTop w:val="0"/>
      <w:marBottom w:val="0"/>
      <w:divBdr>
        <w:top w:val="none" w:sz="0" w:space="0" w:color="auto"/>
        <w:left w:val="none" w:sz="0" w:space="0" w:color="auto"/>
        <w:bottom w:val="none" w:sz="0" w:space="0" w:color="auto"/>
        <w:right w:val="none" w:sz="0" w:space="0" w:color="auto"/>
      </w:divBdr>
    </w:div>
    <w:div w:id="1159733293">
      <w:bodyDiv w:val="1"/>
      <w:marLeft w:val="0"/>
      <w:marRight w:val="0"/>
      <w:marTop w:val="0"/>
      <w:marBottom w:val="0"/>
      <w:divBdr>
        <w:top w:val="none" w:sz="0" w:space="0" w:color="auto"/>
        <w:left w:val="none" w:sz="0" w:space="0" w:color="auto"/>
        <w:bottom w:val="none" w:sz="0" w:space="0" w:color="auto"/>
        <w:right w:val="none" w:sz="0" w:space="0" w:color="auto"/>
      </w:divBdr>
    </w:div>
    <w:div w:id="1160316050">
      <w:bodyDiv w:val="1"/>
      <w:marLeft w:val="0"/>
      <w:marRight w:val="0"/>
      <w:marTop w:val="0"/>
      <w:marBottom w:val="0"/>
      <w:divBdr>
        <w:top w:val="none" w:sz="0" w:space="0" w:color="auto"/>
        <w:left w:val="none" w:sz="0" w:space="0" w:color="auto"/>
        <w:bottom w:val="none" w:sz="0" w:space="0" w:color="auto"/>
        <w:right w:val="none" w:sz="0" w:space="0" w:color="auto"/>
      </w:divBdr>
    </w:div>
    <w:div w:id="1161461006">
      <w:bodyDiv w:val="1"/>
      <w:marLeft w:val="0"/>
      <w:marRight w:val="0"/>
      <w:marTop w:val="0"/>
      <w:marBottom w:val="0"/>
      <w:divBdr>
        <w:top w:val="none" w:sz="0" w:space="0" w:color="auto"/>
        <w:left w:val="none" w:sz="0" w:space="0" w:color="auto"/>
        <w:bottom w:val="none" w:sz="0" w:space="0" w:color="auto"/>
        <w:right w:val="none" w:sz="0" w:space="0" w:color="auto"/>
      </w:divBdr>
    </w:div>
    <w:div w:id="1161846039">
      <w:bodyDiv w:val="1"/>
      <w:marLeft w:val="0"/>
      <w:marRight w:val="0"/>
      <w:marTop w:val="0"/>
      <w:marBottom w:val="0"/>
      <w:divBdr>
        <w:top w:val="none" w:sz="0" w:space="0" w:color="auto"/>
        <w:left w:val="none" w:sz="0" w:space="0" w:color="auto"/>
        <w:bottom w:val="none" w:sz="0" w:space="0" w:color="auto"/>
        <w:right w:val="none" w:sz="0" w:space="0" w:color="auto"/>
      </w:divBdr>
    </w:div>
    <w:div w:id="1161971526">
      <w:bodyDiv w:val="1"/>
      <w:marLeft w:val="0"/>
      <w:marRight w:val="0"/>
      <w:marTop w:val="0"/>
      <w:marBottom w:val="0"/>
      <w:divBdr>
        <w:top w:val="none" w:sz="0" w:space="0" w:color="auto"/>
        <w:left w:val="none" w:sz="0" w:space="0" w:color="auto"/>
        <w:bottom w:val="none" w:sz="0" w:space="0" w:color="auto"/>
        <w:right w:val="none" w:sz="0" w:space="0" w:color="auto"/>
      </w:divBdr>
    </w:div>
    <w:div w:id="1162040221">
      <w:bodyDiv w:val="1"/>
      <w:marLeft w:val="0"/>
      <w:marRight w:val="0"/>
      <w:marTop w:val="0"/>
      <w:marBottom w:val="0"/>
      <w:divBdr>
        <w:top w:val="none" w:sz="0" w:space="0" w:color="auto"/>
        <w:left w:val="none" w:sz="0" w:space="0" w:color="auto"/>
        <w:bottom w:val="none" w:sz="0" w:space="0" w:color="auto"/>
        <w:right w:val="none" w:sz="0" w:space="0" w:color="auto"/>
      </w:divBdr>
    </w:div>
    <w:div w:id="1163164186">
      <w:bodyDiv w:val="1"/>
      <w:marLeft w:val="0"/>
      <w:marRight w:val="0"/>
      <w:marTop w:val="0"/>
      <w:marBottom w:val="0"/>
      <w:divBdr>
        <w:top w:val="none" w:sz="0" w:space="0" w:color="auto"/>
        <w:left w:val="none" w:sz="0" w:space="0" w:color="auto"/>
        <w:bottom w:val="none" w:sz="0" w:space="0" w:color="auto"/>
        <w:right w:val="none" w:sz="0" w:space="0" w:color="auto"/>
      </w:divBdr>
    </w:div>
    <w:div w:id="1164668075">
      <w:bodyDiv w:val="1"/>
      <w:marLeft w:val="0"/>
      <w:marRight w:val="0"/>
      <w:marTop w:val="0"/>
      <w:marBottom w:val="0"/>
      <w:divBdr>
        <w:top w:val="none" w:sz="0" w:space="0" w:color="auto"/>
        <w:left w:val="none" w:sz="0" w:space="0" w:color="auto"/>
        <w:bottom w:val="none" w:sz="0" w:space="0" w:color="auto"/>
        <w:right w:val="none" w:sz="0" w:space="0" w:color="auto"/>
      </w:divBdr>
    </w:div>
    <w:div w:id="1167601227">
      <w:bodyDiv w:val="1"/>
      <w:marLeft w:val="0"/>
      <w:marRight w:val="0"/>
      <w:marTop w:val="0"/>
      <w:marBottom w:val="0"/>
      <w:divBdr>
        <w:top w:val="none" w:sz="0" w:space="0" w:color="auto"/>
        <w:left w:val="none" w:sz="0" w:space="0" w:color="auto"/>
        <w:bottom w:val="none" w:sz="0" w:space="0" w:color="auto"/>
        <w:right w:val="none" w:sz="0" w:space="0" w:color="auto"/>
      </w:divBdr>
    </w:div>
    <w:div w:id="1168640429">
      <w:bodyDiv w:val="1"/>
      <w:marLeft w:val="0"/>
      <w:marRight w:val="0"/>
      <w:marTop w:val="0"/>
      <w:marBottom w:val="0"/>
      <w:divBdr>
        <w:top w:val="none" w:sz="0" w:space="0" w:color="auto"/>
        <w:left w:val="none" w:sz="0" w:space="0" w:color="auto"/>
        <w:bottom w:val="none" w:sz="0" w:space="0" w:color="auto"/>
        <w:right w:val="none" w:sz="0" w:space="0" w:color="auto"/>
      </w:divBdr>
    </w:div>
    <w:div w:id="1168979556">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70025443">
      <w:bodyDiv w:val="1"/>
      <w:marLeft w:val="0"/>
      <w:marRight w:val="0"/>
      <w:marTop w:val="0"/>
      <w:marBottom w:val="0"/>
      <w:divBdr>
        <w:top w:val="none" w:sz="0" w:space="0" w:color="auto"/>
        <w:left w:val="none" w:sz="0" w:space="0" w:color="auto"/>
        <w:bottom w:val="none" w:sz="0" w:space="0" w:color="auto"/>
        <w:right w:val="none" w:sz="0" w:space="0" w:color="auto"/>
      </w:divBdr>
    </w:div>
    <w:div w:id="1170146224">
      <w:bodyDiv w:val="1"/>
      <w:marLeft w:val="0"/>
      <w:marRight w:val="0"/>
      <w:marTop w:val="0"/>
      <w:marBottom w:val="0"/>
      <w:divBdr>
        <w:top w:val="none" w:sz="0" w:space="0" w:color="auto"/>
        <w:left w:val="none" w:sz="0" w:space="0" w:color="auto"/>
        <w:bottom w:val="none" w:sz="0" w:space="0" w:color="auto"/>
        <w:right w:val="none" w:sz="0" w:space="0" w:color="auto"/>
      </w:divBdr>
    </w:div>
    <w:div w:id="1170486018">
      <w:bodyDiv w:val="1"/>
      <w:marLeft w:val="0"/>
      <w:marRight w:val="0"/>
      <w:marTop w:val="0"/>
      <w:marBottom w:val="0"/>
      <w:divBdr>
        <w:top w:val="none" w:sz="0" w:space="0" w:color="auto"/>
        <w:left w:val="none" w:sz="0" w:space="0" w:color="auto"/>
        <w:bottom w:val="none" w:sz="0" w:space="0" w:color="auto"/>
        <w:right w:val="none" w:sz="0" w:space="0" w:color="auto"/>
      </w:divBdr>
    </w:div>
    <w:div w:id="1170488883">
      <w:bodyDiv w:val="1"/>
      <w:marLeft w:val="0"/>
      <w:marRight w:val="0"/>
      <w:marTop w:val="0"/>
      <w:marBottom w:val="0"/>
      <w:divBdr>
        <w:top w:val="none" w:sz="0" w:space="0" w:color="auto"/>
        <w:left w:val="none" w:sz="0" w:space="0" w:color="auto"/>
        <w:bottom w:val="none" w:sz="0" w:space="0" w:color="auto"/>
        <w:right w:val="none" w:sz="0" w:space="0" w:color="auto"/>
      </w:divBdr>
    </w:div>
    <w:div w:id="1170826063">
      <w:bodyDiv w:val="1"/>
      <w:marLeft w:val="0"/>
      <w:marRight w:val="0"/>
      <w:marTop w:val="0"/>
      <w:marBottom w:val="0"/>
      <w:divBdr>
        <w:top w:val="none" w:sz="0" w:space="0" w:color="auto"/>
        <w:left w:val="none" w:sz="0" w:space="0" w:color="auto"/>
        <w:bottom w:val="none" w:sz="0" w:space="0" w:color="auto"/>
        <w:right w:val="none" w:sz="0" w:space="0" w:color="auto"/>
      </w:divBdr>
    </w:div>
    <w:div w:id="1171529089">
      <w:bodyDiv w:val="1"/>
      <w:marLeft w:val="0"/>
      <w:marRight w:val="0"/>
      <w:marTop w:val="0"/>
      <w:marBottom w:val="0"/>
      <w:divBdr>
        <w:top w:val="none" w:sz="0" w:space="0" w:color="auto"/>
        <w:left w:val="none" w:sz="0" w:space="0" w:color="auto"/>
        <w:bottom w:val="none" w:sz="0" w:space="0" w:color="auto"/>
        <w:right w:val="none" w:sz="0" w:space="0" w:color="auto"/>
      </w:divBdr>
    </w:div>
    <w:div w:id="1171723064">
      <w:bodyDiv w:val="1"/>
      <w:marLeft w:val="0"/>
      <w:marRight w:val="0"/>
      <w:marTop w:val="0"/>
      <w:marBottom w:val="0"/>
      <w:divBdr>
        <w:top w:val="none" w:sz="0" w:space="0" w:color="auto"/>
        <w:left w:val="none" w:sz="0" w:space="0" w:color="auto"/>
        <w:bottom w:val="none" w:sz="0" w:space="0" w:color="auto"/>
        <w:right w:val="none" w:sz="0" w:space="0" w:color="auto"/>
      </w:divBdr>
    </w:div>
    <w:div w:id="1171994063">
      <w:bodyDiv w:val="1"/>
      <w:marLeft w:val="0"/>
      <w:marRight w:val="0"/>
      <w:marTop w:val="0"/>
      <w:marBottom w:val="0"/>
      <w:divBdr>
        <w:top w:val="none" w:sz="0" w:space="0" w:color="auto"/>
        <w:left w:val="none" w:sz="0" w:space="0" w:color="auto"/>
        <w:bottom w:val="none" w:sz="0" w:space="0" w:color="auto"/>
        <w:right w:val="none" w:sz="0" w:space="0" w:color="auto"/>
      </w:divBdr>
    </w:div>
    <w:div w:id="1172336014">
      <w:marLeft w:val="480"/>
      <w:marRight w:val="0"/>
      <w:marTop w:val="0"/>
      <w:marBottom w:val="0"/>
      <w:divBdr>
        <w:top w:val="none" w:sz="0" w:space="0" w:color="auto"/>
        <w:left w:val="none" w:sz="0" w:space="0" w:color="auto"/>
        <w:bottom w:val="none" w:sz="0" w:space="0" w:color="auto"/>
        <w:right w:val="none" w:sz="0" w:space="0" w:color="auto"/>
      </w:divBdr>
    </w:div>
    <w:div w:id="1173186270">
      <w:bodyDiv w:val="1"/>
      <w:marLeft w:val="0"/>
      <w:marRight w:val="0"/>
      <w:marTop w:val="0"/>
      <w:marBottom w:val="0"/>
      <w:divBdr>
        <w:top w:val="none" w:sz="0" w:space="0" w:color="auto"/>
        <w:left w:val="none" w:sz="0" w:space="0" w:color="auto"/>
        <w:bottom w:val="none" w:sz="0" w:space="0" w:color="auto"/>
        <w:right w:val="none" w:sz="0" w:space="0" w:color="auto"/>
      </w:divBdr>
    </w:div>
    <w:div w:id="1174035459">
      <w:bodyDiv w:val="1"/>
      <w:marLeft w:val="0"/>
      <w:marRight w:val="0"/>
      <w:marTop w:val="0"/>
      <w:marBottom w:val="0"/>
      <w:divBdr>
        <w:top w:val="none" w:sz="0" w:space="0" w:color="auto"/>
        <w:left w:val="none" w:sz="0" w:space="0" w:color="auto"/>
        <w:bottom w:val="none" w:sz="0" w:space="0" w:color="auto"/>
        <w:right w:val="none" w:sz="0" w:space="0" w:color="auto"/>
      </w:divBdr>
    </w:div>
    <w:div w:id="1174227842">
      <w:bodyDiv w:val="1"/>
      <w:marLeft w:val="0"/>
      <w:marRight w:val="0"/>
      <w:marTop w:val="0"/>
      <w:marBottom w:val="0"/>
      <w:divBdr>
        <w:top w:val="none" w:sz="0" w:space="0" w:color="auto"/>
        <w:left w:val="none" w:sz="0" w:space="0" w:color="auto"/>
        <w:bottom w:val="none" w:sz="0" w:space="0" w:color="auto"/>
        <w:right w:val="none" w:sz="0" w:space="0" w:color="auto"/>
      </w:divBdr>
    </w:div>
    <w:div w:id="1174537882">
      <w:bodyDiv w:val="1"/>
      <w:marLeft w:val="0"/>
      <w:marRight w:val="0"/>
      <w:marTop w:val="0"/>
      <w:marBottom w:val="0"/>
      <w:divBdr>
        <w:top w:val="none" w:sz="0" w:space="0" w:color="auto"/>
        <w:left w:val="none" w:sz="0" w:space="0" w:color="auto"/>
        <w:bottom w:val="none" w:sz="0" w:space="0" w:color="auto"/>
        <w:right w:val="none" w:sz="0" w:space="0" w:color="auto"/>
      </w:divBdr>
    </w:div>
    <w:div w:id="1174608257">
      <w:bodyDiv w:val="1"/>
      <w:marLeft w:val="0"/>
      <w:marRight w:val="0"/>
      <w:marTop w:val="0"/>
      <w:marBottom w:val="0"/>
      <w:divBdr>
        <w:top w:val="none" w:sz="0" w:space="0" w:color="auto"/>
        <w:left w:val="none" w:sz="0" w:space="0" w:color="auto"/>
        <w:bottom w:val="none" w:sz="0" w:space="0" w:color="auto"/>
        <w:right w:val="none" w:sz="0" w:space="0" w:color="auto"/>
      </w:divBdr>
    </w:div>
    <w:div w:id="1175001001">
      <w:bodyDiv w:val="1"/>
      <w:marLeft w:val="0"/>
      <w:marRight w:val="0"/>
      <w:marTop w:val="0"/>
      <w:marBottom w:val="0"/>
      <w:divBdr>
        <w:top w:val="none" w:sz="0" w:space="0" w:color="auto"/>
        <w:left w:val="none" w:sz="0" w:space="0" w:color="auto"/>
        <w:bottom w:val="none" w:sz="0" w:space="0" w:color="auto"/>
        <w:right w:val="none" w:sz="0" w:space="0" w:color="auto"/>
      </w:divBdr>
    </w:div>
    <w:div w:id="1175613917">
      <w:bodyDiv w:val="1"/>
      <w:marLeft w:val="0"/>
      <w:marRight w:val="0"/>
      <w:marTop w:val="0"/>
      <w:marBottom w:val="0"/>
      <w:divBdr>
        <w:top w:val="none" w:sz="0" w:space="0" w:color="auto"/>
        <w:left w:val="none" w:sz="0" w:space="0" w:color="auto"/>
        <w:bottom w:val="none" w:sz="0" w:space="0" w:color="auto"/>
        <w:right w:val="none" w:sz="0" w:space="0" w:color="auto"/>
      </w:divBdr>
    </w:div>
    <w:div w:id="1175681299">
      <w:bodyDiv w:val="1"/>
      <w:marLeft w:val="0"/>
      <w:marRight w:val="0"/>
      <w:marTop w:val="0"/>
      <w:marBottom w:val="0"/>
      <w:divBdr>
        <w:top w:val="none" w:sz="0" w:space="0" w:color="auto"/>
        <w:left w:val="none" w:sz="0" w:space="0" w:color="auto"/>
        <w:bottom w:val="none" w:sz="0" w:space="0" w:color="auto"/>
        <w:right w:val="none" w:sz="0" w:space="0" w:color="auto"/>
      </w:divBdr>
    </w:div>
    <w:div w:id="1175994496">
      <w:bodyDiv w:val="1"/>
      <w:marLeft w:val="0"/>
      <w:marRight w:val="0"/>
      <w:marTop w:val="0"/>
      <w:marBottom w:val="0"/>
      <w:divBdr>
        <w:top w:val="none" w:sz="0" w:space="0" w:color="auto"/>
        <w:left w:val="none" w:sz="0" w:space="0" w:color="auto"/>
        <w:bottom w:val="none" w:sz="0" w:space="0" w:color="auto"/>
        <w:right w:val="none" w:sz="0" w:space="0" w:color="auto"/>
      </w:divBdr>
    </w:div>
    <w:div w:id="1176768668">
      <w:bodyDiv w:val="1"/>
      <w:marLeft w:val="0"/>
      <w:marRight w:val="0"/>
      <w:marTop w:val="0"/>
      <w:marBottom w:val="0"/>
      <w:divBdr>
        <w:top w:val="none" w:sz="0" w:space="0" w:color="auto"/>
        <w:left w:val="none" w:sz="0" w:space="0" w:color="auto"/>
        <w:bottom w:val="none" w:sz="0" w:space="0" w:color="auto"/>
        <w:right w:val="none" w:sz="0" w:space="0" w:color="auto"/>
      </w:divBdr>
    </w:div>
    <w:div w:id="1177116370">
      <w:bodyDiv w:val="1"/>
      <w:marLeft w:val="0"/>
      <w:marRight w:val="0"/>
      <w:marTop w:val="0"/>
      <w:marBottom w:val="0"/>
      <w:divBdr>
        <w:top w:val="none" w:sz="0" w:space="0" w:color="auto"/>
        <w:left w:val="none" w:sz="0" w:space="0" w:color="auto"/>
        <w:bottom w:val="none" w:sz="0" w:space="0" w:color="auto"/>
        <w:right w:val="none" w:sz="0" w:space="0" w:color="auto"/>
      </w:divBdr>
    </w:div>
    <w:div w:id="1177384739">
      <w:bodyDiv w:val="1"/>
      <w:marLeft w:val="0"/>
      <w:marRight w:val="0"/>
      <w:marTop w:val="0"/>
      <w:marBottom w:val="0"/>
      <w:divBdr>
        <w:top w:val="none" w:sz="0" w:space="0" w:color="auto"/>
        <w:left w:val="none" w:sz="0" w:space="0" w:color="auto"/>
        <w:bottom w:val="none" w:sz="0" w:space="0" w:color="auto"/>
        <w:right w:val="none" w:sz="0" w:space="0" w:color="auto"/>
      </w:divBdr>
    </w:div>
    <w:div w:id="1178271865">
      <w:bodyDiv w:val="1"/>
      <w:marLeft w:val="0"/>
      <w:marRight w:val="0"/>
      <w:marTop w:val="0"/>
      <w:marBottom w:val="0"/>
      <w:divBdr>
        <w:top w:val="none" w:sz="0" w:space="0" w:color="auto"/>
        <w:left w:val="none" w:sz="0" w:space="0" w:color="auto"/>
        <w:bottom w:val="none" w:sz="0" w:space="0" w:color="auto"/>
        <w:right w:val="none" w:sz="0" w:space="0" w:color="auto"/>
      </w:divBdr>
    </w:div>
    <w:div w:id="1179345972">
      <w:bodyDiv w:val="1"/>
      <w:marLeft w:val="0"/>
      <w:marRight w:val="0"/>
      <w:marTop w:val="0"/>
      <w:marBottom w:val="0"/>
      <w:divBdr>
        <w:top w:val="none" w:sz="0" w:space="0" w:color="auto"/>
        <w:left w:val="none" w:sz="0" w:space="0" w:color="auto"/>
        <w:bottom w:val="none" w:sz="0" w:space="0" w:color="auto"/>
        <w:right w:val="none" w:sz="0" w:space="0" w:color="auto"/>
      </w:divBdr>
    </w:div>
    <w:div w:id="1179587930">
      <w:marLeft w:val="480"/>
      <w:marRight w:val="0"/>
      <w:marTop w:val="0"/>
      <w:marBottom w:val="0"/>
      <w:divBdr>
        <w:top w:val="none" w:sz="0" w:space="0" w:color="auto"/>
        <w:left w:val="none" w:sz="0" w:space="0" w:color="auto"/>
        <w:bottom w:val="none" w:sz="0" w:space="0" w:color="auto"/>
        <w:right w:val="none" w:sz="0" w:space="0" w:color="auto"/>
      </w:divBdr>
    </w:div>
    <w:div w:id="1180464271">
      <w:bodyDiv w:val="1"/>
      <w:marLeft w:val="0"/>
      <w:marRight w:val="0"/>
      <w:marTop w:val="0"/>
      <w:marBottom w:val="0"/>
      <w:divBdr>
        <w:top w:val="none" w:sz="0" w:space="0" w:color="auto"/>
        <w:left w:val="none" w:sz="0" w:space="0" w:color="auto"/>
        <w:bottom w:val="none" w:sz="0" w:space="0" w:color="auto"/>
        <w:right w:val="none" w:sz="0" w:space="0" w:color="auto"/>
      </w:divBdr>
    </w:div>
    <w:div w:id="1181503257">
      <w:bodyDiv w:val="1"/>
      <w:marLeft w:val="0"/>
      <w:marRight w:val="0"/>
      <w:marTop w:val="0"/>
      <w:marBottom w:val="0"/>
      <w:divBdr>
        <w:top w:val="none" w:sz="0" w:space="0" w:color="auto"/>
        <w:left w:val="none" w:sz="0" w:space="0" w:color="auto"/>
        <w:bottom w:val="none" w:sz="0" w:space="0" w:color="auto"/>
        <w:right w:val="none" w:sz="0" w:space="0" w:color="auto"/>
      </w:divBdr>
    </w:div>
    <w:div w:id="1181746907">
      <w:bodyDiv w:val="1"/>
      <w:marLeft w:val="0"/>
      <w:marRight w:val="0"/>
      <w:marTop w:val="0"/>
      <w:marBottom w:val="0"/>
      <w:divBdr>
        <w:top w:val="none" w:sz="0" w:space="0" w:color="auto"/>
        <w:left w:val="none" w:sz="0" w:space="0" w:color="auto"/>
        <w:bottom w:val="none" w:sz="0" w:space="0" w:color="auto"/>
        <w:right w:val="none" w:sz="0" w:space="0" w:color="auto"/>
      </w:divBdr>
    </w:div>
    <w:div w:id="1182235547">
      <w:bodyDiv w:val="1"/>
      <w:marLeft w:val="0"/>
      <w:marRight w:val="0"/>
      <w:marTop w:val="0"/>
      <w:marBottom w:val="0"/>
      <w:divBdr>
        <w:top w:val="none" w:sz="0" w:space="0" w:color="auto"/>
        <w:left w:val="none" w:sz="0" w:space="0" w:color="auto"/>
        <w:bottom w:val="none" w:sz="0" w:space="0" w:color="auto"/>
        <w:right w:val="none" w:sz="0" w:space="0" w:color="auto"/>
      </w:divBdr>
    </w:div>
    <w:div w:id="1185942533">
      <w:bodyDiv w:val="1"/>
      <w:marLeft w:val="0"/>
      <w:marRight w:val="0"/>
      <w:marTop w:val="0"/>
      <w:marBottom w:val="0"/>
      <w:divBdr>
        <w:top w:val="none" w:sz="0" w:space="0" w:color="auto"/>
        <w:left w:val="none" w:sz="0" w:space="0" w:color="auto"/>
        <w:bottom w:val="none" w:sz="0" w:space="0" w:color="auto"/>
        <w:right w:val="none" w:sz="0" w:space="0" w:color="auto"/>
      </w:divBdr>
    </w:div>
    <w:div w:id="1186333626">
      <w:bodyDiv w:val="1"/>
      <w:marLeft w:val="0"/>
      <w:marRight w:val="0"/>
      <w:marTop w:val="0"/>
      <w:marBottom w:val="0"/>
      <w:divBdr>
        <w:top w:val="none" w:sz="0" w:space="0" w:color="auto"/>
        <w:left w:val="none" w:sz="0" w:space="0" w:color="auto"/>
        <w:bottom w:val="none" w:sz="0" w:space="0" w:color="auto"/>
        <w:right w:val="none" w:sz="0" w:space="0" w:color="auto"/>
      </w:divBdr>
    </w:div>
    <w:div w:id="1187988978">
      <w:marLeft w:val="480"/>
      <w:marRight w:val="0"/>
      <w:marTop w:val="0"/>
      <w:marBottom w:val="0"/>
      <w:divBdr>
        <w:top w:val="none" w:sz="0" w:space="0" w:color="auto"/>
        <w:left w:val="none" w:sz="0" w:space="0" w:color="auto"/>
        <w:bottom w:val="none" w:sz="0" w:space="0" w:color="auto"/>
        <w:right w:val="none" w:sz="0" w:space="0" w:color="auto"/>
      </w:divBdr>
    </w:div>
    <w:div w:id="1188106921">
      <w:bodyDiv w:val="1"/>
      <w:marLeft w:val="0"/>
      <w:marRight w:val="0"/>
      <w:marTop w:val="0"/>
      <w:marBottom w:val="0"/>
      <w:divBdr>
        <w:top w:val="none" w:sz="0" w:space="0" w:color="auto"/>
        <w:left w:val="none" w:sz="0" w:space="0" w:color="auto"/>
        <w:bottom w:val="none" w:sz="0" w:space="0" w:color="auto"/>
        <w:right w:val="none" w:sz="0" w:space="0" w:color="auto"/>
      </w:divBdr>
    </w:div>
    <w:div w:id="1188175812">
      <w:bodyDiv w:val="1"/>
      <w:marLeft w:val="0"/>
      <w:marRight w:val="0"/>
      <w:marTop w:val="0"/>
      <w:marBottom w:val="0"/>
      <w:divBdr>
        <w:top w:val="none" w:sz="0" w:space="0" w:color="auto"/>
        <w:left w:val="none" w:sz="0" w:space="0" w:color="auto"/>
        <w:bottom w:val="none" w:sz="0" w:space="0" w:color="auto"/>
        <w:right w:val="none" w:sz="0" w:space="0" w:color="auto"/>
      </w:divBdr>
    </w:div>
    <w:div w:id="1188179037">
      <w:bodyDiv w:val="1"/>
      <w:marLeft w:val="0"/>
      <w:marRight w:val="0"/>
      <w:marTop w:val="0"/>
      <w:marBottom w:val="0"/>
      <w:divBdr>
        <w:top w:val="none" w:sz="0" w:space="0" w:color="auto"/>
        <w:left w:val="none" w:sz="0" w:space="0" w:color="auto"/>
        <w:bottom w:val="none" w:sz="0" w:space="0" w:color="auto"/>
        <w:right w:val="none" w:sz="0" w:space="0" w:color="auto"/>
      </w:divBdr>
    </w:div>
    <w:div w:id="1190028557">
      <w:bodyDiv w:val="1"/>
      <w:marLeft w:val="0"/>
      <w:marRight w:val="0"/>
      <w:marTop w:val="0"/>
      <w:marBottom w:val="0"/>
      <w:divBdr>
        <w:top w:val="none" w:sz="0" w:space="0" w:color="auto"/>
        <w:left w:val="none" w:sz="0" w:space="0" w:color="auto"/>
        <w:bottom w:val="none" w:sz="0" w:space="0" w:color="auto"/>
        <w:right w:val="none" w:sz="0" w:space="0" w:color="auto"/>
      </w:divBdr>
    </w:div>
    <w:div w:id="1191064823">
      <w:bodyDiv w:val="1"/>
      <w:marLeft w:val="0"/>
      <w:marRight w:val="0"/>
      <w:marTop w:val="0"/>
      <w:marBottom w:val="0"/>
      <w:divBdr>
        <w:top w:val="none" w:sz="0" w:space="0" w:color="auto"/>
        <w:left w:val="none" w:sz="0" w:space="0" w:color="auto"/>
        <w:bottom w:val="none" w:sz="0" w:space="0" w:color="auto"/>
        <w:right w:val="none" w:sz="0" w:space="0" w:color="auto"/>
      </w:divBdr>
    </w:div>
    <w:div w:id="1191258201">
      <w:bodyDiv w:val="1"/>
      <w:marLeft w:val="0"/>
      <w:marRight w:val="0"/>
      <w:marTop w:val="0"/>
      <w:marBottom w:val="0"/>
      <w:divBdr>
        <w:top w:val="none" w:sz="0" w:space="0" w:color="auto"/>
        <w:left w:val="none" w:sz="0" w:space="0" w:color="auto"/>
        <w:bottom w:val="none" w:sz="0" w:space="0" w:color="auto"/>
        <w:right w:val="none" w:sz="0" w:space="0" w:color="auto"/>
      </w:divBdr>
    </w:div>
    <w:div w:id="1191339473">
      <w:bodyDiv w:val="1"/>
      <w:marLeft w:val="0"/>
      <w:marRight w:val="0"/>
      <w:marTop w:val="0"/>
      <w:marBottom w:val="0"/>
      <w:divBdr>
        <w:top w:val="none" w:sz="0" w:space="0" w:color="auto"/>
        <w:left w:val="none" w:sz="0" w:space="0" w:color="auto"/>
        <w:bottom w:val="none" w:sz="0" w:space="0" w:color="auto"/>
        <w:right w:val="none" w:sz="0" w:space="0" w:color="auto"/>
      </w:divBdr>
    </w:div>
    <w:div w:id="1191603249">
      <w:bodyDiv w:val="1"/>
      <w:marLeft w:val="0"/>
      <w:marRight w:val="0"/>
      <w:marTop w:val="0"/>
      <w:marBottom w:val="0"/>
      <w:divBdr>
        <w:top w:val="none" w:sz="0" w:space="0" w:color="auto"/>
        <w:left w:val="none" w:sz="0" w:space="0" w:color="auto"/>
        <w:bottom w:val="none" w:sz="0" w:space="0" w:color="auto"/>
        <w:right w:val="none" w:sz="0" w:space="0" w:color="auto"/>
      </w:divBdr>
    </w:div>
    <w:div w:id="1192842213">
      <w:bodyDiv w:val="1"/>
      <w:marLeft w:val="0"/>
      <w:marRight w:val="0"/>
      <w:marTop w:val="0"/>
      <w:marBottom w:val="0"/>
      <w:divBdr>
        <w:top w:val="none" w:sz="0" w:space="0" w:color="auto"/>
        <w:left w:val="none" w:sz="0" w:space="0" w:color="auto"/>
        <w:bottom w:val="none" w:sz="0" w:space="0" w:color="auto"/>
        <w:right w:val="none" w:sz="0" w:space="0" w:color="auto"/>
      </w:divBdr>
    </w:div>
    <w:div w:id="1192957260">
      <w:bodyDiv w:val="1"/>
      <w:marLeft w:val="0"/>
      <w:marRight w:val="0"/>
      <w:marTop w:val="0"/>
      <w:marBottom w:val="0"/>
      <w:divBdr>
        <w:top w:val="none" w:sz="0" w:space="0" w:color="auto"/>
        <w:left w:val="none" w:sz="0" w:space="0" w:color="auto"/>
        <w:bottom w:val="none" w:sz="0" w:space="0" w:color="auto"/>
        <w:right w:val="none" w:sz="0" w:space="0" w:color="auto"/>
      </w:divBdr>
    </w:div>
    <w:div w:id="1193347260">
      <w:bodyDiv w:val="1"/>
      <w:marLeft w:val="0"/>
      <w:marRight w:val="0"/>
      <w:marTop w:val="0"/>
      <w:marBottom w:val="0"/>
      <w:divBdr>
        <w:top w:val="none" w:sz="0" w:space="0" w:color="auto"/>
        <w:left w:val="none" w:sz="0" w:space="0" w:color="auto"/>
        <w:bottom w:val="none" w:sz="0" w:space="0" w:color="auto"/>
        <w:right w:val="none" w:sz="0" w:space="0" w:color="auto"/>
      </w:divBdr>
    </w:div>
    <w:div w:id="1194079992">
      <w:bodyDiv w:val="1"/>
      <w:marLeft w:val="0"/>
      <w:marRight w:val="0"/>
      <w:marTop w:val="0"/>
      <w:marBottom w:val="0"/>
      <w:divBdr>
        <w:top w:val="none" w:sz="0" w:space="0" w:color="auto"/>
        <w:left w:val="none" w:sz="0" w:space="0" w:color="auto"/>
        <w:bottom w:val="none" w:sz="0" w:space="0" w:color="auto"/>
        <w:right w:val="none" w:sz="0" w:space="0" w:color="auto"/>
      </w:divBdr>
    </w:div>
    <w:div w:id="1194271441">
      <w:bodyDiv w:val="1"/>
      <w:marLeft w:val="0"/>
      <w:marRight w:val="0"/>
      <w:marTop w:val="0"/>
      <w:marBottom w:val="0"/>
      <w:divBdr>
        <w:top w:val="none" w:sz="0" w:space="0" w:color="auto"/>
        <w:left w:val="none" w:sz="0" w:space="0" w:color="auto"/>
        <w:bottom w:val="none" w:sz="0" w:space="0" w:color="auto"/>
        <w:right w:val="none" w:sz="0" w:space="0" w:color="auto"/>
      </w:divBdr>
    </w:div>
    <w:div w:id="1194730088">
      <w:bodyDiv w:val="1"/>
      <w:marLeft w:val="0"/>
      <w:marRight w:val="0"/>
      <w:marTop w:val="0"/>
      <w:marBottom w:val="0"/>
      <w:divBdr>
        <w:top w:val="none" w:sz="0" w:space="0" w:color="auto"/>
        <w:left w:val="none" w:sz="0" w:space="0" w:color="auto"/>
        <w:bottom w:val="none" w:sz="0" w:space="0" w:color="auto"/>
        <w:right w:val="none" w:sz="0" w:space="0" w:color="auto"/>
      </w:divBdr>
    </w:div>
    <w:div w:id="1194734719">
      <w:bodyDiv w:val="1"/>
      <w:marLeft w:val="0"/>
      <w:marRight w:val="0"/>
      <w:marTop w:val="0"/>
      <w:marBottom w:val="0"/>
      <w:divBdr>
        <w:top w:val="none" w:sz="0" w:space="0" w:color="auto"/>
        <w:left w:val="none" w:sz="0" w:space="0" w:color="auto"/>
        <w:bottom w:val="none" w:sz="0" w:space="0" w:color="auto"/>
        <w:right w:val="none" w:sz="0" w:space="0" w:color="auto"/>
      </w:divBdr>
    </w:div>
    <w:div w:id="1195652229">
      <w:bodyDiv w:val="1"/>
      <w:marLeft w:val="0"/>
      <w:marRight w:val="0"/>
      <w:marTop w:val="0"/>
      <w:marBottom w:val="0"/>
      <w:divBdr>
        <w:top w:val="none" w:sz="0" w:space="0" w:color="auto"/>
        <w:left w:val="none" w:sz="0" w:space="0" w:color="auto"/>
        <w:bottom w:val="none" w:sz="0" w:space="0" w:color="auto"/>
        <w:right w:val="none" w:sz="0" w:space="0" w:color="auto"/>
      </w:divBdr>
    </w:div>
    <w:div w:id="1197229887">
      <w:bodyDiv w:val="1"/>
      <w:marLeft w:val="0"/>
      <w:marRight w:val="0"/>
      <w:marTop w:val="0"/>
      <w:marBottom w:val="0"/>
      <w:divBdr>
        <w:top w:val="none" w:sz="0" w:space="0" w:color="auto"/>
        <w:left w:val="none" w:sz="0" w:space="0" w:color="auto"/>
        <w:bottom w:val="none" w:sz="0" w:space="0" w:color="auto"/>
        <w:right w:val="none" w:sz="0" w:space="0" w:color="auto"/>
      </w:divBdr>
    </w:div>
    <w:div w:id="1197815801">
      <w:bodyDiv w:val="1"/>
      <w:marLeft w:val="0"/>
      <w:marRight w:val="0"/>
      <w:marTop w:val="0"/>
      <w:marBottom w:val="0"/>
      <w:divBdr>
        <w:top w:val="none" w:sz="0" w:space="0" w:color="auto"/>
        <w:left w:val="none" w:sz="0" w:space="0" w:color="auto"/>
        <w:bottom w:val="none" w:sz="0" w:space="0" w:color="auto"/>
        <w:right w:val="none" w:sz="0" w:space="0" w:color="auto"/>
      </w:divBdr>
    </w:div>
    <w:div w:id="1197887494">
      <w:bodyDiv w:val="1"/>
      <w:marLeft w:val="0"/>
      <w:marRight w:val="0"/>
      <w:marTop w:val="0"/>
      <w:marBottom w:val="0"/>
      <w:divBdr>
        <w:top w:val="none" w:sz="0" w:space="0" w:color="auto"/>
        <w:left w:val="none" w:sz="0" w:space="0" w:color="auto"/>
        <w:bottom w:val="none" w:sz="0" w:space="0" w:color="auto"/>
        <w:right w:val="none" w:sz="0" w:space="0" w:color="auto"/>
      </w:divBdr>
    </w:div>
    <w:div w:id="1198004105">
      <w:bodyDiv w:val="1"/>
      <w:marLeft w:val="0"/>
      <w:marRight w:val="0"/>
      <w:marTop w:val="0"/>
      <w:marBottom w:val="0"/>
      <w:divBdr>
        <w:top w:val="none" w:sz="0" w:space="0" w:color="auto"/>
        <w:left w:val="none" w:sz="0" w:space="0" w:color="auto"/>
        <w:bottom w:val="none" w:sz="0" w:space="0" w:color="auto"/>
        <w:right w:val="none" w:sz="0" w:space="0" w:color="auto"/>
      </w:divBdr>
    </w:div>
    <w:div w:id="1198926873">
      <w:bodyDiv w:val="1"/>
      <w:marLeft w:val="0"/>
      <w:marRight w:val="0"/>
      <w:marTop w:val="0"/>
      <w:marBottom w:val="0"/>
      <w:divBdr>
        <w:top w:val="none" w:sz="0" w:space="0" w:color="auto"/>
        <w:left w:val="none" w:sz="0" w:space="0" w:color="auto"/>
        <w:bottom w:val="none" w:sz="0" w:space="0" w:color="auto"/>
        <w:right w:val="none" w:sz="0" w:space="0" w:color="auto"/>
      </w:divBdr>
    </w:div>
    <w:div w:id="1199515765">
      <w:bodyDiv w:val="1"/>
      <w:marLeft w:val="0"/>
      <w:marRight w:val="0"/>
      <w:marTop w:val="0"/>
      <w:marBottom w:val="0"/>
      <w:divBdr>
        <w:top w:val="none" w:sz="0" w:space="0" w:color="auto"/>
        <w:left w:val="none" w:sz="0" w:space="0" w:color="auto"/>
        <w:bottom w:val="none" w:sz="0" w:space="0" w:color="auto"/>
        <w:right w:val="none" w:sz="0" w:space="0" w:color="auto"/>
      </w:divBdr>
    </w:div>
    <w:div w:id="1200703258">
      <w:marLeft w:val="480"/>
      <w:marRight w:val="0"/>
      <w:marTop w:val="0"/>
      <w:marBottom w:val="0"/>
      <w:divBdr>
        <w:top w:val="none" w:sz="0" w:space="0" w:color="auto"/>
        <w:left w:val="none" w:sz="0" w:space="0" w:color="auto"/>
        <w:bottom w:val="none" w:sz="0" w:space="0" w:color="auto"/>
        <w:right w:val="none" w:sz="0" w:space="0" w:color="auto"/>
      </w:divBdr>
    </w:div>
    <w:div w:id="1201549931">
      <w:bodyDiv w:val="1"/>
      <w:marLeft w:val="0"/>
      <w:marRight w:val="0"/>
      <w:marTop w:val="0"/>
      <w:marBottom w:val="0"/>
      <w:divBdr>
        <w:top w:val="none" w:sz="0" w:space="0" w:color="auto"/>
        <w:left w:val="none" w:sz="0" w:space="0" w:color="auto"/>
        <w:bottom w:val="none" w:sz="0" w:space="0" w:color="auto"/>
        <w:right w:val="none" w:sz="0" w:space="0" w:color="auto"/>
      </w:divBdr>
    </w:div>
    <w:div w:id="1201744567">
      <w:bodyDiv w:val="1"/>
      <w:marLeft w:val="0"/>
      <w:marRight w:val="0"/>
      <w:marTop w:val="0"/>
      <w:marBottom w:val="0"/>
      <w:divBdr>
        <w:top w:val="none" w:sz="0" w:space="0" w:color="auto"/>
        <w:left w:val="none" w:sz="0" w:space="0" w:color="auto"/>
        <w:bottom w:val="none" w:sz="0" w:space="0" w:color="auto"/>
        <w:right w:val="none" w:sz="0" w:space="0" w:color="auto"/>
      </w:divBdr>
    </w:div>
    <w:div w:id="1202477597">
      <w:bodyDiv w:val="1"/>
      <w:marLeft w:val="0"/>
      <w:marRight w:val="0"/>
      <w:marTop w:val="0"/>
      <w:marBottom w:val="0"/>
      <w:divBdr>
        <w:top w:val="none" w:sz="0" w:space="0" w:color="auto"/>
        <w:left w:val="none" w:sz="0" w:space="0" w:color="auto"/>
        <w:bottom w:val="none" w:sz="0" w:space="0" w:color="auto"/>
        <w:right w:val="none" w:sz="0" w:space="0" w:color="auto"/>
      </w:divBdr>
    </w:div>
    <w:div w:id="1202521724">
      <w:bodyDiv w:val="1"/>
      <w:marLeft w:val="0"/>
      <w:marRight w:val="0"/>
      <w:marTop w:val="0"/>
      <w:marBottom w:val="0"/>
      <w:divBdr>
        <w:top w:val="none" w:sz="0" w:space="0" w:color="auto"/>
        <w:left w:val="none" w:sz="0" w:space="0" w:color="auto"/>
        <w:bottom w:val="none" w:sz="0" w:space="0" w:color="auto"/>
        <w:right w:val="none" w:sz="0" w:space="0" w:color="auto"/>
      </w:divBdr>
    </w:div>
    <w:div w:id="1203444815">
      <w:bodyDiv w:val="1"/>
      <w:marLeft w:val="0"/>
      <w:marRight w:val="0"/>
      <w:marTop w:val="0"/>
      <w:marBottom w:val="0"/>
      <w:divBdr>
        <w:top w:val="none" w:sz="0" w:space="0" w:color="auto"/>
        <w:left w:val="none" w:sz="0" w:space="0" w:color="auto"/>
        <w:bottom w:val="none" w:sz="0" w:space="0" w:color="auto"/>
        <w:right w:val="none" w:sz="0" w:space="0" w:color="auto"/>
      </w:divBdr>
    </w:div>
    <w:div w:id="1203977215">
      <w:bodyDiv w:val="1"/>
      <w:marLeft w:val="0"/>
      <w:marRight w:val="0"/>
      <w:marTop w:val="0"/>
      <w:marBottom w:val="0"/>
      <w:divBdr>
        <w:top w:val="none" w:sz="0" w:space="0" w:color="auto"/>
        <w:left w:val="none" w:sz="0" w:space="0" w:color="auto"/>
        <w:bottom w:val="none" w:sz="0" w:space="0" w:color="auto"/>
        <w:right w:val="none" w:sz="0" w:space="0" w:color="auto"/>
      </w:divBdr>
    </w:div>
    <w:div w:id="1204443428">
      <w:bodyDiv w:val="1"/>
      <w:marLeft w:val="0"/>
      <w:marRight w:val="0"/>
      <w:marTop w:val="0"/>
      <w:marBottom w:val="0"/>
      <w:divBdr>
        <w:top w:val="none" w:sz="0" w:space="0" w:color="auto"/>
        <w:left w:val="none" w:sz="0" w:space="0" w:color="auto"/>
        <w:bottom w:val="none" w:sz="0" w:space="0" w:color="auto"/>
        <w:right w:val="none" w:sz="0" w:space="0" w:color="auto"/>
      </w:divBdr>
    </w:div>
    <w:div w:id="1204706771">
      <w:bodyDiv w:val="1"/>
      <w:marLeft w:val="0"/>
      <w:marRight w:val="0"/>
      <w:marTop w:val="0"/>
      <w:marBottom w:val="0"/>
      <w:divBdr>
        <w:top w:val="none" w:sz="0" w:space="0" w:color="auto"/>
        <w:left w:val="none" w:sz="0" w:space="0" w:color="auto"/>
        <w:bottom w:val="none" w:sz="0" w:space="0" w:color="auto"/>
        <w:right w:val="none" w:sz="0" w:space="0" w:color="auto"/>
      </w:divBdr>
    </w:div>
    <w:div w:id="1204977118">
      <w:marLeft w:val="480"/>
      <w:marRight w:val="0"/>
      <w:marTop w:val="0"/>
      <w:marBottom w:val="0"/>
      <w:divBdr>
        <w:top w:val="none" w:sz="0" w:space="0" w:color="auto"/>
        <w:left w:val="none" w:sz="0" w:space="0" w:color="auto"/>
        <w:bottom w:val="none" w:sz="0" w:space="0" w:color="auto"/>
        <w:right w:val="none" w:sz="0" w:space="0" w:color="auto"/>
      </w:divBdr>
    </w:div>
    <w:div w:id="1205823133">
      <w:marLeft w:val="480"/>
      <w:marRight w:val="0"/>
      <w:marTop w:val="0"/>
      <w:marBottom w:val="0"/>
      <w:divBdr>
        <w:top w:val="none" w:sz="0" w:space="0" w:color="auto"/>
        <w:left w:val="none" w:sz="0" w:space="0" w:color="auto"/>
        <w:bottom w:val="none" w:sz="0" w:space="0" w:color="auto"/>
        <w:right w:val="none" w:sz="0" w:space="0" w:color="auto"/>
      </w:divBdr>
    </w:div>
    <w:div w:id="1206482668">
      <w:bodyDiv w:val="1"/>
      <w:marLeft w:val="0"/>
      <w:marRight w:val="0"/>
      <w:marTop w:val="0"/>
      <w:marBottom w:val="0"/>
      <w:divBdr>
        <w:top w:val="none" w:sz="0" w:space="0" w:color="auto"/>
        <w:left w:val="none" w:sz="0" w:space="0" w:color="auto"/>
        <w:bottom w:val="none" w:sz="0" w:space="0" w:color="auto"/>
        <w:right w:val="none" w:sz="0" w:space="0" w:color="auto"/>
      </w:divBdr>
    </w:div>
    <w:div w:id="1207335161">
      <w:bodyDiv w:val="1"/>
      <w:marLeft w:val="0"/>
      <w:marRight w:val="0"/>
      <w:marTop w:val="0"/>
      <w:marBottom w:val="0"/>
      <w:divBdr>
        <w:top w:val="none" w:sz="0" w:space="0" w:color="auto"/>
        <w:left w:val="none" w:sz="0" w:space="0" w:color="auto"/>
        <w:bottom w:val="none" w:sz="0" w:space="0" w:color="auto"/>
        <w:right w:val="none" w:sz="0" w:space="0" w:color="auto"/>
      </w:divBdr>
    </w:div>
    <w:div w:id="1207528698">
      <w:bodyDiv w:val="1"/>
      <w:marLeft w:val="0"/>
      <w:marRight w:val="0"/>
      <w:marTop w:val="0"/>
      <w:marBottom w:val="0"/>
      <w:divBdr>
        <w:top w:val="none" w:sz="0" w:space="0" w:color="auto"/>
        <w:left w:val="none" w:sz="0" w:space="0" w:color="auto"/>
        <w:bottom w:val="none" w:sz="0" w:space="0" w:color="auto"/>
        <w:right w:val="none" w:sz="0" w:space="0" w:color="auto"/>
      </w:divBdr>
    </w:div>
    <w:div w:id="1208178924">
      <w:bodyDiv w:val="1"/>
      <w:marLeft w:val="0"/>
      <w:marRight w:val="0"/>
      <w:marTop w:val="0"/>
      <w:marBottom w:val="0"/>
      <w:divBdr>
        <w:top w:val="none" w:sz="0" w:space="0" w:color="auto"/>
        <w:left w:val="none" w:sz="0" w:space="0" w:color="auto"/>
        <w:bottom w:val="none" w:sz="0" w:space="0" w:color="auto"/>
        <w:right w:val="none" w:sz="0" w:space="0" w:color="auto"/>
      </w:divBdr>
    </w:div>
    <w:div w:id="1208298512">
      <w:bodyDiv w:val="1"/>
      <w:marLeft w:val="0"/>
      <w:marRight w:val="0"/>
      <w:marTop w:val="0"/>
      <w:marBottom w:val="0"/>
      <w:divBdr>
        <w:top w:val="none" w:sz="0" w:space="0" w:color="auto"/>
        <w:left w:val="none" w:sz="0" w:space="0" w:color="auto"/>
        <w:bottom w:val="none" w:sz="0" w:space="0" w:color="auto"/>
        <w:right w:val="none" w:sz="0" w:space="0" w:color="auto"/>
      </w:divBdr>
    </w:div>
    <w:div w:id="1208565707">
      <w:bodyDiv w:val="1"/>
      <w:marLeft w:val="0"/>
      <w:marRight w:val="0"/>
      <w:marTop w:val="0"/>
      <w:marBottom w:val="0"/>
      <w:divBdr>
        <w:top w:val="none" w:sz="0" w:space="0" w:color="auto"/>
        <w:left w:val="none" w:sz="0" w:space="0" w:color="auto"/>
        <w:bottom w:val="none" w:sz="0" w:space="0" w:color="auto"/>
        <w:right w:val="none" w:sz="0" w:space="0" w:color="auto"/>
      </w:divBdr>
    </w:div>
    <w:div w:id="1208638076">
      <w:bodyDiv w:val="1"/>
      <w:marLeft w:val="0"/>
      <w:marRight w:val="0"/>
      <w:marTop w:val="0"/>
      <w:marBottom w:val="0"/>
      <w:divBdr>
        <w:top w:val="none" w:sz="0" w:space="0" w:color="auto"/>
        <w:left w:val="none" w:sz="0" w:space="0" w:color="auto"/>
        <w:bottom w:val="none" w:sz="0" w:space="0" w:color="auto"/>
        <w:right w:val="none" w:sz="0" w:space="0" w:color="auto"/>
      </w:divBdr>
    </w:div>
    <w:div w:id="1209414758">
      <w:bodyDiv w:val="1"/>
      <w:marLeft w:val="0"/>
      <w:marRight w:val="0"/>
      <w:marTop w:val="0"/>
      <w:marBottom w:val="0"/>
      <w:divBdr>
        <w:top w:val="none" w:sz="0" w:space="0" w:color="auto"/>
        <w:left w:val="none" w:sz="0" w:space="0" w:color="auto"/>
        <w:bottom w:val="none" w:sz="0" w:space="0" w:color="auto"/>
        <w:right w:val="none" w:sz="0" w:space="0" w:color="auto"/>
      </w:divBdr>
    </w:div>
    <w:div w:id="1209606755">
      <w:bodyDiv w:val="1"/>
      <w:marLeft w:val="0"/>
      <w:marRight w:val="0"/>
      <w:marTop w:val="0"/>
      <w:marBottom w:val="0"/>
      <w:divBdr>
        <w:top w:val="none" w:sz="0" w:space="0" w:color="auto"/>
        <w:left w:val="none" w:sz="0" w:space="0" w:color="auto"/>
        <w:bottom w:val="none" w:sz="0" w:space="0" w:color="auto"/>
        <w:right w:val="none" w:sz="0" w:space="0" w:color="auto"/>
      </w:divBdr>
    </w:div>
    <w:div w:id="1210533118">
      <w:bodyDiv w:val="1"/>
      <w:marLeft w:val="0"/>
      <w:marRight w:val="0"/>
      <w:marTop w:val="0"/>
      <w:marBottom w:val="0"/>
      <w:divBdr>
        <w:top w:val="none" w:sz="0" w:space="0" w:color="auto"/>
        <w:left w:val="none" w:sz="0" w:space="0" w:color="auto"/>
        <w:bottom w:val="none" w:sz="0" w:space="0" w:color="auto"/>
        <w:right w:val="none" w:sz="0" w:space="0" w:color="auto"/>
      </w:divBdr>
    </w:div>
    <w:div w:id="1210652566">
      <w:bodyDiv w:val="1"/>
      <w:marLeft w:val="0"/>
      <w:marRight w:val="0"/>
      <w:marTop w:val="0"/>
      <w:marBottom w:val="0"/>
      <w:divBdr>
        <w:top w:val="none" w:sz="0" w:space="0" w:color="auto"/>
        <w:left w:val="none" w:sz="0" w:space="0" w:color="auto"/>
        <w:bottom w:val="none" w:sz="0" w:space="0" w:color="auto"/>
        <w:right w:val="none" w:sz="0" w:space="0" w:color="auto"/>
      </w:divBdr>
    </w:div>
    <w:div w:id="1211502623">
      <w:marLeft w:val="480"/>
      <w:marRight w:val="0"/>
      <w:marTop w:val="0"/>
      <w:marBottom w:val="0"/>
      <w:divBdr>
        <w:top w:val="none" w:sz="0" w:space="0" w:color="auto"/>
        <w:left w:val="none" w:sz="0" w:space="0" w:color="auto"/>
        <w:bottom w:val="none" w:sz="0" w:space="0" w:color="auto"/>
        <w:right w:val="none" w:sz="0" w:space="0" w:color="auto"/>
      </w:divBdr>
    </w:div>
    <w:div w:id="1211724933">
      <w:bodyDiv w:val="1"/>
      <w:marLeft w:val="0"/>
      <w:marRight w:val="0"/>
      <w:marTop w:val="0"/>
      <w:marBottom w:val="0"/>
      <w:divBdr>
        <w:top w:val="none" w:sz="0" w:space="0" w:color="auto"/>
        <w:left w:val="none" w:sz="0" w:space="0" w:color="auto"/>
        <w:bottom w:val="none" w:sz="0" w:space="0" w:color="auto"/>
        <w:right w:val="none" w:sz="0" w:space="0" w:color="auto"/>
      </w:divBdr>
    </w:div>
    <w:div w:id="1211844138">
      <w:bodyDiv w:val="1"/>
      <w:marLeft w:val="0"/>
      <w:marRight w:val="0"/>
      <w:marTop w:val="0"/>
      <w:marBottom w:val="0"/>
      <w:divBdr>
        <w:top w:val="none" w:sz="0" w:space="0" w:color="auto"/>
        <w:left w:val="none" w:sz="0" w:space="0" w:color="auto"/>
        <w:bottom w:val="none" w:sz="0" w:space="0" w:color="auto"/>
        <w:right w:val="none" w:sz="0" w:space="0" w:color="auto"/>
      </w:divBdr>
    </w:div>
    <w:div w:id="1213153281">
      <w:bodyDiv w:val="1"/>
      <w:marLeft w:val="0"/>
      <w:marRight w:val="0"/>
      <w:marTop w:val="0"/>
      <w:marBottom w:val="0"/>
      <w:divBdr>
        <w:top w:val="none" w:sz="0" w:space="0" w:color="auto"/>
        <w:left w:val="none" w:sz="0" w:space="0" w:color="auto"/>
        <w:bottom w:val="none" w:sz="0" w:space="0" w:color="auto"/>
        <w:right w:val="none" w:sz="0" w:space="0" w:color="auto"/>
      </w:divBdr>
    </w:div>
    <w:div w:id="1213276606">
      <w:bodyDiv w:val="1"/>
      <w:marLeft w:val="0"/>
      <w:marRight w:val="0"/>
      <w:marTop w:val="0"/>
      <w:marBottom w:val="0"/>
      <w:divBdr>
        <w:top w:val="none" w:sz="0" w:space="0" w:color="auto"/>
        <w:left w:val="none" w:sz="0" w:space="0" w:color="auto"/>
        <w:bottom w:val="none" w:sz="0" w:space="0" w:color="auto"/>
        <w:right w:val="none" w:sz="0" w:space="0" w:color="auto"/>
      </w:divBdr>
    </w:div>
    <w:div w:id="1213465255">
      <w:bodyDiv w:val="1"/>
      <w:marLeft w:val="0"/>
      <w:marRight w:val="0"/>
      <w:marTop w:val="0"/>
      <w:marBottom w:val="0"/>
      <w:divBdr>
        <w:top w:val="none" w:sz="0" w:space="0" w:color="auto"/>
        <w:left w:val="none" w:sz="0" w:space="0" w:color="auto"/>
        <w:bottom w:val="none" w:sz="0" w:space="0" w:color="auto"/>
        <w:right w:val="none" w:sz="0" w:space="0" w:color="auto"/>
      </w:divBdr>
    </w:div>
    <w:div w:id="1214777877">
      <w:bodyDiv w:val="1"/>
      <w:marLeft w:val="0"/>
      <w:marRight w:val="0"/>
      <w:marTop w:val="0"/>
      <w:marBottom w:val="0"/>
      <w:divBdr>
        <w:top w:val="none" w:sz="0" w:space="0" w:color="auto"/>
        <w:left w:val="none" w:sz="0" w:space="0" w:color="auto"/>
        <w:bottom w:val="none" w:sz="0" w:space="0" w:color="auto"/>
        <w:right w:val="none" w:sz="0" w:space="0" w:color="auto"/>
      </w:divBdr>
    </w:div>
    <w:div w:id="1215045638">
      <w:bodyDiv w:val="1"/>
      <w:marLeft w:val="0"/>
      <w:marRight w:val="0"/>
      <w:marTop w:val="0"/>
      <w:marBottom w:val="0"/>
      <w:divBdr>
        <w:top w:val="none" w:sz="0" w:space="0" w:color="auto"/>
        <w:left w:val="none" w:sz="0" w:space="0" w:color="auto"/>
        <w:bottom w:val="none" w:sz="0" w:space="0" w:color="auto"/>
        <w:right w:val="none" w:sz="0" w:space="0" w:color="auto"/>
      </w:divBdr>
    </w:div>
    <w:div w:id="1215508767">
      <w:marLeft w:val="480"/>
      <w:marRight w:val="0"/>
      <w:marTop w:val="0"/>
      <w:marBottom w:val="0"/>
      <w:divBdr>
        <w:top w:val="none" w:sz="0" w:space="0" w:color="auto"/>
        <w:left w:val="none" w:sz="0" w:space="0" w:color="auto"/>
        <w:bottom w:val="none" w:sz="0" w:space="0" w:color="auto"/>
        <w:right w:val="none" w:sz="0" w:space="0" w:color="auto"/>
      </w:divBdr>
    </w:div>
    <w:div w:id="1215965621">
      <w:bodyDiv w:val="1"/>
      <w:marLeft w:val="0"/>
      <w:marRight w:val="0"/>
      <w:marTop w:val="0"/>
      <w:marBottom w:val="0"/>
      <w:divBdr>
        <w:top w:val="none" w:sz="0" w:space="0" w:color="auto"/>
        <w:left w:val="none" w:sz="0" w:space="0" w:color="auto"/>
        <w:bottom w:val="none" w:sz="0" w:space="0" w:color="auto"/>
        <w:right w:val="none" w:sz="0" w:space="0" w:color="auto"/>
      </w:divBdr>
    </w:div>
    <w:div w:id="1216814873">
      <w:bodyDiv w:val="1"/>
      <w:marLeft w:val="0"/>
      <w:marRight w:val="0"/>
      <w:marTop w:val="0"/>
      <w:marBottom w:val="0"/>
      <w:divBdr>
        <w:top w:val="none" w:sz="0" w:space="0" w:color="auto"/>
        <w:left w:val="none" w:sz="0" w:space="0" w:color="auto"/>
        <w:bottom w:val="none" w:sz="0" w:space="0" w:color="auto"/>
        <w:right w:val="none" w:sz="0" w:space="0" w:color="auto"/>
      </w:divBdr>
    </w:div>
    <w:div w:id="1216817452">
      <w:bodyDiv w:val="1"/>
      <w:marLeft w:val="0"/>
      <w:marRight w:val="0"/>
      <w:marTop w:val="0"/>
      <w:marBottom w:val="0"/>
      <w:divBdr>
        <w:top w:val="none" w:sz="0" w:space="0" w:color="auto"/>
        <w:left w:val="none" w:sz="0" w:space="0" w:color="auto"/>
        <w:bottom w:val="none" w:sz="0" w:space="0" w:color="auto"/>
        <w:right w:val="none" w:sz="0" w:space="0" w:color="auto"/>
      </w:divBdr>
    </w:div>
    <w:div w:id="1217594955">
      <w:bodyDiv w:val="1"/>
      <w:marLeft w:val="0"/>
      <w:marRight w:val="0"/>
      <w:marTop w:val="0"/>
      <w:marBottom w:val="0"/>
      <w:divBdr>
        <w:top w:val="none" w:sz="0" w:space="0" w:color="auto"/>
        <w:left w:val="none" w:sz="0" w:space="0" w:color="auto"/>
        <w:bottom w:val="none" w:sz="0" w:space="0" w:color="auto"/>
        <w:right w:val="none" w:sz="0" w:space="0" w:color="auto"/>
      </w:divBdr>
    </w:div>
    <w:div w:id="1218277230">
      <w:bodyDiv w:val="1"/>
      <w:marLeft w:val="0"/>
      <w:marRight w:val="0"/>
      <w:marTop w:val="0"/>
      <w:marBottom w:val="0"/>
      <w:divBdr>
        <w:top w:val="none" w:sz="0" w:space="0" w:color="auto"/>
        <w:left w:val="none" w:sz="0" w:space="0" w:color="auto"/>
        <w:bottom w:val="none" w:sz="0" w:space="0" w:color="auto"/>
        <w:right w:val="none" w:sz="0" w:space="0" w:color="auto"/>
      </w:divBdr>
    </w:div>
    <w:div w:id="1218514799">
      <w:bodyDiv w:val="1"/>
      <w:marLeft w:val="0"/>
      <w:marRight w:val="0"/>
      <w:marTop w:val="0"/>
      <w:marBottom w:val="0"/>
      <w:divBdr>
        <w:top w:val="none" w:sz="0" w:space="0" w:color="auto"/>
        <w:left w:val="none" w:sz="0" w:space="0" w:color="auto"/>
        <w:bottom w:val="none" w:sz="0" w:space="0" w:color="auto"/>
        <w:right w:val="none" w:sz="0" w:space="0" w:color="auto"/>
      </w:divBdr>
    </w:div>
    <w:div w:id="1219051872">
      <w:bodyDiv w:val="1"/>
      <w:marLeft w:val="0"/>
      <w:marRight w:val="0"/>
      <w:marTop w:val="0"/>
      <w:marBottom w:val="0"/>
      <w:divBdr>
        <w:top w:val="none" w:sz="0" w:space="0" w:color="auto"/>
        <w:left w:val="none" w:sz="0" w:space="0" w:color="auto"/>
        <w:bottom w:val="none" w:sz="0" w:space="0" w:color="auto"/>
        <w:right w:val="none" w:sz="0" w:space="0" w:color="auto"/>
      </w:divBdr>
    </w:div>
    <w:div w:id="1219586494">
      <w:bodyDiv w:val="1"/>
      <w:marLeft w:val="0"/>
      <w:marRight w:val="0"/>
      <w:marTop w:val="0"/>
      <w:marBottom w:val="0"/>
      <w:divBdr>
        <w:top w:val="none" w:sz="0" w:space="0" w:color="auto"/>
        <w:left w:val="none" w:sz="0" w:space="0" w:color="auto"/>
        <w:bottom w:val="none" w:sz="0" w:space="0" w:color="auto"/>
        <w:right w:val="none" w:sz="0" w:space="0" w:color="auto"/>
      </w:divBdr>
    </w:div>
    <w:div w:id="1220437152">
      <w:bodyDiv w:val="1"/>
      <w:marLeft w:val="0"/>
      <w:marRight w:val="0"/>
      <w:marTop w:val="0"/>
      <w:marBottom w:val="0"/>
      <w:divBdr>
        <w:top w:val="none" w:sz="0" w:space="0" w:color="auto"/>
        <w:left w:val="none" w:sz="0" w:space="0" w:color="auto"/>
        <w:bottom w:val="none" w:sz="0" w:space="0" w:color="auto"/>
        <w:right w:val="none" w:sz="0" w:space="0" w:color="auto"/>
      </w:divBdr>
    </w:div>
    <w:div w:id="1221095988">
      <w:bodyDiv w:val="1"/>
      <w:marLeft w:val="0"/>
      <w:marRight w:val="0"/>
      <w:marTop w:val="0"/>
      <w:marBottom w:val="0"/>
      <w:divBdr>
        <w:top w:val="none" w:sz="0" w:space="0" w:color="auto"/>
        <w:left w:val="none" w:sz="0" w:space="0" w:color="auto"/>
        <w:bottom w:val="none" w:sz="0" w:space="0" w:color="auto"/>
        <w:right w:val="none" w:sz="0" w:space="0" w:color="auto"/>
      </w:divBdr>
    </w:div>
    <w:div w:id="1221133601">
      <w:marLeft w:val="0"/>
      <w:marRight w:val="0"/>
      <w:marTop w:val="0"/>
      <w:marBottom w:val="0"/>
      <w:divBdr>
        <w:top w:val="none" w:sz="0" w:space="0" w:color="auto"/>
        <w:left w:val="none" w:sz="0" w:space="0" w:color="auto"/>
        <w:bottom w:val="none" w:sz="0" w:space="0" w:color="auto"/>
        <w:right w:val="none" w:sz="0" w:space="0" w:color="auto"/>
      </w:divBdr>
    </w:div>
    <w:div w:id="1221671891">
      <w:bodyDiv w:val="1"/>
      <w:marLeft w:val="0"/>
      <w:marRight w:val="0"/>
      <w:marTop w:val="0"/>
      <w:marBottom w:val="0"/>
      <w:divBdr>
        <w:top w:val="none" w:sz="0" w:space="0" w:color="auto"/>
        <w:left w:val="none" w:sz="0" w:space="0" w:color="auto"/>
        <w:bottom w:val="none" w:sz="0" w:space="0" w:color="auto"/>
        <w:right w:val="none" w:sz="0" w:space="0" w:color="auto"/>
      </w:divBdr>
    </w:div>
    <w:div w:id="1222257089">
      <w:bodyDiv w:val="1"/>
      <w:marLeft w:val="0"/>
      <w:marRight w:val="0"/>
      <w:marTop w:val="0"/>
      <w:marBottom w:val="0"/>
      <w:divBdr>
        <w:top w:val="none" w:sz="0" w:space="0" w:color="auto"/>
        <w:left w:val="none" w:sz="0" w:space="0" w:color="auto"/>
        <w:bottom w:val="none" w:sz="0" w:space="0" w:color="auto"/>
        <w:right w:val="none" w:sz="0" w:space="0" w:color="auto"/>
      </w:divBdr>
    </w:div>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223982707">
      <w:bodyDiv w:val="1"/>
      <w:marLeft w:val="0"/>
      <w:marRight w:val="0"/>
      <w:marTop w:val="0"/>
      <w:marBottom w:val="0"/>
      <w:divBdr>
        <w:top w:val="none" w:sz="0" w:space="0" w:color="auto"/>
        <w:left w:val="none" w:sz="0" w:space="0" w:color="auto"/>
        <w:bottom w:val="none" w:sz="0" w:space="0" w:color="auto"/>
        <w:right w:val="none" w:sz="0" w:space="0" w:color="auto"/>
      </w:divBdr>
    </w:div>
    <w:div w:id="1225290556">
      <w:bodyDiv w:val="1"/>
      <w:marLeft w:val="0"/>
      <w:marRight w:val="0"/>
      <w:marTop w:val="0"/>
      <w:marBottom w:val="0"/>
      <w:divBdr>
        <w:top w:val="none" w:sz="0" w:space="0" w:color="auto"/>
        <w:left w:val="none" w:sz="0" w:space="0" w:color="auto"/>
        <w:bottom w:val="none" w:sz="0" w:space="0" w:color="auto"/>
        <w:right w:val="none" w:sz="0" w:space="0" w:color="auto"/>
      </w:divBdr>
    </w:div>
    <w:div w:id="1225483717">
      <w:bodyDiv w:val="1"/>
      <w:marLeft w:val="0"/>
      <w:marRight w:val="0"/>
      <w:marTop w:val="0"/>
      <w:marBottom w:val="0"/>
      <w:divBdr>
        <w:top w:val="none" w:sz="0" w:space="0" w:color="auto"/>
        <w:left w:val="none" w:sz="0" w:space="0" w:color="auto"/>
        <w:bottom w:val="none" w:sz="0" w:space="0" w:color="auto"/>
        <w:right w:val="none" w:sz="0" w:space="0" w:color="auto"/>
      </w:divBdr>
    </w:div>
    <w:div w:id="1225751632">
      <w:bodyDiv w:val="1"/>
      <w:marLeft w:val="0"/>
      <w:marRight w:val="0"/>
      <w:marTop w:val="0"/>
      <w:marBottom w:val="0"/>
      <w:divBdr>
        <w:top w:val="none" w:sz="0" w:space="0" w:color="auto"/>
        <w:left w:val="none" w:sz="0" w:space="0" w:color="auto"/>
        <w:bottom w:val="none" w:sz="0" w:space="0" w:color="auto"/>
        <w:right w:val="none" w:sz="0" w:space="0" w:color="auto"/>
      </w:divBdr>
    </w:div>
    <w:div w:id="1226530504">
      <w:bodyDiv w:val="1"/>
      <w:marLeft w:val="0"/>
      <w:marRight w:val="0"/>
      <w:marTop w:val="0"/>
      <w:marBottom w:val="0"/>
      <w:divBdr>
        <w:top w:val="none" w:sz="0" w:space="0" w:color="auto"/>
        <w:left w:val="none" w:sz="0" w:space="0" w:color="auto"/>
        <w:bottom w:val="none" w:sz="0" w:space="0" w:color="auto"/>
        <w:right w:val="none" w:sz="0" w:space="0" w:color="auto"/>
      </w:divBdr>
    </w:div>
    <w:div w:id="1226600545">
      <w:bodyDiv w:val="1"/>
      <w:marLeft w:val="0"/>
      <w:marRight w:val="0"/>
      <w:marTop w:val="0"/>
      <w:marBottom w:val="0"/>
      <w:divBdr>
        <w:top w:val="none" w:sz="0" w:space="0" w:color="auto"/>
        <w:left w:val="none" w:sz="0" w:space="0" w:color="auto"/>
        <w:bottom w:val="none" w:sz="0" w:space="0" w:color="auto"/>
        <w:right w:val="none" w:sz="0" w:space="0" w:color="auto"/>
      </w:divBdr>
    </w:div>
    <w:div w:id="1226913835">
      <w:bodyDiv w:val="1"/>
      <w:marLeft w:val="0"/>
      <w:marRight w:val="0"/>
      <w:marTop w:val="0"/>
      <w:marBottom w:val="0"/>
      <w:divBdr>
        <w:top w:val="none" w:sz="0" w:space="0" w:color="auto"/>
        <w:left w:val="none" w:sz="0" w:space="0" w:color="auto"/>
        <w:bottom w:val="none" w:sz="0" w:space="0" w:color="auto"/>
        <w:right w:val="none" w:sz="0" w:space="0" w:color="auto"/>
      </w:divBdr>
    </w:div>
    <w:div w:id="1227641116">
      <w:marLeft w:val="480"/>
      <w:marRight w:val="0"/>
      <w:marTop w:val="0"/>
      <w:marBottom w:val="0"/>
      <w:divBdr>
        <w:top w:val="none" w:sz="0" w:space="0" w:color="auto"/>
        <w:left w:val="none" w:sz="0" w:space="0" w:color="auto"/>
        <w:bottom w:val="none" w:sz="0" w:space="0" w:color="auto"/>
        <w:right w:val="none" w:sz="0" w:space="0" w:color="auto"/>
      </w:divBdr>
    </w:div>
    <w:div w:id="1227716534">
      <w:bodyDiv w:val="1"/>
      <w:marLeft w:val="0"/>
      <w:marRight w:val="0"/>
      <w:marTop w:val="0"/>
      <w:marBottom w:val="0"/>
      <w:divBdr>
        <w:top w:val="none" w:sz="0" w:space="0" w:color="auto"/>
        <w:left w:val="none" w:sz="0" w:space="0" w:color="auto"/>
        <w:bottom w:val="none" w:sz="0" w:space="0" w:color="auto"/>
        <w:right w:val="none" w:sz="0" w:space="0" w:color="auto"/>
      </w:divBdr>
    </w:div>
    <w:div w:id="1227954675">
      <w:bodyDiv w:val="1"/>
      <w:marLeft w:val="0"/>
      <w:marRight w:val="0"/>
      <w:marTop w:val="0"/>
      <w:marBottom w:val="0"/>
      <w:divBdr>
        <w:top w:val="none" w:sz="0" w:space="0" w:color="auto"/>
        <w:left w:val="none" w:sz="0" w:space="0" w:color="auto"/>
        <w:bottom w:val="none" w:sz="0" w:space="0" w:color="auto"/>
        <w:right w:val="none" w:sz="0" w:space="0" w:color="auto"/>
      </w:divBdr>
    </w:div>
    <w:div w:id="1229804324">
      <w:bodyDiv w:val="1"/>
      <w:marLeft w:val="0"/>
      <w:marRight w:val="0"/>
      <w:marTop w:val="0"/>
      <w:marBottom w:val="0"/>
      <w:divBdr>
        <w:top w:val="none" w:sz="0" w:space="0" w:color="auto"/>
        <w:left w:val="none" w:sz="0" w:space="0" w:color="auto"/>
        <w:bottom w:val="none" w:sz="0" w:space="0" w:color="auto"/>
        <w:right w:val="none" w:sz="0" w:space="0" w:color="auto"/>
      </w:divBdr>
    </w:div>
    <w:div w:id="1232303544">
      <w:marLeft w:val="480"/>
      <w:marRight w:val="0"/>
      <w:marTop w:val="0"/>
      <w:marBottom w:val="0"/>
      <w:divBdr>
        <w:top w:val="none" w:sz="0" w:space="0" w:color="auto"/>
        <w:left w:val="none" w:sz="0" w:space="0" w:color="auto"/>
        <w:bottom w:val="none" w:sz="0" w:space="0" w:color="auto"/>
        <w:right w:val="none" w:sz="0" w:space="0" w:color="auto"/>
      </w:divBdr>
    </w:div>
    <w:div w:id="1232502279">
      <w:bodyDiv w:val="1"/>
      <w:marLeft w:val="0"/>
      <w:marRight w:val="0"/>
      <w:marTop w:val="0"/>
      <w:marBottom w:val="0"/>
      <w:divBdr>
        <w:top w:val="none" w:sz="0" w:space="0" w:color="auto"/>
        <w:left w:val="none" w:sz="0" w:space="0" w:color="auto"/>
        <w:bottom w:val="none" w:sz="0" w:space="0" w:color="auto"/>
        <w:right w:val="none" w:sz="0" w:space="0" w:color="auto"/>
      </w:divBdr>
    </w:div>
    <w:div w:id="1232539803">
      <w:bodyDiv w:val="1"/>
      <w:marLeft w:val="0"/>
      <w:marRight w:val="0"/>
      <w:marTop w:val="0"/>
      <w:marBottom w:val="0"/>
      <w:divBdr>
        <w:top w:val="none" w:sz="0" w:space="0" w:color="auto"/>
        <w:left w:val="none" w:sz="0" w:space="0" w:color="auto"/>
        <w:bottom w:val="none" w:sz="0" w:space="0" w:color="auto"/>
        <w:right w:val="none" w:sz="0" w:space="0" w:color="auto"/>
      </w:divBdr>
    </w:div>
    <w:div w:id="1233006218">
      <w:marLeft w:val="0"/>
      <w:marRight w:val="0"/>
      <w:marTop w:val="0"/>
      <w:marBottom w:val="0"/>
      <w:divBdr>
        <w:top w:val="none" w:sz="0" w:space="0" w:color="auto"/>
        <w:left w:val="none" w:sz="0" w:space="0" w:color="auto"/>
        <w:bottom w:val="none" w:sz="0" w:space="0" w:color="auto"/>
        <w:right w:val="none" w:sz="0" w:space="0" w:color="auto"/>
      </w:divBdr>
    </w:div>
    <w:div w:id="1233739494">
      <w:marLeft w:val="480"/>
      <w:marRight w:val="0"/>
      <w:marTop w:val="0"/>
      <w:marBottom w:val="0"/>
      <w:divBdr>
        <w:top w:val="none" w:sz="0" w:space="0" w:color="auto"/>
        <w:left w:val="none" w:sz="0" w:space="0" w:color="auto"/>
        <w:bottom w:val="none" w:sz="0" w:space="0" w:color="auto"/>
        <w:right w:val="none" w:sz="0" w:space="0" w:color="auto"/>
      </w:divBdr>
    </w:div>
    <w:div w:id="1234193265">
      <w:bodyDiv w:val="1"/>
      <w:marLeft w:val="0"/>
      <w:marRight w:val="0"/>
      <w:marTop w:val="0"/>
      <w:marBottom w:val="0"/>
      <w:divBdr>
        <w:top w:val="none" w:sz="0" w:space="0" w:color="auto"/>
        <w:left w:val="none" w:sz="0" w:space="0" w:color="auto"/>
        <w:bottom w:val="none" w:sz="0" w:space="0" w:color="auto"/>
        <w:right w:val="none" w:sz="0" w:space="0" w:color="auto"/>
      </w:divBdr>
    </w:div>
    <w:div w:id="1234194222">
      <w:bodyDiv w:val="1"/>
      <w:marLeft w:val="0"/>
      <w:marRight w:val="0"/>
      <w:marTop w:val="0"/>
      <w:marBottom w:val="0"/>
      <w:divBdr>
        <w:top w:val="none" w:sz="0" w:space="0" w:color="auto"/>
        <w:left w:val="none" w:sz="0" w:space="0" w:color="auto"/>
        <w:bottom w:val="none" w:sz="0" w:space="0" w:color="auto"/>
        <w:right w:val="none" w:sz="0" w:space="0" w:color="auto"/>
      </w:divBdr>
    </w:div>
    <w:div w:id="1234241915">
      <w:bodyDiv w:val="1"/>
      <w:marLeft w:val="0"/>
      <w:marRight w:val="0"/>
      <w:marTop w:val="0"/>
      <w:marBottom w:val="0"/>
      <w:divBdr>
        <w:top w:val="none" w:sz="0" w:space="0" w:color="auto"/>
        <w:left w:val="none" w:sz="0" w:space="0" w:color="auto"/>
        <w:bottom w:val="none" w:sz="0" w:space="0" w:color="auto"/>
        <w:right w:val="none" w:sz="0" w:space="0" w:color="auto"/>
      </w:divBdr>
    </w:div>
    <w:div w:id="1235045657">
      <w:bodyDiv w:val="1"/>
      <w:marLeft w:val="0"/>
      <w:marRight w:val="0"/>
      <w:marTop w:val="0"/>
      <w:marBottom w:val="0"/>
      <w:divBdr>
        <w:top w:val="none" w:sz="0" w:space="0" w:color="auto"/>
        <w:left w:val="none" w:sz="0" w:space="0" w:color="auto"/>
        <w:bottom w:val="none" w:sz="0" w:space="0" w:color="auto"/>
        <w:right w:val="none" w:sz="0" w:space="0" w:color="auto"/>
      </w:divBdr>
    </w:div>
    <w:div w:id="1235243782">
      <w:bodyDiv w:val="1"/>
      <w:marLeft w:val="0"/>
      <w:marRight w:val="0"/>
      <w:marTop w:val="0"/>
      <w:marBottom w:val="0"/>
      <w:divBdr>
        <w:top w:val="none" w:sz="0" w:space="0" w:color="auto"/>
        <w:left w:val="none" w:sz="0" w:space="0" w:color="auto"/>
        <w:bottom w:val="none" w:sz="0" w:space="0" w:color="auto"/>
        <w:right w:val="none" w:sz="0" w:space="0" w:color="auto"/>
      </w:divBdr>
    </w:div>
    <w:div w:id="1235315750">
      <w:bodyDiv w:val="1"/>
      <w:marLeft w:val="0"/>
      <w:marRight w:val="0"/>
      <w:marTop w:val="0"/>
      <w:marBottom w:val="0"/>
      <w:divBdr>
        <w:top w:val="none" w:sz="0" w:space="0" w:color="auto"/>
        <w:left w:val="none" w:sz="0" w:space="0" w:color="auto"/>
        <w:bottom w:val="none" w:sz="0" w:space="0" w:color="auto"/>
        <w:right w:val="none" w:sz="0" w:space="0" w:color="auto"/>
      </w:divBdr>
    </w:div>
    <w:div w:id="1235358682">
      <w:bodyDiv w:val="1"/>
      <w:marLeft w:val="0"/>
      <w:marRight w:val="0"/>
      <w:marTop w:val="0"/>
      <w:marBottom w:val="0"/>
      <w:divBdr>
        <w:top w:val="none" w:sz="0" w:space="0" w:color="auto"/>
        <w:left w:val="none" w:sz="0" w:space="0" w:color="auto"/>
        <w:bottom w:val="none" w:sz="0" w:space="0" w:color="auto"/>
        <w:right w:val="none" w:sz="0" w:space="0" w:color="auto"/>
      </w:divBdr>
    </w:div>
    <w:div w:id="1235624654">
      <w:bodyDiv w:val="1"/>
      <w:marLeft w:val="0"/>
      <w:marRight w:val="0"/>
      <w:marTop w:val="0"/>
      <w:marBottom w:val="0"/>
      <w:divBdr>
        <w:top w:val="none" w:sz="0" w:space="0" w:color="auto"/>
        <w:left w:val="none" w:sz="0" w:space="0" w:color="auto"/>
        <w:bottom w:val="none" w:sz="0" w:space="0" w:color="auto"/>
        <w:right w:val="none" w:sz="0" w:space="0" w:color="auto"/>
      </w:divBdr>
    </w:div>
    <w:div w:id="1235816395">
      <w:bodyDiv w:val="1"/>
      <w:marLeft w:val="0"/>
      <w:marRight w:val="0"/>
      <w:marTop w:val="0"/>
      <w:marBottom w:val="0"/>
      <w:divBdr>
        <w:top w:val="none" w:sz="0" w:space="0" w:color="auto"/>
        <w:left w:val="none" w:sz="0" w:space="0" w:color="auto"/>
        <w:bottom w:val="none" w:sz="0" w:space="0" w:color="auto"/>
        <w:right w:val="none" w:sz="0" w:space="0" w:color="auto"/>
      </w:divBdr>
    </w:div>
    <w:div w:id="1235967353">
      <w:bodyDiv w:val="1"/>
      <w:marLeft w:val="0"/>
      <w:marRight w:val="0"/>
      <w:marTop w:val="0"/>
      <w:marBottom w:val="0"/>
      <w:divBdr>
        <w:top w:val="none" w:sz="0" w:space="0" w:color="auto"/>
        <w:left w:val="none" w:sz="0" w:space="0" w:color="auto"/>
        <w:bottom w:val="none" w:sz="0" w:space="0" w:color="auto"/>
        <w:right w:val="none" w:sz="0" w:space="0" w:color="auto"/>
      </w:divBdr>
    </w:div>
    <w:div w:id="1235974549">
      <w:bodyDiv w:val="1"/>
      <w:marLeft w:val="0"/>
      <w:marRight w:val="0"/>
      <w:marTop w:val="0"/>
      <w:marBottom w:val="0"/>
      <w:divBdr>
        <w:top w:val="none" w:sz="0" w:space="0" w:color="auto"/>
        <w:left w:val="none" w:sz="0" w:space="0" w:color="auto"/>
        <w:bottom w:val="none" w:sz="0" w:space="0" w:color="auto"/>
        <w:right w:val="none" w:sz="0" w:space="0" w:color="auto"/>
      </w:divBdr>
    </w:div>
    <w:div w:id="1236277977">
      <w:bodyDiv w:val="1"/>
      <w:marLeft w:val="0"/>
      <w:marRight w:val="0"/>
      <w:marTop w:val="0"/>
      <w:marBottom w:val="0"/>
      <w:divBdr>
        <w:top w:val="none" w:sz="0" w:space="0" w:color="auto"/>
        <w:left w:val="none" w:sz="0" w:space="0" w:color="auto"/>
        <w:bottom w:val="none" w:sz="0" w:space="0" w:color="auto"/>
        <w:right w:val="none" w:sz="0" w:space="0" w:color="auto"/>
      </w:divBdr>
    </w:div>
    <w:div w:id="1236472502">
      <w:bodyDiv w:val="1"/>
      <w:marLeft w:val="0"/>
      <w:marRight w:val="0"/>
      <w:marTop w:val="0"/>
      <w:marBottom w:val="0"/>
      <w:divBdr>
        <w:top w:val="none" w:sz="0" w:space="0" w:color="auto"/>
        <w:left w:val="none" w:sz="0" w:space="0" w:color="auto"/>
        <w:bottom w:val="none" w:sz="0" w:space="0" w:color="auto"/>
        <w:right w:val="none" w:sz="0" w:space="0" w:color="auto"/>
      </w:divBdr>
    </w:div>
    <w:div w:id="1237322620">
      <w:marLeft w:val="480"/>
      <w:marRight w:val="0"/>
      <w:marTop w:val="0"/>
      <w:marBottom w:val="0"/>
      <w:divBdr>
        <w:top w:val="none" w:sz="0" w:space="0" w:color="auto"/>
        <w:left w:val="none" w:sz="0" w:space="0" w:color="auto"/>
        <w:bottom w:val="none" w:sz="0" w:space="0" w:color="auto"/>
        <w:right w:val="none" w:sz="0" w:space="0" w:color="auto"/>
      </w:divBdr>
    </w:div>
    <w:div w:id="1237589770">
      <w:bodyDiv w:val="1"/>
      <w:marLeft w:val="0"/>
      <w:marRight w:val="0"/>
      <w:marTop w:val="0"/>
      <w:marBottom w:val="0"/>
      <w:divBdr>
        <w:top w:val="none" w:sz="0" w:space="0" w:color="auto"/>
        <w:left w:val="none" w:sz="0" w:space="0" w:color="auto"/>
        <w:bottom w:val="none" w:sz="0" w:space="0" w:color="auto"/>
        <w:right w:val="none" w:sz="0" w:space="0" w:color="auto"/>
      </w:divBdr>
    </w:div>
    <w:div w:id="1237591429">
      <w:bodyDiv w:val="1"/>
      <w:marLeft w:val="0"/>
      <w:marRight w:val="0"/>
      <w:marTop w:val="0"/>
      <w:marBottom w:val="0"/>
      <w:divBdr>
        <w:top w:val="none" w:sz="0" w:space="0" w:color="auto"/>
        <w:left w:val="none" w:sz="0" w:space="0" w:color="auto"/>
        <w:bottom w:val="none" w:sz="0" w:space="0" w:color="auto"/>
        <w:right w:val="none" w:sz="0" w:space="0" w:color="auto"/>
      </w:divBdr>
    </w:div>
    <w:div w:id="1238518644">
      <w:bodyDiv w:val="1"/>
      <w:marLeft w:val="0"/>
      <w:marRight w:val="0"/>
      <w:marTop w:val="0"/>
      <w:marBottom w:val="0"/>
      <w:divBdr>
        <w:top w:val="none" w:sz="0" w:space="0" w:color="auto"/>
        <w:left w:val="none" w:sz="0" w:space="0" w:color="auto"/>
        <w:bottom w:val="none" w:sz="0" w:space="0" w:color="auto"/>
        <w:right w:val="none" w:sz="0" w:space="0" w:color="auto"/>
      </w:divBdr>
    </w:div>
    <w:div w:id="1238595032">
      <w:bodyDiv w:val="1"/>
      <w:marLeft w:val="0"/>
      <w:marRight w:val="0"/>
      <w:marTop w:val="0"/>
      <w:marBottom w:val="0"/>
      <w:divBdr>
        <w:top w:val="none" w:sz="0" w:space="0" w:color="auto"/>
        <w:left w:val="none" w:sz="0" w:space="0" w:color="auto"/>
        <w:bottom w:val="none" w:sz="0" w:space="0" w:color="auto"/>
        <w:right w:val="none" w:sz="0" w:space="0" w:color="auto"/>
      </w:divBdr>
    </w:div>
    <w:div w:id="1240793820">
      <w:bodyDiv w:val="1"/>
      <w:marLeft w:val="0"/>
      <w:marRight w:val="0"/>
      <w:marTop w:val="0"/>
      <w:marBottom w:val="0"/>
      <w:divBdr>
        <w:top w:val="none" w:sz="0" w:space="0" w:color="auto"/>
        <w:left w:val="none" w:sz="0" w:space="0" w:color="auto"/>
        <w:bottom w:val="none" w:sz="0" w:space="0" w:color="auto"/>
        <w:right w:val="none" w:sz="0" w:space="0" w:color="auto"/>
      </w:divBdr>
    </w:div>
    <w:div w:id="1241479822">
      <w:bodyDiv w:val="1"/>
      <w:marLeft w:val="0"/>
      <w:marRight w:val="0"/>
      <w:marTop w:val="0"/>
      <w:marBottom w:val="0"/>
      <w:divBdr>
        <w:top w:val="none" w:sz="0" w:space="0" w:color="auto"/>
        <w:left w:val="none" w:sz="0" w:space="0" w:color="auto"/>
        <w:bottom w:val="none" w:sz="0" w:space="0" w:color="auto"/>
        <w:right w:val="none" w:sz="0" w:space="0" w:color="auto"/>
      </w:divBdr>
    </w:div>
    <w:div w:id="1242374937">
      <w:bodyDiv w:val="1"/>
      <w:marLeft w:val="0"/>
      <w:marRight w:val="0"/>
      <w:marTop w:val="0"/>
      <w:marBottom w:val="0"/>
      <w:divBdr>
        <w:top w:val="none" w:sz="0" w:space="0" w:color="auto"/>
        <w:left w:val="none" w:sz="0" w:space="0" w:color="auto"/>
        <w:bottom w:val="none" w:sz="0" w:space="0" w:color="auto"/>
        <w:right w:val="none" w:sz="0" w:space="0" w:color="auto"/>
      </w:divBdr>
    </w:div>
    <w:div w:id="1242956033">
      <w:bodyDiv w:val="1"/>
      <w:marLeft w:val="0"/>
      <w:marRight w:val="0"/>
      <w:marTop w:val="0"/>
      <w:marBottom w:val="0"/>
      <w:divBdr>
        <w:top w:val="none" w:sz="0" w:space="0" w:color="auto"/>
        <w:left w:val="none" w:sz="0" w:space="0" w:color="auto"/>
        <w:bottom w:val="none" w:sz="0" w:space="0" w:color="auto"/>
        <w:right w:val="none" w:sz="0" w:space="0" w:color="auto"/>
      </w:divBdr>
    </w:div>
    <w:div w:id="1244491281">
      <w:bodyDiv w:val="1"/>
      <w:marLeft w:val="0"/>
      <w:marRight w:val="0"/>
      <w:marTop w:val="0"/>
      <w:marBottom w:val="0"/>
      <w:divBdr>
        <w:top w:val="none" w:sz="0" w:space="0" w:color="auto"/>
        <w:left w:val="none" w:sz="0" w:space="0" w:color="auto"/>
        <w:bottom w:val="none" w:sz="0" w:space="0" w:color="auto"/>
        <w:right w:val="none" w:sz="0" w:space="0" w:color="auto"/>
      </w:divBdr>
    </w:div>
    <w:div w:id="1244532903">
      <w:bodyDiv w:val="1"/>
      <w:marLeft w:val="0"/>
      <w:marRight w:val="0"/>
      <w:marTop w:val="0"/>
      <w:marBottom w:val="0"/>
      <w:divBdr>
        <w:top w:val="none" w:sz="0" w:space="0" w:color="auto"/>
        <w:left w:val="none" w:sz="0" w:space="0" w:color="auto"/>
        <w:bottom w:val="none" w:sz="0" w:space="0" w:color="auto"/>
        <w:right w:val="none" w:sz="0" w:space="0" w:color="auto"/>
      </w:divBdr>
    </w:div>
    <w:div w:id="1246382767">
      <w:bodyDiv w:val="1"/>
      <w:marLeft w:val="0"/>
      <w:marRight w:val="0"/>
      <w:marTop w:val="0"/>
      <w:marBottom w:val="0"/>
      <w:divBdr>
        <w:top w:val="none" w:sz="0" w:space="0" w:color="auto"/>
        <w:left w:val="none" w:sz="0" w:space="0" w:color="auto"/>
        <w:bottom w:val="none" w:sz="0" w:space="0" w:color="auto"/>
        <w:right w:val="none" w:sz="0" w:space="0" w:color="auto"/>
      </w:divBdr>
    </w:div>
    <w:div w:id="1246960569">
      <w:bodyDiv w:val="1"/>
      <w:marLeft w:val="0"/>
      <w:marRight w:val="0"/>
      <w:marTop w:val="0"/>
      <w:marBottom w:val="0"/>
      <w:divBdr>
        <w:top w:val="none" w:sz="0" w:space="0" w:color="auto"/>
        <w:left w:val="none" w:sz="0" w:space="0" w:color="auto"/>
        <w:bottom w:val="none" w:sz="0" w:space="0" w:color="auto"/>
        <w:right w:val="none" w:sz="0" w:space="0" w:color="auto"/>
      </w:divBdr>
    </w:div>
    <w:div w:id="1247112625">
      <w:bodyDiv w:val="1"/>
      <w:marLeft w:val="0"/>
      <w:marRight w:val="0"/>
      <w:marTop w:val="0"/>
      <w:marBottom w:val="0"/>
      <w:divBdr>
        <w:top w:val="none" w:sz="0" w:space="0" w:color="auto"/>
        <w:left w:val="none" w:sz="0" w:space="0" w:color="auto"/>
        <w:bottom w:val="none" w:sz="0" w:space="0" w:color="auto"/>
        <w:right w:val="none" w:sz="0" w:space="0" w:color="auto"/>
      </w:divBdr>
    </w:div>
    <w:div w:id="1248734328">
      <w:marLeft w:val="480"/>
      <w:marRight w:val="0"/>
      <w:marTop w:val="0"/>
      <w:marBottom w:val="0"/>
      <w:divBdr>
        <w:top w:val="none" w:sz="0" w:space="0" w:color="auto"/>
        <w:left w:val="none" w:sz="0" w:space="0" w:color="auto"/>
        <w:bottom w:val="none" w:sz="0" w:space="0" w:color="auto"/>
        <w:right w:val="none" w:sz="0" w:space="0" w:color="auto"/>
      </w:divBdr>
    </w:div>
    <w:div w:id="1248879788">
      <w:bodyDiv w:val="1"/>
      <w:marLeft w:val="0"/>
      <w:marRight w:val="0"/>
      <w:marTop w:val="0"/>
      <w:marBottom w:val="0"/>
      <w:divBdr>
        <w:top w:val="none" w:sz="0" w:space="0" w:color="auto"/>
        <w:left w:val="none" w:sz="0" w:space="0" w:color="auto"/>
        <w:bottom w:val="none" w:sz="0" w:space="0" w:color="auto"/>
        <w:right w:val="none" w:sz="0" w:space="0" w:color="auto"/>
      </w:divBdr>
    </w:div>
    <w:div w:id="1249190852">
      <w:bodyDiv w:val="1"/>
      <w:marLeft w:val="0"/>
      <w:marRight w:val="0"/>
      <w:marTop w:val="0"/>
      <w:marBottom w:val="0"/>
      <w:divBdr>
        <w:top w:val="none" w:sz="0" w:space="0" w:color="auto"/>
        <w:left w:val="none" w:sz="0" w:space="0" w:color="auto"/>
        <w:bottom w:val="none" w:sz="0" w:space="0" w:color="auto"/>
        <w:right w:val="none" w:sz="0" w:space="0" w:color="auto"/>
      </w:divBdr>
    </w:div>
    <w:div w:id="1249576308">
      <w:bodyDiv w:val="1"/>
      <w:marLeft w:val="0"/>
      <w:marRight w:val="0"/>
      <w:marTop w:val="0"/>
      <w:marBottom w:val="0"/>
      <w:divBdr>
        <w:top w:val="none" w:sz="0" w:space="0" w:color="auto"/>
        <w:left w:val="none" w:sz="0" w:space="0" w:color="auto"/>
        <w:bottom w:val="none" w:sz="0" w:space="0" w:color="auto"/>
        <w:right w:val="none" w:sz="0" w:space="0" w:color="auto"/>
      </w:divBdr>
    </w:div>
    <w:div w:id="1250122523">
      <w:bodyDiv w:val="1"/>
      <w:marLeft w:val="0"/>
      <w:marRight w:val="0"/>
      <w:marTop w:val="0"/>
      <w:marBottom w:val="0"/>
      <w:divBdr>
        <w:top w:val="none" w:sz="0" w:space="0" w:color="auto"/>
        <w:left w:val="none" w:sz="0" w:space="0" w:color="auto"/>
        <w:bottom w:val="none" w:sz="0" w:space="0" w:color="auto"/>
        <w:right w:val="none" w:sz="0" w:space="0" w:color="auto"/>
      </w:divBdr>
    </w:div>
    <w:div w:id="1250190179">
      <w:bodyDiv w:val="1"/>
      <w:marLeft w:val="0"/>
      <w:marRight w:val="0"/>
      <w:marTop w:val="0"/>
      <w:marBottom w:val="0"/>
      <w:divBdr>
        <w:top w:val="none" w:sz="0" w:space="0" w:color="auto"/>
        <w:left w:val="none" w:sz="0" w:space="0" w:color="auto"/>
        <w:bottom w:val="none" w:sz="0" w:space="0" w:color="auto"/>
        <w:right w:val="none" w:sz="0" w:space="0" w:color="auto"/>
      </w:divBdr>
    </w:div>
    <w:div w:id="1251084670">
      <w:bodyDiv w:val="1"/>
      <w:marLeft w:val="0"/>
      <w:marRight w:val="0"/>
      <w:marTop w:val="0"/>
      <w:marBottom w:val="0"/>
      <w:divBdr>
        <w:top w:val="none" w:sz="0" w:space="0" w:color="auto"/>
        <w:left w:val="none" w:sz="0" w:space="0" w:color="auto"/>
        <w:bottom w:val="none" w:sz="0" w:space="0" w:color="auto"/>
        <w:right w:val="none" w:sz="0" w:space="0" w:color="auto"/>
      </w:divBdr>
    </w:div>
    <w:div w:id="1251818169">
      <w:bodyDiv w:val="1"/>
      <w:marLeft w:val="0"/>
      <w:marRight w:val="0"/>
      <w:marTop w:val="0"/>
      <w:marBottom w:val="0"/>
      <w:divBdr>
        <w:top w:val="none" w:sz="0" w:space="0" w:color="auto"/>
        <w:left w:val="none" w:sz="0" w:space="0" w:color="auto"/>
        <w:bottom w:val="none" w:sz="0" w:space="0" w:color="auto"/>
        <w:right w:val="none" w:sz="0" w:space="0" w:color="auto"/>
      </w:divBdr>
    </w:div>
    <w:div w:id="1253127313">
      <w:bodyDiv w:val="1"/>
      <w:marLeft w:val="0"/>
      <w:marRight w:val="0"/>
      <w:marTop w:val="0"/>
      <w:marBottom w:val="0"/>
      <w:divBdr>
        <w:top w:val="none" w:sz="0" w:space="0" w:color="auto"/>
        <w:left w:val="none" w:sz="0" w:space="0" w:color="auto"/>
        <w:bottom w:val="none" w:sz="0" w:space="0" w:color="auto"/>
        <w:right w:val="none" w:sz="0" w:space="0" w:color="auto"/>
      </w:divBdr>
    </w:div>
    <w:div w:id="1253321536">
      <w:bodyDiv w:val="1"/>
      <w:marLeft w:val="0"/>
      <w:marRight w:val="0"/>
      <w:marTop w:val="0"/>
      <w:marBottom w:val="0"/>
      <w:divBdr>
        <w:top w:val="none" w:sz="0" w:space="0" w:color="auto"/>
        <w:left w:val="none" w:sz="0" w:space="0" w:color="auto"/>
        <w:bottom w:val="none" w:sz="0" w:space="0" w:color="auto"/>
        <w:right w:val="none" w:sz="0" w:space="0" w:color="auto"/>
      </w:divBdr>
    </w:div>
    <w:div w:id="1254700439">
      <w:bodyDiv w:val="1"/>
      <w:marLeft w:val="0"/>
      <w:marRight w:val="0"/>
      <w:marTop w:val="0"/>
      <w:marBottom w:val="0"/>
      <w:divBdr>
        <w:top w:val="none" w:sz="0" w:space="0" w:color="auto"/>
        <w:left w:val="none" w:sz="0" w:space="0" w:color="auto"/>
        <w:bottom w:val="none" w:sz="0" w:space="0" w:color="auto"/>
        <w:right w:val="none" w:sz="0" w:space="0" w:color="auto"/>
      </w:divBdr>
    </w:div>
    <w:div w:id="1255045823">
      <w:bodyDiv w:val="1"/>
      <w:marLeft w:val="0"/>
      <w:marRight w:val="0"/>
      <w:marTop w:val="0"/>
      <w:marBottom w:val="0"/>
      <w:divBdr>
        <w:top w:val="none" w:sz="0" w:space="0" w:color="auto"/>
        <w:left w:val="none" w:sz="0" w:space="0" w:color="auto"/>
        <w:bottom w:val="none" w:sz="0" w:space="0" w:color="auto"/>
        <w:right w:val="none" w:sz="0" w:space="0" w:color="auto"/>
      </w:divBdr>
    </w:div>
    <w:div w:id="1255092661">
      <w:bodyDiv w:val="1"/>
      <w:marLeft w:val="0"/>
      <w:marRight w:val="0"/>
      <w:marTop w:val="0"/>
      <w:marBottom w:val="0"/>
      <w:divBdr>
        <w:top w:val="none" w:sz="0" w:space="0" w:color="auto"/>
        <w:left w:val="none" w:sz="0" w:space="0" w:color="auto"/>
        <w:bottom w:val="none" w:sz="0" w:space="0" w:color="auto"/>
        <w:right w:val="none" w:sz="0" w:space="0" w:color="auto"/>
      </w:divBdr>
    </w:div>
    <w:div w:id="1255478772">
      <w:bodyDiv w:val="1"/>
      <w:marLeft w:val="0"/>
      <w:marRight w:val="0"/>
      <w:marTop w:val="0"/>
      <w:marBottom w:val="0"/>
      <w:divBdr>
        <w:top w:val="none" w:sz="0" w:space="0" w:color="auto"/>
        <w:left w:val="none" w:sz="0" w:space="0" w:color="auto"/>
        <w:bottom w:val="none" w:sz="0" w:space="0" w:color="auto"/>
        <w:right w:val="none" w:sz="0" w:space="0" w:color="auto"/>
      </w:divBdr>
    </w:div>
    <w:div w:id="1255553201">
      <w:bodyDiv w:val="1"/>
      <w:marLeft w:val="0"/>
      <w:marRight w:val="0"/>
      <w:marTop w:val="0"/>
      <w:marBottom w:val="0"/>
      <w:divBdr>
        <w:top w:val="none" w:sz="0" w:space="0" w:color="auto"/>
        <w:left w:val="none" w:sz="0" w:space="0" w:color="auto"/>
        <w:bottom w:val="none" w:sz="0" w:space="0" w:color="auto"/>
        <w:right w:val="none" w:sz="0" w:space="0" w:color="auto"/>
      </w:divBdr>
    </w:div>
    <w:div w:id="1256330213">
      <w:bodyDiv w:val="1"/>
      <w:marLeft w:val="0"/>
      <w:marRight w:val="0"/>
      <w:marTop w:val="0"/>
      <w:marBottom w:val="0"/>
      <w:divBdr>
        <w:top w:val="none" w:sz="0" w:space="0" w:color="auto"/>
        <w:left w:val="none" w:sz="0" w:space="0" w:color="auto"/>
        <w:bottom w:val="none" w:sz="0" w:space="0" w:color="auto"/>
        <w:right w:val="none" w:sz="0" w:space="0" w:color="auto"/>
      </w:divBdr>
    </w:div>
    <w:div w:id="1256476228">
      <w:bodyDiv w:val="1"/>
      <w:marLeft w:val="0"/>
      <w:marRight w:val="0"/>
      <w:marTop w:val="0"/>
      <w:marBottom w:val="0"/>
      <w:divBdr>
        <w:top w:val="none" w:sz="0" w:space="0" w:color="auto"/>
        <w:left w:val="none" w:sz="0" w:space="0" w:color="auto"/>
        <w:bottom w:val="none" w:sz="0" w:space="0" w:color="auto"/>
        <w:right w:val="none" w:sz="0" w:space="0" w:color="auto"/>
      </w:divBdr>
    </w:div>
    <w:div w:id="1256523069">
      <w:bodyDiv w:val="1"/>
      <w:marLeft w:val="0"/>
      <w:marRight w:val="0"/>
      <w:marTop w:val="0"/>
      <w:marBottom w:val="0"/>
      <w:divBdr>
        <w:top w:val="none" w:sz="0" w:space="0" w:color="auto"/>
        <w:left w:val="none" w:sz="0" w:space="0" w:color="auto"/>
        <w:bottom w:val="none" w:sz="0" w:space="0" w:color="auto"/>
        <w:right w:val="none" w:sz="0" w:space="0" w:color="auto"/>
      </w:divBdr>
    </w:div>
    <w:div w:id="1256550666">
      <w:bodyDiv w:val="1"/>
      <w:marLeft w:val="0"/>
      <w:marRight w:val="0"/>
      <w:marTop w:val="0"/>
      <w:marBottom w:val="0"/>
      <w:divBdr>
        <w:top w:val="none" w:sz="0" w:space="0" w:color="auto"/>
        <w:left w:val="none" w:sz="0" w:space="0" w:color="auto"/>
        <w:bottom w:val="none" w:sz="0" w:space="0" w:color="auto"/>
        <w:right w:val="none" w:sz="0" w:space="0" w:color="auto"/>
      </w:divBdr>
    </w:div>
    <w:div w:id="1256864726">
      <w:bodyDiv w:val="1"/>
      <w:marLeft w:val="0"/>
      <w:marRight w:val="0"/>
      <w:marTop w:val="0"/>
      <w:marBottom w:val="0"/>
      <w:divBdr>
        <w:top w:val="none" w:sz="0" w:space="0" w:color="auto"/>
        <w:left w:val="none" w:sz="0" w:space="0" w:color="auto"/>
        <w:bottom w:val="none" w:sz="0" w:space="0" w:color="auto"/>
        <w:right w:val="none" w:sz="0" w:space="0" w:color="auto"/>
      </w:divBdr>
    </w:div>
    <w:div w:id="1258909032">
      <w:marLeft w:val="480"/>
      <w:marRight w:val="0"/>
      <w:marTop w:val="0"/>
      <w:marBottom w:val="0"/>
      <w:divBdr>
        <w:top w:val="none" w:sz="0" w:space="0" w:color="auto"/>
        <w:left w:val="none" w:sz="0" w:space="0" w:color="auto"/>
        <w:bottom w:val="none" w:sz="0" w:space="0" w:color="auto"/>
        <w:right w:val="none" w:sz="0" w:space="0" w:color="auto"/>
      </w:divBdr>
    </w:div>
    <w:div w:id="1259287419">
      <w:bodyDiv w:val="1"/>
      <w:marLeft w:val="0"/>
      <w:marRight w:val="0"/>
      <w:marTop w:val="0"/>
      <w:marBottom w:val="0"/>
      <w:divBdr>
        <w:top w:val="none" w:sz="0" w:space="0" w:color="auto"/>
        <w:left w:val="none" w:sz="0" w:space="0" w:color="auto"/>
        <w:bottom w:val="none" w:sz="0" w:space="0" w:color="auto"/>
        <w:right w:val="none" w:sz="0" w:space="0" w:color="auto"/>
      </w:divBdr>
    </w:div>
    <w:div w:id="1259486677">
      <w:bodyDiv w:val="1"/>
      <w:marLeft w:val="0"/>
      <w:marRight w:val="0"/>
      <w:marTop w:val="0"/>
      <w:marBottom w:val="0"/>
      <w:divBdr>
        <w:top w:val="none" w:sz="0" w:space="0" w:color="auto"/>
        <w:left w:val="none" w:sz="0" w:space="0" w:color="auto"/>
        <w:bottom w:val="none" w:sz="0" w:space="0" w:color="auto"/>
        <w:right w:val="none" w:sz="0" w:space="0" w:color="auto"/>
      </w:divBdr>
    </w:div>
    <w:div w:id="1259679389">
      <w:bodyDiv w:val="1"/>
      <w:marLeft w:val="0"/>
      <w:marRight w:val="0"/>
      <w:marTop w:val="0"/>
      <w:marBottom w:val="0"/>
      <w:divBdr>
        <w:top w:val="none" w:sz="0" w:space="0" w:color="auto"/>
        <w:left w:val="none" w:sz="0" w:space="0" w:color="auto"/>
        <w:bottom w:val="none" w:sz="0" w:space="0" w:color="auto"/>
        <w:right w:val="none" w:sz="0" w:space="0" w:color="auto"/>
      </w:divBdr>
    </w:div>
    <w:div w:id="1260018586">
      <w:bodyDiv w:val="1"/>
      <w:marLeft w:val="0"/>
      <w:marRight w:val="0"/>
      <w:marTop w:val="0"/>
      <w:marBottom w:val="0"/>
      <w:divBdr>
        <w:top w:val="none" w:sz="0" w:space="0" w:color="auto"/>
        <w:left w:val="none" w:sz="0" w:space="0" w:color="auto"/>
        <w:bottom w:val="none" w:sz="0" w:space="0" w:color="auto"/>
        <w:right w:val="none" w:sz="0" w:space="0" w:color="auto"/>
      </w:divBdr>
    </w:div>
    <w:div w:id="1260213337">
      <w:bodyDiv w:val="1"/>
      <w:marLeft w:val="0"/>
      <w:marRight w:val="0"/>
      <w:marTop w:val="0"/>
      <w:marBottom w:val="0"/>
      <w:divBdr>
        <w:top w:val="none" w:sz="0" w:space="0" w:color="auto"/>
        <w:left w:val="none" w:sz="0" w:space="0" w:color="auto"/>
        <w:bottom w:val="none" w:sz="0" w:space="0" w:color="auto"/>
        <w:right w:val="none" w:sz="0" w:space="0" w:color="auto"/>
      </w:divBdr>
    </w:div>
    <w:div w:id="1261375258">
      <w:bodyDiv w:val="1"/>
      <w:marLeft w:val="0"/>
      <w:marRight w:val="0"/>
      <w:marTop w:val="0"/>
      <w:marBottom w:val="0"/>
      <w:divBdr>
        <w:top w:val="none" w:sz="0" w:space="0" w:color="auto"/>
        <w:left w:val="none" w:sz="0" w:space="0" w:color="auto"/>
        <w:bottom w:val="none" w:sz="0" w:space="0" w:color="auto"/>
        <w:right w:val="none" w:sz="0" w:space="0" w:color="auto"/>
      </w:divBdr>
    </w:div>
    <w:div w:id="1261646387">
      <w:bodyDiv w:val="1"/>
      <w:marLeft w:val="0"/>
      <w:marRight w:val="0"/>
      <w:marTop w:val="0"/>
      <w:marBottom w:val="0"/>
      <w:divBdr>
        <w:top w:val="none" w:sz="0" w:space="0" w:color="auto"/>
        <w:left w:val="none" w:sz="0" w:space="0" w:color="auto"/>
        <w:bottom w:val="none" w:sz="0" w:space="0" w:color="auto"/>
        <w:right w:val="none" w:sz="0" w:space="0" w:color="auto"/>
      </w:divBdr>
    </w:div>
    <w:div w:id="1262761516">
      <w:bodyDiv w:val="1"/>
      <w:marLeft w:val="0"/>
      <w:marRight w:val="0"/>
      <w:marTop w:val="0"/>
      <w:marBottom w:val="0"/>
      <w:divBdr>
        <w:top w:val="none" w:sz="0" w:space="0" w:color="auto"/>
        <w:left w:val="none" w:sz="0" w:space="0" w:color="auto"/>
        <w:bottom w:val="none" w:sz="0" w:space="0" w:color="auto"/>
        <w:right w:val="none" w:sz="0" w:space="0" w:color="auto"/>
      </w:divBdr>
    </w:div>
    <w:div w:id="1263032149">
      <w:bodyDiv w:val="1"/>
      <w:marLeft w:val="0"/>
      <w:marRight w:val="0"/>
      <w:marTop w:val="0"/>
      <w:marBottom w:val="0"/>
      <w:divBdr>
        <w:top w:val="none" w:sz="0" w:space="0" w:color="auto"/>
        <w:left w:val="none" w:sz="0" w:space="0" w:color="auto"/>
        <w:bottom w:val="none" w:sz="0" w:space="0" w:color="auto"/>
        <w:right w:val="none" w:sz="0" w:space="0" w:color="auto"/>
      </w:divBdr>
    </w:div>
    <w:div w:id="1263298202">
      <w:bodyDiv w:val="1"/>
      <w:marLeft w:val="0"/>
      <w:marRight w:val="0"/>
      <w:marTop w:val="0"/>
      <w:marBottom w:val="0"/>
      <w:divBdr>
        <w:top w:val="none" w:sz="0" w:space="0" w:color="auto"/>
        <w:left w:val="none" w:sz="0" w:space="0" w:color="auto"/>
        <w:bottom w:val="none" w:sz="0" w:space="0" w:color="auto"/>
        <w:right w:val="none" w:sz="0" w:space="0" w:color="auto"/>
      </w:divBdr>
    </w:div>
    <w:div w:id="1263762205">
      <w:bodyDiv w:val="1"/>
      <w:marLeft w:val="0"/>
      <w:marRight w:val="0"/>
      <w:marTop w:val="0"/>
      <w:marBottom w:val="0"/>
      <w:divBdr>
        <w:top w:val="none" w:sz="0" w:space="0" w:color="auto"/>
        <w:left w:val="none" w:sz="0" w:space="0" w:color="auto"/>
        <w:bottom w:val="none" w:sz="0" w:space="0" w:color="auto"/>
        <w:right w:val="none" w:sz="0" w:space="0" w:color="auto"/>
      </w:divBdr>
    </w:div>
    <w:div w:id="1265267343">
      <w:bodyDiv w:val="1"/>
      <w:marLeft w:val="0"/>
      <w:marRight w:val="0"/>
      <w:marTop w:val="0"/>
      <w:marBottom w:val="0"/>
      <w:divBdr>
        <w:top w:val="none" w:sz="0" w:space="0" w:color="auto"/>
        <w:left w:val="none" w:sz="0" w:space="0" w:color="auto"/>
        <w:bottom w:val="none" w:sz="0" w:space="0" w:color="auto"/>
        <w:right w:val="none" w:sz="0" w:space="0" w:color="auto"/>
      </w:divBdr>
    </w:div>
    <w:div w:id="1265382550">
      <w:bodyDiv w:val="1"/>
      <w:marLeft w:val="0"/>
      <w:marRight w:val="0"/>
      <w:marTop w:val="0"/>
      <w:marBottom w:val="0"/>
      <w:divBdr>
        <w:top w:val="none" w:sz="0" w:space="0" w:color="auto"/>
        <w:left w:val="none" w:sz="0" w:space="0" w:color="auto"/>
        <w:bottom w:val="none" w:sz="0" w:space="0" w:color="auto"/>
        <w:right w:val="none" w:sz="0" w:space="0" w:color="auto"/>
      </w:divBdr>
    </w:div>
    <w:div w:id="1265917684">
      <w:bodyDiv w:val="1"/>
      <w:marLeft w:val="0"/>
      <w:marRight w:val="0"/>
      <w:marTop w:val="0"/>
      <w:marBottom w:val="0"/>
      <w:divBdr>
        <w:top w:val="none" w:sz="0" w:space="0" w:color="auto"/>
        <w:left w:val="none" w:sz="0" w:space="0" w:color="auto"/>
        <w:bottom w:val="none" w:sz="0" w:space="0" w:color="auto"/>
        <w:right w:val="none" w:sz="0" w:space="0" w:color="auto"/>
      </w:divBdr>
    </w:div>
    <w:div w:id="1265966696">
      <w:bodyDiv w:val="1"/>
      <w:marLeft w:val="0"/>
      <w:marRight w:val="0"/>
      <w:marTop w:val="0"/>
      <w:marBottom w:val="0"/>
      <w:divBdr>
        <w:top w:val="none" w:sz="0" w:space="0" w:color="auto"/>
        <w:left w:val="none" w:sz="0" w:space="0" w:color="auto"/>
        <w:bottom w:val="none" w:sz="0" w:space="0" w:color="auto"/>
        <w:right w:val="none" w:sz="0" w:space="0" w:color="auto"/>
      </w:divBdr>
    </w:div>
    <w:div w:id="1268392668">
      <w:bodyDiv w:val="1"/>
      <w:marLeft w:val="0"/>
      <w:marRight w:val="0"/>
      <w:marTop w:val="0"/>
      <w:marBottom w:val="0"/>
      <w:divBdr>
        <w:top w:val="none" w:sz="0" w:space="0" w:color="auto"/>
        <w:left w:val="none" w:sz="0" w:space="0" w:color="auto"/>
        <w:bottom w:val="none" w:sz="0" w:space="0" w:color="auto"/>
        <w:right w:val="none" w:sz="0" w:space="0" w:color="auto"/>
      </w:divBdr>
    </w:div>
    <w:div w:id="1268585568">
      <w:marLeft w:val="0"/>
      <w:marRight w:val="0"/>
      <w:marTop w:val="0"/>
      <w:marBottom w:val="0"/>
      <w:divBdr>
        <w:top w:val="none" w:sz="0" w:space="0" w:color="auto"/>
        <w:left w:val="none" w:sz="0" w:space="0" w:color="auto"/>
        <w:bottom w:val="none" w:sz="0" w:space="0" w:color="auto"/>
        <w:right w:val="none" w:sz="0" w:space="0" w:color="auto"/>
      </w:divBdr>
    </w:div>
    <w:div w:id="1270351328">
      <w:bodyDiv w:val="1"/>
      <w:marLeft w:val="0"/>
      <w:marRight w:val="0"/>
      <w:marTop w:val="0"/>
      <w:marBottom w:val="0"/>
      <w:divBdr>
        <w:top w:val="none" w:sz="0" w:space="0" w:color="auto"/>
        <w:left w:val="none" w:sz="0" w:space="0" w:color="auto"/>
        <w:bottom w:val="none" w:sz="0" w:space="0" w:color="auto"/>
        <w:right w:val="none" w:sz="0" w:space="0" w:color="auto"/>
      </w:divBdr>
    </w:div>
    <w:div w:id="1272779135">
      <w:bodyDiv w:val="1"/>
      <w:marLeft w:val="0"/>
      <w:marRight w:val="0"/>
      <w:marTop w:val="0"/>
      <w:marBottom w:val="0"/>
      <w:divBdr>
        <w:top w:val="none" w:sz="0" w:space="0" w:color="auto"/>
        <w:left w:val="none" w:sz="0" w:space="0" w:color="auto"/>
        <w:bottom w:val="none" w:sz="0" w:space="0" w:color="auto"/>
        <w:right w:val="none" w:sz="0" w:space="0" w:color="auto"/>
      </w:divBdr>
    </w:div>
    <w:div w:id="1273439202">
      <w:bodyDiv w:val="1"/>
      <w:marLeft w:val="0"/>
      <w:marRight w:val="0"/>
      <w:marTop w:val="0"/>
      <w:marBottom w:val="0"/>
      <w:divBdr>
        <w:top w:val="none" w:sz="0" w:space="0" w:color="auto"/>
        <w:left w:val="none" w:sz="0" w:space="0" w:color="auto"/>
        <w:bottom w:val="none" w:sz="0" w:space="0" w:color="auto"/>
        <w:right w:val="none" w:sz="0" w:space="0" w:color="auto"/>
      </w:divBdr>
    </w:div>
    <w:div w:id="1273515283">
      <w:bodyDiv w:val="1"/>
      <w:marLeft w:val="0"/>
      <w:marRight w:val="0"/>
      <w:marTop w:val="0"/>
      <w:marBottom w:val="0"/>
      <w:divBdr>
        <w:top w:val="none" w:sz="0" w:space="0" w:color="auto"/>
        <w:left w:val="none" w:sz="0" w:space="0" w:color="auto"/>
        <w:bottom w:val="none" w:sz="0" w:space="0" w:color="auto"/>
        <w:right w:val="none" w:sz="0" w:space="0" w:color="auto"/>
      </w:divBdr>
    </w:div>
    <w:div w:id="1274173159">
      <w:bodyDiv w:val="1"/>
      <w:marLeft w:val="0"/>
      <w:marRight w:val="0"/>
      <w:marTop w:val="0"/>
      <w:marBottom w:val="0"/>
      <w:divBdr>
        <w:top w:val="none" w:sz="0" w:space="0" w:color="auto"/>
        <w:left w:val="none" w:sz="0" w:space="0" w:color="auto"/>
        <w:bottom w:val="none" w:sz="0" w:space="0" w:color="auto"/>
        <w:right w:val="none" w:sz="0" w:space="0" w:color="auto"/>
      </w:divBdr>
    </w:div>
    <w:div w:id="1275091561">
      <w:bodyDiv w:val="1"/>
      <w:marLeft w:val="0"/>
      <w:marRight w:val="0"/>
      <w:marTop w:val="0"/>
      <w:marBottom w:val="0"/>
      <w:divBdr>
        <w:top w:val="none" w:sz="0" w:space="0" w:color="auto"/>
        <w:left w:val="none" w:sz="0" w:space="0" w:color="auto"/>
        <w:bottom w:val="none" w:sz="0" w:space="0" w:color="auto"/>
        <w:right w:val="none" w:sz="0" w:space="0" w:color="auto"/>
      </w:divBdr>
    </w:div>
    <w:div w:id="1275134154">
      <w:bodyDiv w:val="1"/>
      <w:marLeft w:val="0"/>
      <w:marRight w:val="0"/>
      <w:marTop w:val="0"/>
      <w:marBottom w:val="0"/>
      <w:divBdr>
        <w:top w:val="none" w:sz="0" w:space="0" w:color="auto"/>
        <w:left w:val="none" w:sz="0" w:space="0" w:color="auto"/>
        <w:bottom w:val="none" w:sz="0" w:space="0" w:color="auto"/>
        <w:right w:val="none" w:sz="0" w:space="0" w:color="auto"/>
      </w:divBdr>
    </w:div>
    <w:div w:id="1275861770">
      <w:marLeft w:val="480"/>
      <w:marRight w:val="0"/>
      <w:marTop w:val="0"/>
      <w:marBottom w:val="0"/>
      <w:divBdr>
        <w:top w:val="none" w:sz="0" w:space="0" w:color="auto"/>
        <w:left w:val="none" w:sz="0" w:space="0" w:color="auto"/>
        <w:bottom w:val="none" w:sz="0" w:space="0" w:color="auto"/>
        <w:right w:val="none" w:sz="0" w:space="0" w:color="auto"/>
      </w:divBdr>
    </w:div>
    <w:div w:id="1276131497">
      <w:marLeft w:val="480"/>
      <w:marRight w:val="0"/>
      <w:marTop w:val="0"/>
      <w:marBottom w:val="0"/>
      <w:divBdr>
        <w:top w:val="none" w:sz="0" w:space="0" w:color="auto"/>
        <w:left w:val="none" w:sz="0" w:space="0" w:color="auto"/>
        <w:bottom w:val="none" w:sz="0" w:space="0" w:color="auto"/>
        <w:right w:val="none" w:sz="0" w:space="0" w:color="auto"/>
      </w:divBdr>
    </w:div>
    <w:div w:id="1276866574">
      <w:bodyDiv w:val="1"/>
      <w:marLeft w:val="0"/>
      <w:marRight w:val="0"/>
      <w:marTop w:val="0"/>
      <w:marBottom w:val="0"/>
      <w:divBdr>
        <w:top w:val="none" w:sz="0" w:space="0" w:color="auto"/>
        <w:left w:val="none" w:sz="0" w:space="0" w:color="auto"/>
        <w:bottom w:val="none" w:sz="0" w:space="0" w:color="auto"/>
        <w:right w:val="none" w:sz="0" w:space="0" w:color="auto"/>
      </w:divBdr>
    </w:div>
    <w:div w:id="1278105452">
      <w:bodyDiv w:val="1"/>
      <w:marLeft w:val="0"/>
      <w:marRight w:val="0"/>
      <w:marTop w:val="0"/>
      <w:marBottom w:val="0"/>
      <w:divBdr>
        <w:top w:val="none" w:sz="0" w:space="0" w:color="auto"/>
        <w:left w:val="none" w:sz="0" w:space="0" w:color="auto"/>
        <w:bottom w:val="none" w:sz="0" w:space="0" w:color="auto"/>
        <w:right w:val="none" w:sz="0" w:space="0" w:color="auto"/>
      </w:divBdr>
    </w:div>
    <w:div w:id="1278636355">
      <w:bodyDiv w:val="1"/>
      <w:marLeft w:val="0"/>
      <w:marRight w:val="0"/>
      <w:marTop w:val="0"/>
      <w:marBottom w:val="0"/>
      <w:divBdr>
        <w:top w:val="none" w:sz="0" w:space="0" w:color="auto"/>
        <w:left w:val="none" w:sz="0" w:space="0" w:color="auto"/>
        <w:bottom w:val="none" w:sz="0" w:space="0" w:color="auto"/>
        <w:right w:val="none" w:sz="0" w:space="0" w:color="auto"/>
      </w:divBdr>
    </w:div>
    <w:div w:id="1278870151">
      <w:bodyDiv w:val="1"/>
      <w:marLeft w:val="0"/>
      <w:marRight w:val="0"/>
      <w:marTop w:val="0"/>
      <w:marBottom w:val="0"/>
      <w:divBdr>
        <w:top w:val="none" w:sz="0" w:space="0" w:color="auto"/>
        <w:left w:val="none" w:sz="0" w:space="0" w:color="auto"/>
        <w:bottom w:val="none" w:sz="0" w:space="0" w:color="auto"/>
        <w:right w:val="none" w:sz="0" w:space="0" w:color="auto"/>
      </w:divBdr>
    </w:div>
    <w:div w:id="1280338066">
      <w:bodyDiv w:val="1"/>
      <w:marLeft w:val="0"/>
      <w:marRight w:val="0"/>
      <w:marTop w:val="0"/>
      <w:marBottom w:val="0"/>
      <w:divBdr>
        <w:top w:val="none" w:sz="0" w:space="0" w:color="auto"/>
        <w:left w:val="none" w:sz="0" w:space="0" w:color="auto"/>
        <w:bottom w:val="none" w:sz="0" w:space="0" w:color="auto"/>
        <w:right w:val="none" w:sz="0" w:space="0" w:color="auto"/>
      </w:divBdr>
    </w:div>
    <w:div w:id="1280451815">
      <w:bodyDiv w:val="1"/>
      <w:marLeft w:val="0"/>
      <w:marRight w:val="0"/>
      <w:marTop w:val="0"/>
      <w:marBottom w:val="0"/>
      <w:divBdr>
        <w:top w:val="none" w:sz="0" w:space="0" w:color="auto"/>
        <w:left w:val="none" w:sz="0" w:space="0" w:color="auto"/>
        <w:bottom w:val="none" w:sz="0" w:space="0" w:color="auto"/>
        <w:right w:val="none" w:sz="0" w:space="0" w:color="auto"/>
      </w:divBdr>
    </w:div>
    <w:div w:id="1280526739">
      <w:bodyDiv w:val="1"/>
      <w:marLeft w:val="0"/>
      <w:marRight w:val="0"/>
      <w:marTop w:val="0"/>
      <w:marBottom w:val="0"/>
      <w:divBdr>
        <w:top w:val="none" w:sz="0" w:space="0" w:color="auto"/>
        <w:left w:val="none" w:sz="0" w:space="0" w:color="auto"/>
        <w:bottom w:val="none" w:sz="0" w:space="0" w:color="auto"/>
        <w:right w:val="none" w:sz="0" w:space="0" w:color="auto"/>
      </w:divBdr>
    </w:div>
    <w:div w:id="1281258876">
      <w:bodyDiv w:val="1"/>
      <w:marLeft w:val="0"/>
      <w:marRight w:val="0"/>
      <w:marTop w:val="0"/>
      <w:marBottom w:val="0"/>
      <w:divBdr>
        <w:top w:val="none" w:sz="0" w:space="0" w:color="auto"/>
        <w:left w:val="none" w:sz="0" w:space="0" w:color="auto"/>
        <w:bottom w:val="none" w:sz="0" w:space="0" w:color="auto"/>
        <w:right w:val="none" w:sz="0" w:space="0" w:color="auto"/>
      </w:divBdr>
    </w:div>
    <w:div w:id="1281763698">
      <w:bodyDiv w:val="1"/>
      <w:marLeft w:val="0"/>
      <w:marRight w:val="0"/>
      <w:marTop w:val="0"/>
      <w:marBottom w:val="0"/>
      <w:divBdr>
        <w:top w:val="none" w:sz="0" w:space="0" w:color="auto"/>
        <w:left w:val="none" w:sz="0" w:space="0" w:color="auto"/>
        <w:bottom w:val="none" w:sz="0" w:space="0" w:color="auto"/>
        <w:right w:val="none" w:sz="0" w:space="0" w:color="auto"/>
      </w:divBdr>
    </w:div>
    <w:div w:id="1282766864">
      <w:bodyDiv w:val="1"/>
      <w:marLeft w:val="0"/>
      <w:marRight w:val="0"/>
      <w:marTop w:val="0"/>
      <w:marBottom w:val="0"/>
      <w:divBdr>
        <w:top w:val="none" w:sz="0" w:space="0" w:color="auto"/>
        <w:left w:val="none" w:sz="0" w:space="0" w:color="auto"/>
        <w:bottom w:val="none" w:sz="0" w:space="0" w:color="auto"/>
        <w:right w:val="none" w:sz="0" w:space="0" w:color="auto"/>
      </w:divBdr>
    </w:div>
    <w:div w:id="1285773422">
      <w:marLeft w:val="480"/>
      <w:marRight w:val="0"/>
      <w:marTop w:val="0"/>
      <w:marBottom w:val="0"/>
      <w:divBdr>
        <w:top w:val="none" w:sz="0" w:space="0" w:color="auto"/>
        <w:left w:val="none" w:sz="0" w:space="0" w:color="auto"/>
        <w:bottom w:val="none" w:sz="0" w:space="0" w:color="auto"/>
        <w:right w:val="none" w:sz="0" w:space="0" w:color="auto"/>
      </w:divBdr>
    </w:div>
    <w:div w:id="1287348346">
      <w:bodyDiv w:val="1"/>
      <w:marLeft w:val="0"/>
      <w:marRight w:val="0"/>
      <w:marTop w:val="0"/>
      <w:marBottom w:val="0"/>
      <w:divBdr>
        <w:top w:val="none" w:sz="0" w:space="0" w:color="auto"/>
        <w:left w:val="none" w:sz="0" w:space="0" w:color="auto"/>
        <w:bottom w:val="none" w:sz="0" w:space="0" w:color="auto"/>
        <w:right w:val="none" w:sz="0" w:space="0" w:color="auto"/>
      </w:divBdr>
    </w:div>
    <w:div w:id="1287389975">
      <w:bodyDiv w:val="1"/>
      <w:marLeft w:val="0"/>
      <w:marRight w:val="0"/>
      <w:marTop w:val="0"/>
      <w:marBottom w:val="0"/>
      <w:divBdr>
        <w:top w:val="none" w:sz="0" w:space="0" w:color="auto"/>
        <w:left w:val="none" w:sz="0" w:space="0" w:color="auto"/>
        <w:bottom w:val="none" w:sz="0" w:space="0" w:color="auto"/>
        <w:right w:val="none" w:sz="0" w:space="0" w:color="auto"/>
      </w:divBdr>
    </w:div>
    <w:div w:id="1287544761">
      <w:bodyDiv w:val="1"/>
      <w:marLeft w:val="0"/>
      <w:marRight w:val="0"/>
      <w:marTop w:val="0"/>
      <w:marBottom w:val="0"/>
      <w:divBdr>
        <w:top w:val="none" w:sz="0" w:space="0" w:color="auto"/>
        <w:left w:val="none" w:sz="0" w:space="0" w:color="auto"/>
        <w:bottom w:val="none" w:sz="0" w:space="0" w:color="auto"/>
        <w:right w:val="none" w:sz="0" w:space="0" w:color="auto"/>
      </w:divBdr>
    </w:div>
    <w:div w:id="1287735698">
      <w:bodyDiv w:val="1"/>
      <w:marLeft w:val="0"/>
      <w:marRight w:val="0"/>
      <w:marTop w:val="0"/>
      <w:marBottom w:val="0"/>
      <w:divBdr>
        <w:top w:val="none" w:sz="0" w:space="0" w:color="auto"/>
        <w:left w:val="none" w:sz="0" w:space="0" w:color="auto"/>
        <w:bottom w:val="none" w:sz="0" w:space="0" w:color="auto"/>
        <w:right w:val="none" w:sz="0" w:space="0" w:color="auto"/>
      </w:divBdr>
    </w:div>
    <w:div w:id="1288044718">
      <w:bodyDiv w:val="1"/>
      <w:marLeft w:val="0"/>
      <w:marRight w:val="0"/>
      <w:marTop w:val="0"/>
      <w:marBottom w:val="0"/>
      <w:divBdr>
        <w:top w:val="none" w:sz="0" w:space="0" w:color="auto"/>
        <w:left w:val="none" w:sz="0" w:space="0" w:color="auto"/>
        <w:bottom w:val="none" w:sz="0" w:space="0" w:color="auto"/>
        <w:right w:val="none" w:sz="0" w:space="0" w:color="auto"/>
      </w:divBdr>
    </w:div>
    <w:div w:id="1288201088">
      <w:bodyDiv w:val="1"/>
      <w:marLeft w:val="0"/>
      <w:marRight w:val="0"/>
      <w:marTop w:val="0"/>
      <w:marBottom w:val="0"/>
      <w:divBdr>
        <w:top w:val="none" w:sz="0" w:space="0" w:color="auto"/>
        <w:left w:val="none" w:sz="0" w:space="0" w:color="auto"/>
        <w:bottom w:val="none" w:sz="0" w:space="0" w:color="auto"/>
        <w:right w:val="none" w:sz="0" w:space="0" w:color="auto"/>
      </w:divBdr>
    </w:div>
    <w:div w:id="1288467336">
      <w:bodyDiv w:val="1"/>
      <w:marLeft w:val="0"/>
      <w:marRight w:val="0"/>
      <w:marTop w:val="0"/>
      <w:marBottom w:val="0"/>
      <w:divBdr>
        <w:top w:val="none" w:sz="0" w:space="0" w:color="auto"/>
        <w:left w:val="none" w:sz="0" w:space="0" w:color="auto"/>
        <w:bottom w:val="none" w:sz="0" w:space="0" w:color="auto"/>
        <w:right w:val="none" w:sz="0" w:space="0" w:color="auto"/>
      </w:divBdr>
    </w:div>
    <w:div w:id="1288701697">
      <w:bodyDiv w:val="1"/>
      <w:marLeft w:val="0"/>
      <w:marRight w:val="0"/>
      <w:marTop w:val="0"/>
      <w:marBottom w:val="0"/>
      <w:divBdr>
        <w:top w:val="none" w:sz="0" w:space="0" w:color="auto"/>
        <w:left w:val="none" w:sz="0" w:space="0" w:color="auto"/>
        <w:bottom w:val="none" w:sz="0" w:space="0" w:color="auto"/>
        <w:right w:val="none" w:sz="0" w:space="0" w:color="auto"/>
      </w:divBdr>
    </w:div>
    <w:div w:id="1288968432">
      <w:bodyDiv w:val="1"/>
      <w:marLeft w:val="0"/>
      <w:marRight w:val="0"/>
      <w:marTop w:val="0"/>
      <w:marBottom w:val="0"/>
      <w:divBdr>
        <w:top w:val="none" w:sz="0" w:space="0" w:color="auto"/>
        <w:left w:val="none" w:sz="0" w:space="0" w:color="auto"/>
        <w:bottom w:val="none" w:sz="0" w:space="0" w:color="auto"/>
        <w:right w:val="none" w:sz="0" w:space="0" w:color="auto"/>
      </w:divBdr>
    </w:div>
    <w:div w:id="1289899653">
      <w:bodyDiv w:val="1"/>
      <w:marLeft w:val="0"/>
      <w:marRight w:val="0"/>
      <w:marTop w:val="0"/>
      <w:marBottom w:val="0"/>
      <w:divBdr>
        <w:top w:val="none" w:sz="0" w:space="0" w:color="auto"/>
        <w:left w:val="none" w:sz="0" w:space="0" w:color="auto"/>
        <w:bottom w:val="none" w:sz="0" w:space="0" w:color="auto"/>
        <w:right w:val="none" w:sz="0" w:space="0" w:color="auto"/>
      </w:divBdr>
    </w:div>
    <w:div w:id="1290167956">
      <w:bodyDiv w:val="1"/>
      <w:marLeft w:val="0"/>
      <w:marRight w:val="0"/>
      <w:marTop w:val="0"/>
      <w:marBottom w:val="0"/>
      <w:divBdr>
        <w:top w:val="none" w:sz="0" w:space="0" w:color="auto"/>
        <w:left w:val="none" w:sz="0" w:space="0" w:color="auto"/>
        <w:bottom w:val="none" w:sz="0" w:space="0" w:color="auto"/>
        <w:right w:val="none" w:sz="0" w:space="0" w:color="auto"/>
      </w:divBdr>
    </w:div>
    <w:div w:id="1290471144">
      <w:marLeft w:val="480"/>
      <w:marRight w:val="0"/>
      <w:marTop w:val="0"/>
      <w:marBottom w:val="0"/>
      <w:divBdr>
        <w:top w:val="none" w:sz="0" w:space="0" w:color="auto"/>
        <w:left w:val="none" w:sz="0" w:space="0" w:color="auto"/>
        <w:bottom w:val="none" w:sz="0" w:space="0" w:color="auto"/>
        <w:right w:val="none" w:sz="0" w:space="0" w:color="auto"/>
      </w:divBdr>
    </w:div>
    <w:div w:id="1290621983">
      <w:bodyDiv w:val="1"/>
      <w:marLeft w:val="0"/>
      <w:marRight w:val="0"/>
      <w:marTop w:val="0"/>
      <w:marBottom w:val="0"/>
      <w:divBdr>
        <w:top w:val="none" w:sz="0" w:space="0" w:color="auto"/>
        <w:left w:val="none" w:sz="0" w:space="0" w:color="auto"/>
        <w:bottom w:val="none" w:sz="0" w:space="0" w:color="auto"/>
        <w:right w:val="none" w:sz="0" w:space="0" w:color="auto"/>
      </w:divBdr>
    </w:div>
    <w:div w:id="1290745508">
      <w:bodyDiv w:val="1"/>
      <w:marLeft w:val="0"/>
      <w:marRight w:val="0"/>
      <w:marTop w:val="0"/>
      <w:marBottom w:val="0"/>
      <w:divBdr>
        <w:top w:val="none" w:sz="0" w:space="0" w:color="auto"/>
        <w:left w:val="none" w:sz="0" w:space="0" w:color="auto"/>
        <w:bottom w:val="none" w:sz="0" w:space="0" w:color="auto"/>
        <w:right w:val="none" w:sz="0" w:space="0" w:color="auto"/>
      </w:divBdr>
    </w:div>
    <w:div w:id="1290820448">
      <w:bodyDiv w:val="1"/>
      <w:marLeft w:val="0"/>
      <w:marRight w:val="0"/>
      <w:marTop w:val="0"/>
      <w:marBottom w:val="0"/>
      <w:divBdr>
        <w:top w:val="none" w:sz="0" w:space="0" w:color="auto"/>
        <w:left w:val="none" w:sz="0" w:space="0" w:color="auto"/>
        <w:bottom w:val="none" w:sz="0" w:space="0" w:color="auto"/>
        <w:right w:val="none" w:sz="0" w:space="0" w:color="auto"/>
      </w:divBdr>
    </w:div>
    <w:div w:id="1291862919">
      <w:bodyDiv w:val="1"/>
      <w:marLeft w:val="0"/>
      <w:marRight w:val="0"/>
      <w:marTop w:val="0"/>
      <w:marBottom w:val="0"/>
      <w:divBdr>
        <w:top w:val="none" w:sz="0" w:space="0" w:color="auto"/>
        <w:left w:val="none" w:sz="0" w:space="0" w:color="auto"/>
        <w:bottom w:val="none" w:sz="0" w:space="0" w:color="auto"/>
        <w:right w:val="none" w:sz="0" w:space="0" w:color="auto"/>
      </w:divBdr>
    </w:div>
    <w:div w:id="1292395947">
      <w:bodyDiv w:val="1"/>
      <w:marLeft w:val="0"/>
      <w:marRight w:val="0"/>
      <w:marTop w:val="0"/>
      <w:marBottom w:val="0"/>
      <w:divBdr>
        <w:top w:val="none" w:sz="0" w:space="0" w:color="auto"/>
        <w:left w:val="none" w:sz="0" w:space="0" w:color="auto"/>
        <w:bottom w:val="none" w:sz="0" w:space="0" w:color="auto"/>
        <w:right w:val="none" w:sz="0" w:space="0" w:color="auto"/>
      </w:divBdr>
    </w:div>
    <w:div w:id="1292519044">
      <w:bodyDiv w:val="1"/>
      <w:marLeft w:val="0"/>
      <w:marRight w:val="0"/>
      <w:marTop w:val="0"/>
      <w:marBottom w:val="0"/>
      <w:divBdr>
        <w:top w:val="none" w:sz="0" w:space="0" w:color="auto"/>
        <w:left w:val="none" w:sz="0" w:space="0" w:color="auto"/>
        <w:bottom w:val="none" w:sz="0" w:space="0" w:color="auto"/>
        <w:right w:val="none" w:sz="0" w:space="0" w:color="auto"/>
      </w:divBdr>
    </w:div>
    <w:div w:id="1292637656">
      <w:bodyDiv w:val="1"/>
      <w:marLeft w:val="0"/>
      <w:marRight w:val="0"/>
      <w:marTop w:val="0"/>
      <w:marBottom w:val="0"/>
      <w:divBdr>
        <w:top w:val="none" w:sz="0" w:space="0" w:color="auto"/>
        <w:left w:val="none" w:sz="0" w:space="0" w:color="auto"/>
        <w:bottom w:val="none" w:sz="0" w:space="0" w:color="auto"/>
        <w:right w:val="none" w:sz="0" w:space="0" w:color="auto"/>
      </w:divBdr>
    </w:div>
    <w:div w:id="1293905392">
      <w:bodyDiv w:val="1"/>
      <w:marLeft w:val="0"/>
      <w:marRight w:val="0"/>
      <w:marTop w:val="0"/>
      <w:marBottom w:val="0"/>
      <w:divBdr>
        <w:top w:val="none" w:sz="0" w:space="0" w:color="auto"/>
        <w:left w:val="none" w:sz="0" w:space="0" w:color="auto"/>
        <w:bottom w:val="none" w:sz="0" w:space="0" w:color="auto"/>
        <w:right w:val="none" w:sz="0" w:space="0" w:color="auto"/>
      </w:divBdr>
    </w:div>
    <w:div w:id="1294482489">
      <w:bodyDiv w:val="1"/>
      <w:marLeft w:val="0"/>
      <w:marRight w:val="0"/>
      <w:marTop w:val="0"/>
      <w:marBottom w:val="0"/>
      <w:divBdr>
        <w:top w:val="none" w:sz="0" w:space="0" w:color="auto"/>
        <w:left w:val="none" w:sz="0" w:space="0" w:color="auto"/>
        <w:bottom w:val="none" w:sz="0" w:space="0" w:color="auto"/>
        <w:right w:val="none" w:sz="0" w:space="0" w:color="auto"/>
      </w:divBdr>
    </w:div>
    <w:div w:id="1294485847">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295599209">
      <w:bodyDiv w:val="1"/>
      <w:marLeft w:val="0"/>
      <w:marRight w:val="0"/>
      <w:marTop w:val="0"/>
      <w:marBottom w:val="0"/>
      <w:divBdr>
        <w:top w:val="none" w:sz="0" w:space="0" w:color="auto"/>
        <w:left w:val="none" w:sz="0" w:space="0" w:color="auto"/>
        <w:bottom w:val="none" w:sz="0" w:space="0" w:color="auto"/>
        <w:right w:val="none" w:sz="0" w:space="0" w:color="auto"/>
      </w:divBdr>
    </w:div>
    <w:div w:id="1297370450">
      <w:bodyDiv w:val="1"/>
      <w:marLeft w:val="0"/>
      <w:marRight w:val="0"/>
      <w:marTop w:val="0"/>
      <w:marBottom w:val="0"/>
      <w:divBdr>
        <w:top w:val="none" w:sz="0" w:space="0" w:color="auto"/>
        <w:left w:val="none" w:sz="0" w:space="0" w:color="auto"/>
        <w:bottom w:val="none" w:sz="0" w:space="0" w:color="auto"/>
        <w:right w:val="none" w:sz="0" w:space="0" w:color="auto"/>
      </w:divBdr>
    </w:div>
    <w:div w:id="1297447610">
      <w:bodyDiv w:val="1"/>
      <w:marLeft w:val="0"/>
      <w:marRight w:val="0"/>
      <w:marTop w:val="0"/>
      <w:marBottom w:val="0"/>
      <w:divBdr>
        <w:top w:val="none" w:sz="0" w:space="0" w:color="auto"/>
        <w:left w:val="none" w:sz="0" w:space="0" w:color="auto"/>
        <w:bottom w:val="none" w:sz="0" w:space="0" w:color="auto"/>
        <w:right w:val="none" w:sz="0" w:space="0" w:color="auto"/>
      </w:divBdr>
    </w:div>
    <w:div w:id="1298298702">
      <w:bodyDiv w:val="1"/>
      <w:marLeft w:val="0"/>
      <w:marRight w:val="0"/>
      <w:marTop w:val="0"/>
      <w:marBottom w:val="0"/>
      <w:divBdr>
        <w:top w:val="none" w:sz="0" w:space="0" w:color="auto"/>
        <w:left w:val="none" w:sz="0" w:space="0" w:color="auto"/>
        <w:bottom w:val="none" w:sz="0" w:space="0" w:color="auto"/>
        <w:right w:val="none" w:sz="0" w:space="0" w:color="auto"/>
      </w:divBdr>
    </w:div>
    <w:div w:id="1299071165">
      <w:bodyDiv w:val="1"/>
      <w:marLeft w:val="0"/>
      <w:marRight w:val="0"/>
      <w:marTop w:val="0"/>
      <w:marBottom w:val="0"/>
      <w:divBdr>
        <w:top w:val="none" w:sz="0" w:space="0" w:color="auto"/>
        <w:left w:val="none" w:sz="0" w:space="0" w:color="auto"/>
        <w:bottom w:val="none" w:sz="0" w:space="0" w:color="auto"/>
        <w:right w:val="none" w:sz="0" w:space="0" w:color="auto"/>
      </w:divBdr>
    </w:div>
    <w:div w:id="1299531070">
      <w:bodyDiv w:val="1"/>
      <w:marLeft w:val="0"/>
      <w:marRight w:val="0"/>
      <w:marTop w:val="0"/>
      <w:marBottom w:val="0"/>
      <w:divBdr>
        <w:top w:val="none" w:sz="0" w:space="0" w:color="auto"/>
        <w:left w:val="none" w:sz="0" w:space="0" w:color="auto"/>
        <w:bottom w:val="none" w:sz="0" w:space="0" w:color="auto"/>
        <w:right w:val="none" w:sz="0" w:space="0" w:color="auto"/>
      </w:divBdr>
    </w:div>
    <w:div w:id="1299913533">
      <w:bodyDiv w:val="1"/>
      <w:marLeft w:val="0"/>
      <w:marRight w:val="0"/>
      <w:marTop w:val="0"/>
      <w:marBottom w:val="0"/>
      <w:divBdr>
        <w:top w:val="none" w:sz="0" w:space="0" w:color="auto"/>
        <w:left w:val="none" w:sz="0" w:space="0" w:color="auto"/>
        <w:bottom w:val="none" w:sz="0" w:space="0" w:color="auto"/>
        <w:right w:val="none" w:sz="0" w:space="0" w:color="auto"/>
      </w:divBdr>
    </w:div>
    <w:div w:id="1299993251">
      <w:bodyDiv w:val="1"/>
      <w:marLeft w:val="0"/>
      <w:marRight w:val="0"/>
      <w:marTop w:val="0"/>
      <w:marBottom w:val="0"/>
      <w:divBdr>
        <w:top w:val="none" w:sz="0" w:space="0" w:color="auto"/>
        <w:left w:val="none" w:sz="0" w:space="0" w:color="auto"/>
        <w:bottom w:val="none" w:sz="0" w:space="0" w:color="auto"/>
        <w:right w:val="none" w:sz="0" w:space="0" w:color="auto"/>
      </w:divBdr>
    </w:div>
    <w:div w:id="1300182870">
      <w:bodyDiv w:val="1"/>
      <w:marLeft w:val="0"/>
      <w:marRight w:val="0"/>
      <w:marTop w:val="0"/>
      <w:marBottom w:val="0"/>
      <w:divBdr>
        <w:top w:val="none" w:sz="0" w:space="0" w:color="auto"/>
        <w:left w:val="none" w:sz="0" w:space="0" w:color="auto"/>
        <w:bottom w:val="none" w:sz="0" w:space="0" w:color="auto"/>
        <w:right w:val="none" w:sz="0" w:space="0" w:color="auto"/>
      </w:divBdr>
    </w:div>
    <w:div w:id="1300767065">
      <w:bodyDiv w:val="1"/>
      <w:marLeft w:val="0"/>
      <w:marRight w:val="0"/>
      <w:marTop w:val="0"/>
      <w:marBottom w:val="0"/>
      <w:divBdr>
        <w:top w:val="none" w:sz="0" w:space="0" w:color="auto"/>
        <w:left w:val="none" w:sz="0" w:space="0" w:color="auto"/>
        <w:bottom w:val="none" w:sz="0" w:space="0" w:color="auto"/>
        <w:right w:val="none" w:sz="0" w:space="0" w:color="auto"/>
      </w:divBdr>
    </w:div>
    <w:div w:id="1300915732">
      <w:bodyDiv w:val="1"/>
      <w:marLeft w:val="0"/>
      <w:marRight w:val="0"/>
      <w:marTop w:val="0"/>
      <w:marBottom w:val="0"/>
      <w:divBdr>
        <w:top w:val="none" w:sz="0" w:space="0" w:color="auto"/>
        <w:left w:val="none" w:sz="0" w:space="0" w:color="auto"/>
        <w:bottom w:val="none" w:sz="0" w:space="0" w:color="auto"/>
        <w:right w:val="none" w:sz="0" w:space="0" w:color="auto"/>
      </w:divBdr>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1300466">
      <w:bodyDiv w:val="1"/>
      <w:marLeft w:val="0"/>
      <w:marRight w:val="0"/>
      <w:marTop w:val="0"/>
      <w:marBottom w:val="0"/>
      <w:divBdr>
        <w:top w:val="none" w:sz="0" w:space="0" w:color="auto"/>
        <w:left w:val="none" w:sz="0" w:space="0" w:color="auto"/>
        <w:bottom w:val="none" w:sz="0" w:space="0" w:color="auto"/>
        <w:right w:val="none" w:sz="0" w:space="0" w:color="auto"/>
      </w:divBdr>
    </w:div>
    <w:div w:id="1301500842">
      <w:bodyDiv w:val="1"/>
      <w:marLeft w:val="0"/>
      <w:marRight w:val="0"/>
      <w:marTop w:val="0"/>
      <w:marBottom w:val="0"/>
      <w:divBdr>
        <w:top w:val="none" w:sz="0" w:space="0" w:color="auto"/>
        <w:left w:val="none" w:sz="0" w:space="0" w:color="auto"/>
        <w:bottom w:val="none" w:sz="0" w:space="0" w:color="auto"/>
        <w:right w:val="none" w:sz="0" w:space="0" w:color="auto"/>
      </w:divBdr>
    </w:div>
    <w:div w:id="1302005194">
      <w:bodyDiv w:val="1"/>
      <w:marLeft w:val="0"/>
      <w:marRight w:val="0"/>
      <w:marTop w:val="0"/>
      <w:marBottom w:val="0"/>
      <w:divBdr>
        <w:top w:val="none" w:sz="0" w:space="0" w:color="auto"/>
        <w:left w:val="none" w:sz="0" w:space="0" w:color="auto"/>
        <w:bottom w:val="none" w:sz="0" w:space="0" w:color="auto"/>
        <w:right w:val="none" w:sz="0" w:space="0" w:color="auto"/>
      </w:divBdr>
    </w:div>
    <w:div w:id="1302272079">
      <w:bodyDiv w:val="1"/>
      <w:marLeft w:val="0"/>
      <w:marRight w:val="0"/>
      <w:marTop w:val="0"/>
      <w:marBottom w:val="0"/>
      <w:divBdr>
        <w:top w:val="none" w:sz="0" w:space="0" w:color="auto"/>
        <w:left w:val="none" w:sz="0" w:space="0" w:color="auto"/>
        <w:bottom w:val="none" w:sz="0" w:space="0" w:color="auto"/>
        <w:right w:val="none" w:sz="0" w:space="0" w:color="auto"/>
      </w:divBdr>
    </w:div>
    <w:div w:id="1302921595">
      <w:bodyDiv w:val="1"/>
      <w:marLeft w:val="0"/>
      <w:marRight w:val="0"/>
      <w:marTop w:val="0"/>
      <w:marBottom w:val="0"/>
      <w:divBdr>
        <w:top w:val="none" w:sz="0" w:space="0" w:color="auto"/>
        <w:left w:val="none" w:sz="0" w:space="0" w:color="auto"/>
        <w:bottom w:val="none" w:sz="0" w:space="0" w:color="auto"/>
        <w:right w:val="none" w:sz="0" w:space="0" w:color="auto"/>
      </w:divBdr>
    </w:div>
    <w:div w:id="1303854209">
      <w:bodyDiv w:val="1"/>
      <w:marLeft w:val="0"/>
      <w:marRight w:val="0"/>
      <w:marTop w:val="0"/>
      <w:marBottom w:val="0"/>
      <w:divBdr>
        <w:top w:val="none" w:sz="0" w:space="0" w:color="auto"/>
        <w:left w:val="none" w:sz="0" w:space="0" w:color="auto"/>
        <w:bottom w:val="none" w:sz="0" w:space="0" w:color="auto"/>
        <w:right w:val="none" w:sz="0" w:space="0" w:color="auto"/>
      </w:divBdr>
    </w:div>
    <w:div w:id="1303971982">
      <w:bodyDiv w:val="1"/>
      <w:marLeft w:val="0"/>
      <w:marRight w:val="0"/>
      <w:marTop w:val="0"/>
      <w:marBottom w:val="0"/>
      <w:divBdr>
        <w:top w:val="none" w:sz="0" w:space="0" w:color="auto"/>
        <w:left w:val="none" w:sz="0" w:space="0" w:color="auto"/>
        <w:bottom w:val="none" w:sz="0" w:space="0" w:color="auto"/>
        <w:right w:val="none" w:sz="0" w:space="0" w:color="auto"/>
      </w:divBdr>
    </w:div>
    <w:div w:id="1304045780">
      <w:bodyDiv w:val="1"/>
      <w:marLeft w:val="0"/>
      <w:marRight w:val="0"/>
      <w:marTop w:val="0"/>
      <w:marBottom w:val="0"/>
      <w:divBdr>
        <w:top w:val="none" w:sz="0" w:space="0" w:color="auto"/>
        <w:left w:val="none" w:sz="0" w:space="0" w:color="auto"/>
        <w:bottom w:val="none" w:sz="0" w:space="0" w:color="auto"/>
        <w:right w:val="none" w:sz="0" w:space="0" w:color="auto"/>
      </w:divBdr>
    </w:div>
    <w:div w:id="1304846883">
      <w:bodyDiv w:val="1"/>
      <w:marLeft w:val="0"/>
      <w:marRight w:val="0"/>
      <w:marTop w:val="0"/>
      <w:marBottom w:val="0"/>
      <w:divBdr>
        <w:top w:val="none" w:sz="0" w:space="0" w:color="auto"/>
        <w:left w:val="none" w:sz="0" w:space="0" w:color="auto"/>
        <w:bottom w:val="none" w:sz="0" w:space="0" w:color="auto"/>
        <w:right w:val="none" w:sz="0" w:space="0" w:color="auto"/>
      </w:divBdr>
    </w:div>
    <w:div w:id="1305431548">
      <w:bodyDiv w:val="1"/>
      <w:marLeft w:val="0"/>
      <w:marRight w:val="0"/>
      <w:marTop w:val="0"/>
      <w:marBottom w:val="0"/>
      <w:divBdr>
        <w:top w:val="none" w:sz="0" w:space="0" w:color="auto"/>
        <w:left w:val="none" w:sz="0" w:space="0" w:color="auto"/>
        <w:bottom w:val="none" w:sz="0" w:space="0" w:color="auto"/>
        <w:right w:val="none" w:sz="0" w:space="0" w:color="auto"/>
      </w:divBdr>
    </w:div>
    <w:div w:id="1305699755">
      <w:bodyDiv w:val="1"/>
      <w:marLeft w:val="0"/>
      <w:marRight w:val="0"/>
      <w:marTop w:val="0"/>
      <w:marBottom w:val="0"/>
      <w:divBdr>
        <w:top w:val="none" w:sz="0" w:space="0" w:color="auto"/>
        <w:left w:val="none" w:sz="0" w:space="0" w:color="auto"/>
        <w:bottom w:val="none" w:sz="0" w:space="0" w:color="auto"/>
        <w:right w:val="none" w:sz="0" w:space="0" w:color="auto"/>
      </w:divBdr>
    </w:div>
    <w:div w:id="1305769170">
      <w:bodyDiv w:val="1"/>
      <w:marLeft w:val="0"/>
      <w:marRight w:val="0"/>
      <w:marTop w:val="0"/>
      <w:marBottom w:val="0"/>
      <w:divBdr>
        <w:top w:val="none" w:sz="0" w:space="0" w:color="auto"/>
        <w:left w:val="none" w:sz="0" w:space="0" w:color="auto"/>
        <w:bottom w:val="none" w:sz="0" w:space="0" w:color="auto"/>
        <w:right w:val="none" w:sz="0" w:space="0" w:color="auto"/>
      </w:divBdr>
    </w:div>
    <w:div w:id="1306159007">
      <w:bodyDiv w:val="1"/>
      <w:marLeft w:val="0"/>
      <w:marRight w:val="0"/>
      <w:marTop w:val="0"/>
      <w:marBottom w:val="0"/>
      <w:divBdr>
        <w:top w:val="none" w:sz="0" w:space="0" w:color="auto"/>
        <w:left w:val="none" w:sz="0" w:space="0" w:color="auto"/>
        <w:bottom w:val="none" w:sz="0" w:space="0" w:color="auto"/>
        <w:right w:val="none" w:sz="0" w:space="0" w:color="auto"/>
      </w:divBdr>
    </w:div>
    <w:div w:id="1306396462">
      <w:bodyDiv w:val="1"/>
      <w:marLeft w:val="0"/>
      <w:marRight w:val="0"/>
      <w:marTop w:val="0"/>
      <w:marBottom w:val="0"/>
      <w:divBdr>
        <w:top w:val="none" w:sz="0" w:space="0" w:color="auto"/>
        <w:left w:val="none" w:sz="0" w:space="0" w:color="auto"/>
        <w:bottom w:val="none" w:sz="0" w:space="0" w:color="auto"/>
        <w:right w:val="none" w:sz="0" w:space="0" w:color="auto"/>
      </w:divBdr>
    </w:div>
    <w:div w:id="1307130762">
      <w:bodyDiv w:val="1"/>
      <w:marLeft w:val="0"/>
      <w:marRight w:val="0"/>
      <w:marTop w:val="0"/>
      <w:marBottom w:val="0"/>
      <w:divBdr>
        <w:top w:val="none" w:sz="0" w:space="0" w:color="auto"/>
        <w:left w:val="none" w:sz="0" w:space="0" w:color="auto"/>
        <w:bottom w:val="none" w:sz="0" w:space="0" w:color="auto"/>
        <w:right w:val="none" w:sz="0" w:space="0" w:color="auto"/>
      </w:divBdr>
    </w:div>
    <w:div w:id="1307278040">
      <w:bodyDiv w:val="1"/>
      <w:marLeft w:val="0"/>
      <w:marRight w:val="0"/>
      <w:marTop w:val="0"/>
      <w:marBottom w:val="0"/>
      <w:divBdr>
        <w:top w:val="none" w:sz="0" w:space="0" w:color="auto"/>
        <w:left w:val="none" w:sz="0" w:space="0" w:color="auto"/>
        <w:bottom w:val="none" w:sz="0" w:space="0" w:color="auto"/>
        <w:right w:val="none" w:sz="0" w:space="0" w:color="auto"/>
      </w:divBdr>
    </w:div>
    <w:div w:id="1307737610">
      <w:bodyDiv w:val="1"/>
      <w:marLeft w:val="0"/>
      <w:marRight w:val="0"/>
      <w:marTop w:val="0"/>
      <w:marBottom w:val="0"/>
      <w:divBdr>
        <w:top w:val="none" w:sz="0" w:space="0" w:color="auto"/>
        <w:left w:val="none" w:sz="0" w:space="0" w:color="auto"/>
        <w:bottom w:val="none" w:sz="0" w:space="0" w:color="auto"/>
        <w:right w:val="none" w:sz="0" w:space="0" w:color="auto"/>
      </w:divBdr>
    </w:div>
    <w:div w:id="1308392135">
      <w:bodyDiv w:val="1"/>
      <w:marLeft w:val="0"/>
      <w:marRight w:val="0"/>
      <w:marTop w:val="0"/>
      <w:marBottom w:val="0"/>
      <w:divBdr>
        <w:top w:val="none" w:sz="0" w:space="0" w:color="auto"/>
        <w:left w:val="none" w:sz="0" w:space="0" w:color="auto"/>
        <w:bottom w:val="none" w:sz="0" w:space="0" w:color="auto"/>
        <w:right w:val="none" w:sz="0" w:space="0" w:color="auto"/>
      </w:divBdr>
    </w:div>
    <w:div w:id="1310359380">
      <w:bodyDiv w:val="1"/>
      <w:marLeft w:val="0"/>
      <w:marRight w:val="0"/>
      <w:marTop w:val="0"/>
      <w:marBottom w:val="0"/>
      <w:divBdr>
        <w:top w:val="none" w:sz="0" w:space="0" w:color="auto"/>
        <w:left w:val="none" w:sz="0" w:space="0" w:color="auto"/>
        <w:bottom w:val="none" w:sz="0" w:space="0" w:color="auto"/>
        <w:right w:val="none" w:sz="0" w:space="0" w:color="auto"/>
      </w:divBdr>
    </w:div>
    <w:div w:id="1311253384">
      <w:bodyDiv w:val="1"/>
      <w:marLeft w:val="0"/>
      <w:marRight w:val="0"/>
      <w:marTop w:val="0"/>
      <w:marBottom w:val="0"/>
      <w:divBdr>
        <w:top w:val="none" w:sz="0" w:space="0" w:color="auto"/>
        <w:left w:val="none" w:sz="0" w:space="0" w:color="auto"/>
        <w:bottom w:val="none" w:sz="0" w:space="0" w:color="auto"/>
        <w:right w:val="none" w:sz="0" w:space="0" w:color="auto"/>
      </w:divBdr>
    </w:div>
    <w:div w:id="1311515274">
      <w:bodyDiv w:val="1"/>
      <w:marLeft w:val="0"/>
      <w:marRight w:val="0"/>
      <w:marTop w:val="0"/>
      <w:marBottom w:val="0"/>
      <w:divBdr>
        <w:top w:val="none" w:sz="0" w:space="0" w:color="auto"/>
        <w:left w:val="none" w:sz="0" w:space="0" w:color="auto"/>
        <w:bottom w:val="none" w:sz="0" w:space="0" w:color="auto"/>
        <w:right w:val="none" w:sz="0" w:space="0" w:color="auto"/>
      </w:divBdr>
    </w:div>
    <w:div w:id="1312364378">
      <w:bodyDiv w:val="1"/>
      <w:marLeft w:val="0"/>
      <w:marRight w:val="0"/>
      <w:marTop w:val="0"/>
      <w:marBottom w:val="0"/>
      <w:divBdr>
        <w:top w:val="none" w:sz="0" w:space="0" w:color="auto"/>
        <w:left w:val="none" w:sz="0" w:space="0" w:color="auto"/>
        <w:bottom w:val="none" w:sz="0" w:space="0" w:color="auto"/>
        <w:right w:val="none" w:sz="0" w:space="0" w:color="auto"/>
      </w:divBdr>
    </w:div>
    <w:div w:id="1312637255">
      <w:bodyDiv w:val="1"/>
      <w:marLeft w:val="0"/>
      <w:marRight w:val="0"/>
      <w:marTop w:val="0"/>
      <w:marBottom w:val="0"/>
      <w:divBdr>
        <w:top w:val="none" w:sz="0" w:space="0" w:color="auto"/>
        <w:left w:val="none" w:sz="0" w:space="0" w:color="auto"/>
        <w:bottom w:val="none" w:sz="0" w:space="0" w:color="auto"/>
        <w:right w:val="none" w:sz="0" w:space="0" w:color="auto"/>
      </w:divBdr>
    </w:div>
    <w:div w:id="1313412069">
      <w:bodyDiv w:val="1"/>
      <w:marLeft w:val="0"/>
      <w:marRight w:val="0"/>
      <w:marTop w:val="0"/>
      <w:marBottom w:val="0"/>
      <w:divBdr>
        <w:top w:val="none" w:sz="0" w:space="0" w:color="auto"/>
        <w:left w:val="none" w:sz="0" w:space="0" w:color="auto"/>
        <w:bottom w:val="none" w:sz="0" w:space="0" w:color="auto"/>
        <w:right w:val="none" w:sz="0" w:space="0" w:color="auto"/>
      </w:divBdr>
    </w:div>
    <w:div w:id="1313943351">
      <w:bodyDiv w:val="1"/>
      <w:marLeft w:val="0"/>
      <w:marRight w:val="0"/>
      <w:marTop w:val="0"/>
      <w:marBottom w:val="0"/>
      <w:divBdr>
        <w:top w:val="none" w:sz="0" w:space="0" w:color="auto"/>
        <w:left w:val="none" w:sz="0" w:space="0" w:color="auto"/>
        <w:bottom w:val="none" w:sz="0" w:space="0" w:color="auto"/>
        <w:right w:val="none" w:sz="0" w:space="0" w:color="auto"/>
      </w:divBdr>
    </w:div>
    <w:div w:id="1314681855">
      <w:marLeft w:val="480"/>
      <w:marRight w:val="0"/>
      <w:marTop w:val="0"/>
      <w:marBottom w:val="0"/>
      <w:divBdr>
        <w:top w:val="none" w:sz="0" w:space="0" w:color="auto"/>
        <w:left w:val="none" w:sz="0" w:space="0" w:color="auto"/>
        <w:bottom w:val="none" w:sz="0" w:space="0" w:color="auto"/>
        <w:right w:val="none" w:sz="0" w:space="0" w:color="auto"/>
      </w:divBdr>
    </w:div>
    <w:div w:id="1315527669">
      <w:bodyDiv w:val="1"/>
      <w:marLeft w:val="0"/>
      <w:marRight w:val="0"/>
      <w:marTop w:val="0"/>
      <w:marBottom w:val="0"/>
      <w:divBdr>
        <w:top w:val="none" w:sz="0" w:space="0" w:color="auto"/>
        <w:left w:val="none" w:sz="0" w:space="0" w:color="auto"/>
        <w:bottom w:val="none" w:sz="0" w:space="0" w:color="auto"/>
        <w:right w:val="none" w:sz="0" w:space="0" w:color="auto"/>
      </w:divBdr>
    </w:div>
    <w:div w:id="1316451714">
      <w:bodyDiv w:val="1"/>
      <w:marLeft w:val="0"/>
      <w:marRight w:val="0"/>
      <w:marTop w:val="0"/>
      <w:marBottom w:val="0"/>
      <w:divBdr>
        <w:top w:val="none" w:sz="0" w:space="0" w:color="auto"/>
        <w:left w:val="none" w:sz="0" w:space="0" w:color="auto"/>
        <w:bottom w:val="none" w:sz="0" w:space="0" w:color="auto"/>
        <w:right w:val="none" w:sz="0" w:space="0" w:color="auto"/>
      </w:divBdr>
    </w:div>
    <w:div w:id="1317031156">
      <w:bodyDiv w:val="1"/>
      <w:marLeft w:val="0"/>
      <w:marRight w:val="0"/>
      <w:marTop w:val="0"/>
      <w:marBottom w:val="0"/>
      <w:divBdr>
        <w:top w:val="none" w:sz="0" w:space="0" w:color="auto"/>
        <w:left w:val="none" w:sz="0" w:space="0" w:color="auto"/>
        <w:bottom w:val="none" w:sz="0" w:space="0" w:color="auto"/>
        <w:right w:val="none" w:sz="0" w:space="0" w:color="auto"/>
      </w:divBdr>
    </w:div>
    <w:div w:id="1318221122">
      <w:bodyDiv w:val="1"/>
      <w:marLeft w:val="0"/>
      <w:marRight w:val="0"/>
      <w:marTop w:val="0"/>
      <w:marBottom w:val="0"/>
      <w:divBdr>
        <w:top w:val="none" w:sz="0" w:space="0" w:color="auto"/>
        <w:left w:val="none" w:sz="0" w:space="0" w:color="auto"/>
        <w:bottom w:val="none" w:sz="0" w:space="0" w:color="auto"/>
        <w:right w:val="none" w:sz="0" w:space="0" w:color="auto"/>
      </w:divBdr>
    </w:div>
    <w:div w:id="1320231476">
      <w:bodyDiv w:val="1"/>
      <w:marLeft w:val="0"/>
      <w:marRight w:val="0"/>
      <w:marTop w:val="0"/>
      <w:marBottom w:val="0"/>
      <w:divBdr>
        <w:top w:val="none" w:sz="0" w:space="0" w:color="auto"/>
        <w:left w:val="none" w:sz="0" w:space="0" w:color="auto"/>
        <w:bottom w:val="none" w:sz="0" w:space="0" w:color="auto"/>
        <w:right w:val="none" w:sz="0" w:space="0" w:color="auto"/>
      </w:divBdr>
    </w:div>
    <w:div w:id="1320310946">
      <w:marLeft w:val="480"/>
      <w:marRight w:val="0"/>
      <w:marTop w:val="0"/>
      <w:marBottom w:val="0"/>
      <w:divBdr>
        <w:top w:val="none" w:sz="0" w:space="0" w:color="auto"/>
        <w:left w:val="none" w:sz="0" w:space="0" w:color="auto"/>
        <w:bottom w:val="none" w:sz="0" w:space="0" w:color="auto"/>
        <w:right w:val="none" w:sz="0" w:space="0" w:color="auto"/>
      </w:divBdr>
    </w:div>
    <w:div w:id="1320427145">
      <w:bodyDiv w:val="1"/>
      <w:marLeft w:val="0"/>
      <w:marRight w:val="0"/>
      <w:marTop w:val="0"/>
      <w:marBottom w:val="0"/>
      <w:divBdr>
        <w:top w:val="none" w:sz="0" w:space="0" w:color="auto"/>
        <w:left w:val="none" w:sz="0" w:space="0" w:color="auto"/>
        <w:bottom w:val="none" w:sz="0" w:space="0" w:color="auto"/>
        <w:right w:val="none" w:sz="0" w:space="0" w:color="auto"/>
      </w:divBdr>
    </w:div>
    <w:div w:id="1320502167">
      <w:marLeft w:val="480"/>
      <w:marRight w:val="0"/>
      <w:marTop w:val="0"/>
      <w:marBottom w:val="0"/>
      <w:divBdr>
        <w:top w:val="none" w:sz="0" w:space="0" w:color="auto"/>
        <w:left w:val="none" w:sz="0" w:space="0" w:color="auto"/>
        <w:bottom w:val="none" w:sz="0" w:space="0" w:color="auto"/>
        <w:right w:val="none" w:sz="0" w:space="0" w:color="auto"/>
      </w:divBdr>
    </w:div>
    <w:div w:id="1320962309">
      <w:bodyDiv w:val="1"/>
      <w:marLeft w:val="0"/>
      <w:marRight w:val="0"/>
      <w:marTop w:val="0"/>
      <w:marBottom w:val="0"/>
      <w:divBdr>
        <w:top w:val="none" w:sz="0" w:space="0" w:color="auto"/>
        <w:left w:val="none" w:sz="0" w:space="0" w:color="auto"/>
        <w:bottom w:val="none" w:sz="0" w:space="0" w:color="auto"/>
        <w:right w:val="none" w:sz="0" w:space="0" w:color="auto"/>
      </w:divBdr>
    </w:div>
    <w:div w:id="1321232666">
      <w:bodyDiv w:val="1"/>
      <w:marLeft w:val="0"/>
      <w:marRight w:val="0"/>
      <w:marTop w:val="0"/>
      <w:marBottom w:val="0"/>
      <w:divBdr>
        <w:top w:val="none" w:sz="0" w:space="0" w:color="auto"/>
        <w:left w:val="none" w:sz="0" w:space="0" w:color="auto"/>
        <w:bottom w:val="none" w:sz="0" w:space="0" w:color="auto"/>
        <w:right w:val="none" w:sz="0" w:space="0" w:color="auto"/>
      </w:divBdr>
    </w:div>
    <w:div w:id="1321543657">
      <w:bodyDiv w:val="1"/>
      <w:marLeft w:val="0"/>
      <w:marRight w:val="0"/>
      <w:marTop w:val="0"/>
      <w:marBottom w:val="0"/>
      <w:divBdr>
        <w:top w:val="none" w:sz="0" w:space="0" w:color="auto"/>
        <w:left w:val="none" w:sz="0" w:space="0" w:color="auto"/>
        <w:bottom w:val="none" w:sz="0" w:space="0" w:color="auto"/>
        <w:right w:val="none" w:sz="0" w:space="0" w:color="auto"/>
      </w:divBdr>
    </w:div>
    <w:div w:id="1321959148">
      <w:bodyDiv w:val="1"/>
      <w:marLeft w:val="0"/>
      <w:marRight w:val="0"/>
      <w:marTop w:val="0"/>
      <w:marBottom w:val="0"/>
      <w:divBdr>
        <w:top w:val="none" w:sz="0" w:space="0" w:color="auto"/>
        <w:left w:val="none" w:sz="0" w:space="0" w:color="auto"/>
        <w:bottom w:val="none" w:sz="0" w:space="0" w:color="auto"/>
        <w:right w:val="none" w:sz="0" w:space="0" w:color="auto"/>
      </w:divBdr>
    </w:div>
    <w:div w:id="1322344851">
      <w:bodyDiv w:val="1"/>
      <w:marLeft w:val="0"/>
      <w:marRight w:val="0"/>
      <w:marTop w:val="0"/>
      <w:marBottom w:val="0"/>
      <w:divBdr>
        <w:top w:val="none" w:sz="0" w:space="0" w:color="auto"/>
        <w:left w:val="none" w:sz="0" w:space="0" w:color="auto"/>
        <w:bottom w:val="none" w:sz="0" w:space="0" w:color="auto"/>
        <w:right w:val="none" w:sz="0" w:space="0" w:color="auto"/>
      </w:divBdr>
    </w:div>
    <w:div w:id="1323386652">
      <w:bodyDiv w:val="1"/>
      <w:marLeft w:val="0"/>
      <w:marRight w:val="0"/>
      <w:marTop w:val="0"/>
      <w:marBottom w:val="0"/>
      <w:divBdr>
        <w:top w:val="none" w:sz="0" w:space="0" w:color="auto"/>
        <w:left w:val="none" w:sz="0" w:space="0" w:color="auto"/>
        <w:bottom w:val="none" w:sz="0" w:space="0" w:color="auto"/>
        <w:right w:val="none" w:sz="0" w:space="0" w:color="auto"/>
      </w:divBdr>
    </w:div>
    <w:div w:id="1324117866">
      <w:bodyDiv w:val="1"/>
      <w:marLeft w:val="0"/>
      <w:marRight w:val="0"/>
      <w:marTop w:val="0"/>
      <w:marBottom w:val="0"/>
      <w:divBdr>
        <w:top w:val="none" w:sz="0" w:space="0" w:color="auto"/>
        <w:left w:val="none" w:sz="0" w:space="0" w:color="auto"/>
        <w:bottom w:val="none" w:sz="0" w:space="0" w:color="auto"/>
        <w:right w:val="none" w:sz="0" w:space="0" w:color="auto"/>
      </w:divBdr>
    </w:div>
    <w:div w:id="1324359979">
      <w:bodyDiv w:val="1"/>
      <w:marLeft w:val="0"/>
      <w:marRight w:val="0"/>
      <w:marTop w:val="0"/>
      <w:marBottom w:val="0"/>
      <w:divBdr>
        <w:top w:val="none" w:sz="0" w:space="0" w:color="auto"/>
        <w:left w:val="none" w:sz="0" w:space="0" w:color="auto"/>
        <w:bottom w:val="none" w:sz="0" w:space="0" w:color="auto"/>
        <w:right w:val="none" w:sz="0" w:space="0" w:color="auto"/>
      </w:divBdr>
    </w:div>
    <w:div w:id="1324746002">
      <w:marLeft w:val="480"/>
      <w:marRight w:val="0"/>
      <w:marTop w:val="0"/>
      <w:marBottom w:val="0"/>
      <w:divBdr>
        <w:top w:val="none" w:sz="0" w:space="0" w:color="auto"/>
        <w:left w:val="none" w:sz="0" w:space="0" w:color="auto"/>
        <w:bottom w:val="none" w:sz="0" w:space="0" w:color="auto"/>
        <w:right w:val="none" w:sz="0" w:space="0" w:color="auto"/>
      </w:divBdr>
    </w:div>
    <w:div w:id="1325015779">
      <w:bodyDiv w:val="1"/>
      <w:marLeft w:val="0"/>
      <w:marRight w:val="0"/>
      <w:marTop w:val="0"/>
      <w:marBottom w:val="0"/>
      <w:divBdr>
        <w:top w:val="none" w:sz="0" w:space="0" w:color="auto"/>
        <w:left w:val="none" w:sz="0" w:space="0" w:color="auto"/>
        <w:bottom w:val="none" w:sz="0" w:space="0" w:color="auto"/>
        <w:right w:val="none" w:sz="0" w:space="0" w:color="auto"/>
      </w:divBdr>
    </w:div>
    <w:div w:id="1325086755">
      <w:bodyDiv w:val="1"/>
      <w:marLeft w:val="0"/>
      <w:marRight w:val="0"/>
      <w:marTop w:val="0"/>
      <w:marBottom w:val="0"/>
      <w:divBdr>
        <w:top w:val="none" w:sz="0" w:space="0" w:color="auto"/>
        <w:left w:val="none" w:sz="0" w:space="0" w:color="auto"/>
        <w:bottom w:val="none" w:sz="0" w:space="0" w:color="auto"/>
        <w:right w:val="none" w:sz="0" w:space="0" w:color="auto"/>
      </w:divBdr>
    </w:div>
    <w:div w:id="1325473673">
      <w:bodyDiv w:val="1"/>
      <w:marLeft w:val="0"/>
      <w:marRight w:val="0"/>
      <w:marTop w:val="0"/>
      <w:marBottom w:val="0"/>
      <w:divBdr>
        <w:top w:val="none" w:sz="0" w:space="0" w:color="auto"/>
        <w:left w:val="none" w:sz="0" w:space="0" w:color="auto"/>
        <w:bottom w:val="none" w:sz="0" w:space="0" w:color="auto"/>
        <w:right w:val="none" w:sz="0" w:space="0" w:color="auto"/>
      </w:divBdr>
    </w:div>
    <w:div w:id="1325544370">
      <w:bodyDiv w:val="1"/>
      <w:marLeft w:val="0"/>
      <w:marRight w:val="0"/>
      <w:marTop w:val="0"/>
      <w:marBottom w:val="0"/>
      <w:divBdr>
        <w:top w:val="none" w:sz="0" w:space="0" w:color="auto"/>
        <w:left w:val="none" w:sz="0" w:space="0" w:color="auto"/>
        <w:bottom w:val="none" w:sz="0" w:space="0" w:color="auto"/>
        <w:right w:val="none" w:sz="0" w:space="0" w:color="auto"/>
      </w:divBdr>
    </w:div>
    <w:div w:id="1326279995">
      <w:bodyDiv w:val="1"/>
      <w:marLeft w:val="0"/>
      <w:marRight w:val="0"/>
      <w:marTop w:val="0"/>
      <w:marBottom w:val="0"/>
      <w:divBdr>
        <w:top w:val="none" w:sz="0" w:space="0" w:color="auto"/>
        <w:left w:val="none" w:sz="0" w:space="0" w:color="auto"/>
        <w:bottom w:val="none" w:sz="0" w:space="0" w:color="auto"/>
        <w:right w:val="none" w:sz="0" w:space="0" w:color="auto"/>
      </w:divBdr>
    </w:div>
    <w:div w:id="1327241484">
      <w:bodyDiv w:val="1"/>
      <w:marLeft w:val="0"/>
      <w:marRight w:val="0"/>
      <w:marTop w:val="0"/>
      <w:marBottom w:val="0"/>
      <w:divBdr>
        <w:top w:val="none" w:sz="0" w:space="0" w:color="auto"/>
        <w:left w:val="none" w:sz="0" w:space="0" w:color="auto"/>
        <w:bottom w:val="none" w:sz="0" w:space="0" w:color="auto"/>
        <w:right w:val="none" w:sz="0" w:space="0" w:color="auto"/>
      </w:divBdr>
    </w:div>
    <w:div w:id="1330400072">
      <w:bodyDiv w:val="1"/>
      <w:marLeft w:val="0"/>
      <w:marRight w:val="0"/>
      <w:marTop w:val="0"/>
      <w:marBottom w:val="0"/>
      <w:divBdr>
        <w:top w:val="none" w:sz="0" w:space="0" w:color="auto"/>
        <w:left w:val="none" w:sz="0" w:space="0" w:color="auto"/>
        <w:bottom w:val="none" w:sz="0" w:space="0" w:color="auto"/>
        <w:right w:val="none" w:sz="0" w:space="0" w:color="auto"/>
      </w:divBdr>
    </w:div>
    <w:div w:id="1330718035">
      <w:bodyDiv w:val="1"/>
      <w:marLeft w:val="0"/>
      <w:marRight w:val="0"/>
      <w:marTop w:val="0"/>
      <w:marBottom w:val="0"/>
      <w:divBdr>
        <w:top w:val="none" w:sz="0" w:space="0" w:color="auto"/>
        <w:left w:val="none" w:sz="0" w:space="0" w:color="auto"/>
        <w:bottom w:val="none" w:sz="0" w:space="0" w:color="auto"/>
        <w:right w:val="none" w:sz="0" w:space="0" w:color="auto"/>
      </w:divBdr>
    </w:div>
    <w:div w:id="1331911920">
      <w:bodyDiv w:val="1"/>
      <w:marLeft w:val="0"/>
      <w:marRight w:val="0"/>
      <w:marTop w:val="0"/>
      <w:marBottom w:val="0"/>
      <w:divBdr>
        <w:top w:val="none" w:sz="0" w:space="0" w:color="auto"/>
        <w:left w:val="none" w:sz="0" w:space="0" w:color="auto"/>
        <w:bottom w:val="none" w:sz="0" w:space="0" w:color="auto"/>
        <w:right w:val="none" w:sz="0" w:space="0" w:color="auto"/>
      </w:divBdr>
    </w:div>
    <w:div w:id="1332563948">
      <w:bodyDiv w:val="1"/>
      <w:marLeft w:val="0"/>
      <w:marRight w:val="0"/>
      <w:marTop w:val="0"/>
      <w:marBottom w:val="0"/>
      <w:divBdr>
        <w:top w:val="none" w:sz="0" w:space="0" w:color="auto"/>
        <w:left w:val="none" w:sz="0" w:space="0" w:color="auto"/>
        <w:bottom w:val="none" w:sz="0" w:space="0" w:color="auto"/>
        <w:right w:val="none" w:sz="0" w:space="0" w:color="auto"/>
      </w:divBdr>
    </w:div>
    <w:div w:id="1333529910">
      <w:bodyDiv w:val="1"/>
      <w:marLeft w:val="0"/>
      <w:marRight w:val="0"/>
      <w:marTop w:val="0"/>
      <w:marBottom w:val="0"/>
      <w:divBdr>
        <w:top w:val="none" w:sz="0" w:space="0" w:color="auto"/>
        <w:left w:val="none" w:sz="0" w:space="0" w:color="auto"/>
        <w:bottom w:val="none" w:sz="0" w:space="0" w:color="auto"/>
        <w:right w:val="none" w:sz="0" w:space="0" w:color="auto"/>
      </w:divBdr>
    </w:div>
    <w:div w:id="1334378655">
      <w:bodyDiv w:val="1"/>
      <w:marLeft w:val="0"/>
      <w:marRight w:val="0"/>
      <w:marTop w:val="0"/>
      <w:marBottom w:val="0"/>
      <w:divBdr>
        <w:top w:val="none" w:sz="0" w:space="0" w:color="auto"/>
        <w:left w:val="none" w:sz="0" w:space="0" w:color="auto"/>
        <w:bottom w:val="none" w:sz="0" w:space="0" w:color="auto"/>
        <w:right w:val="none" w:sz="0" w:space="0" w:color="auto"/>
      </w:divBdr>
    </w:div>
    <w:div w:id="1335689933">
      <w:bodyDiv w:val="1"/>
      <w:marLeft w:val="0"/>
      <w:marRight w:val="0"/>
      <w:marTop w:val="0"/>
      <w:marBottom w:val="0"/>
      <w:divBdr>
        <w:top w:val="none" w:sz="0" w:space="0" w:color="auto"/>
        <w:left w:val="none" w:sz="0" w:space="0" w:color="auto"/>
        <w:bottom w:val="none" w:sz="0" w:space="0" w:color="auto"/>
        <w:right w:val="none" w:sz="0" w:space="0" w:color="auto"/>
      </w:divBdr>
    </w:div>
    <w:div w:id="1335914284">
      <w:bodyDiv w:val="1"/>
      <w:marLeft w:val="0"/>
      <w:marRight w:val="0"/>
      <w:marTop w:val="0"/>
      <w:marBottom w:val="0"/>
      <w:divBdr>
        <w:top w:val="none" w:sz="0" w:space="0" w:color="auto"/>
        <w:left w:val="none" w:sz="0" w:space="0" w:color="auto"/>
        <w:bottom w:val="none" w:sz="0" w:space="0" w:color="auto"/>
        <w:right w:val="none" w:sz="0" w:space="0" w:color="auto"/>
      </w:divBdr>
    </w:div>
    <w:div w:id="1337264888">
      <w:marLeft w:val="480"/>
      <w:marRight w:val="0"/>
      <w:marTop w:val="0"/>
      <w:marBottom w:val="0"/>
      <w:divBdr>
        <w:top w:val="none" w:sz="0" w:space="0" w:color="auto"/>
        <w:left w:val="none" w:sz="0" w:space="0" w:color="auto"/>
        <w:bottom w:val="none" w:sz="0" w:space="0" w:color="auto"/>
        <w:right w:val="none" w:sz="0" w:space="0" w:color="auto"/>
      </w:divBdr>
    </w:div>
    <w:div w:id="1337730547">
      <w:bodyDiv w:val="1"/>
      <w:marLeft w:val="0"/>
      <w:marRight w:val="0"/>
      <w:marTop w:val="0"/>
      <w:marBottom w:val="0"/>
      <w:divBdr>
        <w:top w:val="none" w:sz="0" w:space="0" w:color="auto"/>
        <w:left w:val="none" w:sz="0" w:space="0" w:color="auto"/>
        <w:bottom w:val="none" w:sz="0" w:space="0" w:color="auto"/>
        <w:right w:val="none" w:sz="0" w:space="0" w:color="auto"/>
      </w:divBdr>
    </w:div>
    <w:div w:id="1337804389">
      <w:marLeft w:val="0"/>
      <w:marRight w:val="0"/>
      <w:marTop w:val="0"/>
      <w:marBottom w:val="0"/>
      <w:divBdr>
        <w:top w:val="none" w:sz="0" w:space="0" w:color="auto"/>
        <w:left w:val="none" w:sz="0" w:space="0" w:color="auto"/>
        <w:bottom w:val="none" w:sz="0" w:space="0" w:color="auto"/>
        <w:right w:val="none" w:sz="0" w:space="0" w:color="auto"/>
      </w:divBdr>
    </w:div>
    <w:div w:id="1338266988">
      <w:bodyDiv w:val="1"/>
      <w:marLeft w:val="0"/>
      <w:marRight w:val="0"/>
      <w:marTop w:val="0"/>
      <w:marBottom w:val="0"/>
      <w:divBdr>
        <w:top w:val="none" w:sz="0" w:space="0" w:color="auto"/>
        <w:left w:val="none" w:sz="0" w:space="0" w:color="auto"/>
        <w:bottom w:val="none" w:sz="0" w:space="0" w:color="auto"/>
        <w:right w:val="none" w:sz="0" w:space="0" w:color="auto"/>
      </w:divBdr>
    </w:div>
    <w:div w:id="1338381660">
      <w:bodyDiv w:val="1"/>
      <w:marLeft w:val="0"/>
      <w:marRight w:val="0"/>
      <w:marTop w:val="0"/>
      <w:marBottom w:val="0"/>
      <w:divBdr>
        <w:top w:val="none" w:sz="0" w:space="0" w:color="auto"/>
        <w:left w:val="none" w:sz="0" w:space="0" w:color="auto"/>
        <w:bottom w:val="none" w:sz="0" w:space="0" w:color="auto"/>
        <w:right w:val="none" w:sz="0" w:space="0" w:color="auto"/>
      </w:divBdr>
    </w:div>
    <w:div w:id="1338729928">
      <w:bodyDiv w:val="1"/>
      <w:marLeft w:val="0"/>
      <w:marRight w:val="0"/>
      <w:marTop w:val="0"/>
      <w:marBottom w:val="0"/>
      <w:divBdr>
        <w:top w:val="none" w:sz="0" w:space="0" w:color="auto"/>
        <w:left w:val="none" w:sz="0" w:space="0" w:color="auto"/>
        <w:bottom w:val="none" w:sz="0" w:space="0" w:color="auto"/>
        <w:right w:val="none" w:sz="0" w:space="0" w:color="auto"/>
      </w:divBdr>
    </w:div>
    <w:div w:id="1339194886">
      <w:bodyDiv w:val="1"/>
      <w:marLeft w:val="0"/>
      <w:marRight w:val="0"/>
      <w:marTop w:val="0"/>
      <w:marBottom w:val="0"/>
      <w:divBdr>
        <w:top w:val="none" w:sz="0" w:space="0" w:color="auto"/>
        <w:left w:val="none" w:sz="0" w:space="0" w:color="auto"/>
        <w:bottom w:val="none" w:sz="0" w:space="0" w:color="auto"/>
        <w:right w:val="none" w:sz="0" w:space="0" w:color="auto"/>
      </w:divBdr>
    </w:div>
    <w:div w:id="1340622864">
      <w:bodyDiv w:val="1"/>
      <w:marLeft w:val="0"/>
      <w:marRight w:val="0"/>
      <w:marTop w:val="0"/>
      <w:marBottom w:val="0"/>
      <w:divBdr>
        <w:top w:val="none" w:sz="0" w:space="0" w:color="auto"/>
        <w:left w:val="none" w:sz="0" w:space="0" w:color="auto"/>
        <w:bottom w:val="none" w:sz="0" w:space="0" w:color="auto"/>
        <w:right w:val="none" w:sz="0" w:space="0" w:color="auto"/>
      </w:divBdr>
    </w:div>
    <w:div w:id="1341086533">
      <w:bodyDiv w:val="1"/>
      <w:marLeft w:val="0"/>
      <w:marRight w:val="0"/>
      <w:marTop w:val="0"/>
      <w:marBottom w:val="0"/>
      <w:divBdr>
        <w:top w:val="none" w:sz="0" w:space="0" w:color="auto"/>
        <w:left w:val="none" w:sz="0" w:space="0" w:color="auto"/>
        <w:bottom w:val="none" w:sz="0" w:space="0" w:color="auto"/>
        <w:right w:val="none" w:sz="0" w:space="0" w:color="auto"/>
      </w:divBdr>
    </w:div>
    <w:div w:id="1341086880">
      <w:bodyDiv w:val="1"/>
      <w:marLeft w:val="0"/>
      <w:marRight w:val="0"/>
      <w:marTop w:val="0"/>
      <w:marBottom w:val="0"/>
      <w:divBdr>
        <w:top w:val="none" w:sz="0" w:space="0" w:color="auto"/>
        <w:left w:val="none" w:sz="0" w:space="0" w:color="auto"/>
        <w:bottom w:val="none" w:sz="0" w:space="0" w:color="auto"/>
        <w:right w:val="none" w:sz="0" w:space="0" w:color="auto"/>
      </w:divBdr>
    </w:div>
    <w:div w:id="1341932801">
      <w:bodyDiv w:val="1"/>
      <w:marLeft w:val="0"/>
      <w:marRight w:val="0"/>
      <w:marTop w:val="0"/>
      <w:marBottom w:val="0"/>
      <w:divBdr>
        <w:top w:val="none" w:sz="0" w:space="0" w:color="auto"/>
        <w:left w:val="none" w:sz="0" w:space="0" w:color="auto"/>
        <w:bottom w:val="none" w:sz="0" w:space="0" w:color="auto"/>
        <w:right w:val="none" w:sz="0" w:space="0" w:color="auto"/>
      </w:divBdr>
    </w:div>
    <w:div w:id="1343164077">
      <w:bodyDiv w:val="1"/>
      <w:marLeft w:val="0"/>
      <w:marRight w:val="0"/>
      <w:marTop w:val="0"/>
      <w:marBottom w:val="0"/>
      <w:divBdr>
        <w:top w:val="none" w:sz="0" w:space="0" w:color="auto"/>
        <w:left w:val="none" w:sz="0" w:space="0" w:color="auto"/>
        <w:bottom w:val="none" w:sz="0" w:space="0" w:color="auto"/>
        <w:right w:val="none" w:sz="0" w:space="0" w:color="auto"/>
      </w:divBdr>
    </w:div>
    <w:div w:id="1343553886">
      <w:bodyDiv w:val="1"/>
      <w:marLeft w:val="0"/>
      <w:marRight w:val="0"/>
      <w:marTop w:val="0"/>
      <w:marBottom w:val="0"/>
      <w:divBdr>
        <w:top w:val="none" w:sz="0" w:space="0" w:color="auto"/>
        <w:left w:val="none" w:sz="0" w:space="0" w:color="auto"/>
        <w:bottom w:val="none" w:sz="0" w:space="0" w:color="auto"/>
        <w:right w:val="none" w:sz="0" w:space="0" w:color="auto"/>
      </w:divBdr>
    </w:div>
    <w:div w:id="1343704576">
      <w:bodyDiv w:val="1"/>
      <w:marLeft w:val="0"/>
      <w:marRight w:val="0"/>
      <w:marTop w:val="0"/>
      <w:marBottom w:val="0"/>
      <w:divBdr>
        <w:top w:val="none" w:sz="0" w:space="0" w:color="auto"/>
        <w:left w:val="none" w:sz="0" w:space="0" w:color="auto"/>
        <w:bottom w:val="none" w:sz="0" w:space="0" w:color="auto"/>
        <w:right w:val="none" w:sz="0" w:space="0" w:color="auto"/>
      </w:divBdr>
    </w:div>
    <w:div w:id="1343967357">
      <w:bodyDiv w:val="1"/>
      <w:marLeft w:val="0"/>
      <w:marRight w:val="0"/>
      <w:marTop w:val="0"/>
      <w:marBottom w:val="0"/>
      <w:divBdr>
        <w:top w:val="none" w:sz="0" w:space="0" w:color="auto"/>
        <w:left w:val="none" w:sz="0" w:space="0" w:color="auto"/>
        <w:bottom w:val="none" w:sz="0" w:space="0" w:color="auto"/>
        <w:right w:val="none" w:sz="0" w:space="0" w:color="auto"/>
      </w:divBdr>
    </w:div>
    <w:div w:id="1345203581">
      <w:bodyDiv w:val="1"/>
      <w:marLeft w:val="0"/>
      <w:marRight w:val="0"/>
      <w:marTop w:val="0"/>
      <w:marBottom w:val="0"/>
      <w:divBdr>
        <w:top w:val="none" w:sz="0" w:space="0" w:color="auto"/>
        <w:left w:val="none" w:sz="0" w:space="0" w:color="auto"/>
        <w:bottom w:val="none" w:sz="0" w:space="0" w:color="auto"/>
        <w:right w:val="none" w:sz="0" w:space="0" w:color="auto"/>
      </w:divBdr>
    </w:div>
    <w:div w:id="1345477156">
      <w:bodyDiv w:val="1"/>
      <w:marLeft w:val="0"/>
      <w:marRight w:val="0"/>
      <w:marTop w:val="0"/>
      <w:marBottom w:val="0"/>
      <w:divBdr>
        <w:top w:val="none" w:sz="0" w:space="0" w:color="auto"/>
        <w:left w:val="none" w:sz="0" w:space="0" w:color="auto"/>
        <w:bottom w:val="none" w:sz="0" w:space="0" w:color="auto"/>
        <w:right w:val="none" w:sz="0" w:space="0" w:color="auto"/>
      </w:divBdr>
    </w:div>
    <w:div w:id="1345933427">
      <w:bodyDiv w:val="1"/>
      <w:marLeft w:val="0"/>
      <w:marRight w:val="0"/>
      <w:marTop w:val="0"/>
      <w:marBottom w:val="0"/>
      <w:divBdr>
        <w:top w:val="none" w:sz="0" w:space="0" w:color="auto"/>
        <w:left w:val="none" w:sz="0" w:space="0" w:color="auto"/>
        <w:bottom w:val="none" w:sz="0" w:space="0" w:color="auto"/>
        <w:right w:val="none" w:sz="0" w:space="0" w:color="auto"/>
      </w:divBdr>
    </w:div>
    <w:div w:id="1346640044">
      <w:bodyDiv w:val="1"/>
      <w:marLeft w:val="0"/>
      <w:marRight w:val="0"/>
      <w:marTop w:val="0"/>
      <w:marBottom w:val="0"/>
      <w:divBdr>
        <w:top w:val="none" w:sz="0" w:space="0" w:color="auto"/>
        <w:left w:val="none" w:sz="0" w:space="0" w:color="auto"/>
        <w:bottom w:val="none" w:sz="0" w:space="0" w:color="auto"/>
        <w:right w:val="none" w:sz="0" w:space="0" w:color="auto"/>
      </w:divBdr>
    </w:div>
    <w:div w:id="1346901395">
      <w:marLeft w:val="480"/>
      <w:marRight w:val="0"/>
      <w:marTop w:val="0"/>
      <w:marBottom w:val="0"/>
      <w:divBdr>
        <w:top w:val="none" w:sz="0" w:space="0" w:color="auto"/>
        <w:left w:val="none" w:sz="0" w:space="0" w:color="auto"/>
        <w:bottom w:val="none" w:sz="0" w:space="0" w:color="auto"/>
        <w:right w:val="none" w:sz="0" w:space="0" w:color="auto"/>
      </w:divBdr>
    </w:div>
    <w:div w:id="1346976756">
      <w:bodyDiv w:val="1"/>
      <w:marLeft w:val="0"/>
      <w:marRight w:val="0"/>
      <w:marTop w:val="0"/>
      <w:marBottom w:val="0"/>
      <w:divBdr>
        <w:top w:val="none" w:sz="0" w:space="0" w:color="auto"/>
        <w:left w:val="none" w:sz="0" w:space="0" w:color="auto"/>
        <w:bottom w:val="none" w:sz="0" w:space="0" w:color="auto"/>
        <w:right w:val="none" w:sz="0" w:space="0" w:color="auto"/>
      </w:divBdr>
    </w:div>
    <w:div w:id="1347056664">
      <w:bodyDiv w:val="1"/>
      <w:marLeft w:val="0"/>
      <w:marRight w:val="0"/>
      <w:marTop w:val="0"/>
      <w:marBottom w:val="0"/>
      <w:divBdr>
        <w:top w:val="none" w:sz="0" w:space="0" w:color="auto"/>
        <w:left w:val="none" w:sz="0" w:space="0" w:color="auto"/>
        <w:bottom w:val="none" w:sz="0" w:space="0" w:color="auto"/>
        <w:right w:val="none" w:sz="0" w:space="0" w:color="auto"/>
      </w:divBdr>
    </w:div>
    <w:div w:id="1347949721">
      <w:bodyDiv w:val="1"/>
      <w:marLeft w:val="0"/>
      <w:marRight w:val="0"/>
      <w:marTop w:val="0"/>
      <w:marBottom w:val="0"/>
      <w:divBdr>
        <w:top w:val="none" w:sz="0" w:space="0" w:color="auto"/>
        <w:left w:val="none" w:sz="0" w:space="0" w:color="auto"/>
        <w:bottom w:val="none" w:sz="0" w:space="0" w:color="auto"/>
        <w:right w:val="none" w:sz="0" w:space="0" w:color="auto"/>
      </w:divBdr>
    </w:div>
    <w:div w:id="1348211988">
      <w:bodyDiv w:val="1"/>
      <w:marLeft w:val="0"/>
      <w:marRight w:val="0"/>
      <w:marTop w:val="0"/>
      <w:marBottom w:val="0"/>
      <w:divBdr>
        <w:top w:val="none" w:sz="0" w:space="0" w:color="auto"/>
        <w:left w:val="none" w:sz="0" w:space="0" w:color="auto"/>
        <w:bottom w:val="none" w:sz="0" w:space="0" w:color="auto"/>
        <w:right w:val="none" w:sz="0" w:space="0" w:color="auto"/>
      </w:divBdr>
    </w:div>
    <w:div w:id="1349260159">
      <w:bodyDiv w:val="1"/>
      <w:marLeft w:val="0"/>
      <w:marRight w:val="0"/>
      <w:marTop w:val="0"/>
      <w:marBottom w:val="0"/>
      <w:divBdr>
        <w:top w:val="none" w:sz="0" w:space="0" w:color="auto"/>
        <w:left w:val="none" w:sz="0" w:space="0" w:color="auto"/>
        <w:bottom w:val="none" w:sz="0" w:space="0" w:color="auto"/>
        <w:right w:val="none" w:sz="0" w:space="0" w:color="auto"/>
      </w:divBdr>
    </w:div>
    <w:div w:id="1349285798">
      <w:bodyDiv w:val="1"/>
      <w:marLeft w:val="0"/>
      <w:marRight w:val="0"/>
      <w:marTop w:val="0"/>
      <w:marBottom w:val="0"/>
      <w:divBdr>
        <w:top w:val="none" w:sz="0" w:space="0" w:color="auto"/>
        <w:left w:val="none" w:sz="0" w:space="0" w:color="auto"/>
        <w:bottom w:val="none" w:sz="0" w:space="0" w:color="auto"/>
        <w:right w:val="none" w:sz="0" w:space="0" w:color="auto"/>
      </w:divBdr>
    </w:div>
    <w:div w:id="1350063978">
      <w:bodyDiv w:val="1"/>
      <w:marLeft w:val="0"/>
      <w:marRight w:val="0"/>
      <w:marTop w:val="0"/>
      <w:marBottom w:val="0"/>
      <w:divBdr>
        <w:top w:val="none" w:sz="0" w:space="0" w:color="auto"/>
        <w:left w:val="none" w:sz="0" w:space="0" w:color="auto"/>
        <w:bottom w:val="none" w:sz="0" w:space="0" w:color="auto"/>
        <w:right w:val="none" w:sz="0" w:space="0" w:color="auto"/>
      </w:divBdr>
    </w:div>
    <w:div w:id="1350109437">
      <w:bodyDiv w:val="1"/>
      <w:marLeft w:val="0"/>
      <w:marRight w:val="0"/>
      <w:marTop w:val="0"/>
      <w:marBottom w:val="0"/>
      <w:divBdr>
        <w:top w:val="none" w:sz="0" w:space="0" w:color="auto"/>
        <w:left w:val="none" w:sz="0" w:space="0" w:color="auto"/>
        <w:bottom w:val="none" w:sz="0" w:space="0" w:color="auto"/>
        <w:right w:val="none" w:sz="0" w:space="0" w:color="auto"/>
      </w:divBdr>
    </w:div>
    <w:div w:id="1350596510">
      <w:marLeft w:val="480"/>
      <w:marRight w:val="0"/>
      <w:marTop w:val="0"/>
      <w:marBottom w:val="0"/>
      <w:divBdr>
        <w:top w:val="none" w:sz="0" w:space="0" w:color="auto"/>
        <w:left w:val="none" w:sz="0" w:space="0" w:color="auto"/>
        <w:bottom w:val="none" w:sz="0" w:space="0" w:color="auto"/>
        <w:right w:val="none" w:sz="0" w:space="0" w:color="auto"/>
      </w:divBdr>
    </w:div>
    <w:div w:id="1351180557">
      <w:bodyDiv w:val="1"/>
      <w:marLeft w:val="0"/>
      <w:marRight w:val="0"/>
      <w:marTop w:val="0"/>
      <w:marBottom w:val="0"/>
      <w:divBdr>
        <w:top w:val="none" w:sz="0" w:space="0" w:color="auto"/>
        <w:left w:val="none" w:sz="0" w:space="0" w:color="auto"/>
        <w:bottom w:val="none" w:sz="0" w:space="0" w:color="auto"/>
        <w:right w:val="none" w:sz="0" w:space="0" w:color="auto"/>
      </w:divBdr>
    </w:div>
    <w:div w:id="1351293647">
      <w:bodyDiv w:val="1"/>
      <w:marLeft w:val="0"/>
      <w:marRight w:val="0"/>
      <w:marTop w:val="0"/>
      <w:marBottom w:val="0"/>
      <w:divBdr>
        <w:top w:val="none" w:sz="0" w:space="0" w:color="auto"/>
        <w:left w:val="none" w:sz="0" w:space="0" w:color="auto"/>
        <w:bottom w:val="none" w:sz="0" w:space="0" w:color="auto"/>
        <w:right w:val="none" w:sz="0" w:space="0" w:color="auto"/>
      </w:divBdr>
    </w:div>
    <w:div w:id="1351637935">
      <w:bodyDiv w:val="1"/>
      <w:marLeft w:val="0"/>
      <w:marRight w:val="0"/>
      <w:marTop w:val="0"/>
      <w:marBottom w:val="0"/>
      <w:divBdr>
        <w:top w:val="none" w:sz="0" w:space="0" w:color="auto"/>
        <w:left w:val="none" w:sz="0" w:space="0" w:color="auto"/>
        <w:bottom w:val="none" w:sz="0" w:space="0" w:color="auto"/>
        <w:right w:val="none" w:sz="0" w:space="0" w:color="auto"/>
      </w:divBdr>
    </w:div>
    <w:div w:id="1351949729">
      <w:bodyDiv w:val="1"/>
      <w:marLeft w:val="0"/>
      <w:marRight w:val="0"/>
      <w:marTop w:val="0"/>
      <w:marBottom w:val="0"/>
      <w:divBdr>
        <w:top w:val="none" w:sz="0" w:space="0" w:color="auto"/>
        <w:left w:val="none" w:sz="0" w:space="0" w:color="auto"/>
        <w:bottom w:val="none" w:sz="0" w:space="0" w:color="auto"/>
        <w:right w:val="none" w:sz="0" w:space="0" w:color="auto"/>
      </w:divBdr>
    </w:div>
    <w:div w:id="1352685308">
      <w:bodyDiv w:val="1"/>
      <w:marLeft w:val="0"/>
      <w:marRight w:val="0"/>
      <w:marTop w:val="0"/>
      <w:marBottom w:val="0"/>
      <w:divBdr>
        <w:top w:val="none" w:sz="0" w:space="0" w:color="auto"/>
        <w:left w:val="none" w:sz="0" w:space="0" w:color="auto"/>
        <w:bottom w:val="none" w:sz="0" w:space="0" w:color="auto"/>
        <w:right w:val="none" w:sz="0" w:space="0" w:color="auto"/>
      </w:divBdr>
    </w:div>
    <w:div w:id="1352991241">
      <w:bodyDiv w:val="1"/>
      <w:marLeft w:val="0"/>
      <w:marRight w:val="0"/>
      <w:marTop w:val="0"/>
      <w:marBottom w:val="0"/>
      <w:divBdr>
        <w:top w:val="none" w:sz="0" w:space="0" w:color="auto"/>
        <w:left w:val="none" w:sz="0" w:space="0" w:color="auto"/>
        <w:bottom w:val="none" w:sz="0" w:space="0" w:color="auto"/>
        <w:right w:val="none" w:sz="0" w:space="0" w:color="auto"/>
      </w:divBdr>
    </w:div>
    <w:div w:id="1353218926">
      <w:bodyDiv w:val="1"/>
      <w:marLeft w:val="0"/>
      <w:marRight w:val="0"/>
      <w:marTop w:val="0"/>
      <w:marBottom w:val="0"/>
      <w:divBdr>
        <w:top w:val="none" w:sz="0" w:space="0" w:color="auto"/>
        <w:left w:val="none" w:sz="0" w:space="0" w:color="auto"/>
        <w:bottom w:val="none" w:sz="0" w:space="0" w:color="auto"/>
        <w:right w:val="none" w:sz="0" w:space="0" w:color="auto"/>
      </w:divBdr>
    </w:div>
    <w:div w:id="1353260327">
      <w:bodyDiv w:val="1"/>
      <w:marLeft w:val="0"/>
      <w:marRight w:val="0"/>
      <w:marTop w:val="0"/>
      <w:marBottom w:val="0"/>
      <w:divBdr>
        <w:top w:val="none" w:sz="0" w:space="0" w:color="auto"/>
        <w:left w:val="none" w:sz="0" w:space="0" w:color="auto"/>
        <w:bottom w:val="none" w:sz="0" w:space="0" w:color="auto"/>
        <w:right w:val="none" w:sz="0" w:space="0" w:color="auto"/>
      </w:divBdr>
    </w:div>
    <w:div w:id="1353339839">
      <w:bodyDiv w:val="1"/>
      <w:marLeft w:val="0"/>
      <w:marRight w:val="0"/>
      <w:marTop w:val="0"/>
      <w:marBottom w:val="0"/>
      <w:divBdr>
        <w:top w:val="none" w:sz="0" w:space="0" w:color="auto"/>
        <w:left w:val="none" w:sz="0" w:space="0" w:color="auto"/>
        <w:bottom w:val="none" w:sz="0" w:space="0" w:color="auto"/>
        <w:right w:val="none" w:sz="0" w:space="0" w:color="auto"/>
      </w:divBdr>
    </w:div>
    <w:div w:id="1353915422">
      <w:bodyDiv w:val="1"/>
      <w:marLeft w:val="0"/>
      <w:marRight w:val="0"/>
      <w:marTop w:val="0"/>
      <w:marBottom w:val="0"/>
      <w:divBdr>
        <w:top w:val="none" w:sz="0" w:space="0" w:color="auto"/>
        <w:left w:val="none" w:sz="0" w:space="0" w:color="auto"/>
        <w:bottom w:val="none" w:sz="0" w:space="0" w:color="auto"/>
        <w:right w:val="none" w:sz="0" w:space="0" w:color="auto"/>
      </w:divBdr>
    </w:div>
    <w:div w:id="1353990110">
      <w:bodyDiv w:val="1"/>
      <w:marLeft w:val="0"/>
      <w:marRight w:val="0"/>
      <w:marTop w:val="0"/>
      <w:marBottom w:val="0"/>
      <w:divBdr>
        <w:top w:val="none" w:sz="0" w:space="0" w:color="auto"/>
        <w:left w:val="none" w:sz="0" w:space="0" w:color="auto"/>
        <w:bottom w:val="none" w:sz="0" w:space="0" w:color="auto"/>
        <w:right w:val="none" w:sz="0" w:space="0" w:color="auto"/>
      </w:divBdr>
    </w:div>
    <w:div w:id="1354260934">
      <w:bodyDiv w:val="1"/>
      <w:marLeft w:val="0"/>
      <w:marRight w:val="0"/>
      <w:marTop w:val="0"/>
      <w:marBottom w:val="0"/>
      <w:divBdr>
        <w:top w:val="none" w:sz="0" w:space="0" w:color="auto"/>
        <w:left w:val="none" w:sz="0" w:space="0" w:color="auto"/>
        <w:bottom w:val="none" w:sz="0" w:space="0" w:color="auto"/>
        <w:right w:val="none" w:sz="0" w:space="0" w:color="auto"/>
      </w:divBdr>
    </w:div>
    <w:div w:id="1354917890">
      <w:marLeft w:val="480"/>
      <w:marRight w:val="0"/>
      <w:marTop w:val="0"/>
      <w:marBottom w:val="0"/>
      <w:divBdr>
        <w:top w:val="none" w:sz="0" w:space="0" w:color="auto"/>
        <w:left w:val="none" w:sz="0" w:space="0" w:color="auto"/>
        <w:bottom w:val="none" w:sz="0" w:space="0" w:color="auto"/>
        <w:right w:val="none" w:sz="0" w:space="0" w:color="auto"/>
      </w:divBdr>
    </w:div>
    <w:div w:id="1355575390">
      <w:bodyDiv w:val="1"/>
      <w:marLeft w:val="0"/>
      <w:marRight w:val="0"/>
      <w:marTop w:val="0"/>
      <w:marBottom w:val="0"/>
      <w:divBdr>
        <w:top w:val="none" w:sz="0" w:space="0" w:color="auto"/>
        <w:left w:val="none" w:sz="0" w:space="0" w:color="auto"/>
        <w:bottom w:val="none" w:sz="0" w:space="0" w:color="auto"/>
        <w:right w:val="none" w:sz="0" w:space="0" w:color="auto"/>
      </w:divBdr>
    </w:div>
    <w:div w:id="1356617125">
      <w:bodyDiv w:val="1"/>
      <w:marLeft w:val="0"/>
      <w:marRight w:val="0"/>
      <w:marTop w:val="0"/>
      <w:marBottom w:val="0"/>
      <w:divBdr>
        <w:top w:val="none" w:sz="0" w:space="0" w:color="auto"/>
        <w:left w:val="none" w:sz="0" w:space="0" w:color="auto"/>
        <w:bottom w:val="none" w:sz="0" w:space="0" w:color="auto"/>
        <w:right w:val="none" w:sz="0" w:space="0" w:color="auto"/>
      </w:divBdr>
    </w:div>
    <w:div w:id="1356692551">
      <w:bodyDiv w:val="1"/>
      <w:marLeft w:val="0"/>
      <w:marRight w:val="0"/>
      <w:marTop w:val="0"/>
      <w:marBottom w:val="0"/>
      <w:divBdr>
        <w:top w:val="none" w:sz="0" w:space="0" w:color="auto"/>
        <w:left w:val="none" w:sz="0" w:space="0" w:color="auto"/>
        <w:bottom w:val="none" w:sz="0" w:space="0" w:color="auto"/>
        <w:right w:val="none" w:sz="0" w:space="0" w:color="auto"/>
      </w:divBdr>
    </w:div>
    <w:div w:id="1356807821">
      <w:marLeft w:val="480"/>
      <w:marRight w:val="0"/>
      <w:marTop w:val="0"/>
      <w:marBottom w:val="0"/>
      <w:divBdr>
        <w:top w:val="none" w:sz="0" w:space="0" w:color="auto"/>
        <w:left w:val="none" w:sz="0" w:space="0" w:color="auto"/>
        <w:bottom w:val="none" w:sz="0" w:space="0" w:color="auto"/>
        <w:right w:val="none" w:sz="0" w:space="0" w:color="auto"/>
      </w:divBdr>
    </w:div>
    <w:div w:id="1356810660">
      <w:marLeft w:val="0"/>
      <w:marRight w:val="0"/>
      <w:marTop w:val="0"/>
      <w:marBottom w:val="0"/>
      <w:divBdr>
        <w:top w:val="none" w:sz="0" w:space="0" w:color="auto"/>
        <w:left w:val="none" w:sz="0" w:space="0" w:color="auto"/>
        <w:bottom w:val="none" w:sz="0" w:space="0" w:color="auto"/>
        <w:right w:val="none" w:sz="0" w:space="0" w:color="auto"/>
      </w:divBdr>
    </w:div>
    <w:div w:id="1357075364">
      <w:bodyDiv w:val="1"/>
      <w:marLeft w:val="0"/>
      <w:marRight w:val="0"/>
      <w:marTop w:val="0"/>
      <w:marBottom w:val="0"/>
      <w:divBdr>
        <w:top w:val="none" w:sz="0" w:space="0" w:color="auto"/>
        <w:left w:val="none" w:sz="0" w:space="0" w:color="auto"/>
        <w:bottom w:val="none" w:sz="0" w:space="0" w:color="auto"/>
        <w:right w:val="none" w:sz="0" w:space="0" w:color="auto"/>
      </w:divBdr>
    </w:div>
    <w:div w:id="1357150357">
      <w:bodyDiv w:val="1"/>
      <w:marLeft w:val="0"/>
      <w:marRight w:val="0"/>
      <w:marTop w:val="0"/>
      <w:marBottom w:val="0"/>
      <w:divBdr>
        <w:top w:val="none" w:sz="0" w:space="0" w:color="auto"/>
        <w:left w:val="none" w:sz="0" w:space="0" w:color="auto"/>
        <w:bottom w:val="none" w:sz="0" w:space="0" w:color="auto"/>
        <w:right w:val="none" w:sz="0" w:space="0" w:color="auto"/>
      </w:divBdr>
    </w:div>
    <w:div w:id="1357542448">
      <w:bodyDiv w:val="1"/>
      <w:marLeft w:val="0"/>
      <w:marRight w:val="0"/>
      <w:marTop w:val="0"/>
      <w:marBottom w:val="0"/>
      <w:divBdr>
        <w:top w:val="none" w:sz="0" w:space="0" w:color="auto"/>
        <w:left w:val="none" w:sz="0" w:space="0" w:color="auto"/>
        <w:bottom w:val="none" w:sz="0" w:space="0" w:color="auto"/>
        <w:right w:val="none" w:sz="0" w:space="0" w:color="auto"/>
      </w:divBdr>
    </w:div>
    <w:div w:id="1359042554">
      <w:bodyDiv w:val="1"/>
      <w:marLeft w:val="0"/>
      <w:marRight w:val="0"/>
      <w:marTop w:val="0"/>
      <w:marBottom w:val="0"/>
      <w:divBdr>
        <w:top w:val="none" w:sz="0" w:space="0" w:color="auto"/>
        <w:left w:val="none" w:sz="0" w:space="0" w:color="auto"/>
        <w:bottom w:val="none" w:sz="0" w:space="0" w:color="auto"/>
        <w:right w:val="none" w:sz="0" w:space="0" w:color="auto"/>
      </w:divBdr>
    </w:div>
    <w:div w:id="1359308025">
      <w:bodyDiv w:val="1"/>
      <w:marLeft w:val="0"/>
      <w:marRight w:val="0"/>
      <w:marTop w:val="0"/>
      <w:marBottom w:val="0"/>
      <w:divBdr>
        <w:top w:val="none" w:sz="0" w:space="0" w:color="auto"/>
        <w:left w:val="none" w:sz="0" w:space="0" w:color="auto"/>
        <w:bottom w:val="none" w:sz="0" w:space="0" w:color="auto"/>
        <w:right w:val="none" w:sz="0" w:space="0" w:color="auto"/>
      </w:divBdr>
    </w:div>
    <w:div w:id="1359358588">
      <w:bodyDiv w:val="1"/>
      <w:marLeft w:val="0"/>
      <w:marRight w:val="0"/>
      <w:marTop w:val="0"/>
      <w:marBottom w:val="0"/>
      <w:divBdr>
        <w:top w:val="none" w:sz="0" w:space="0" w:color="auto"/>
        <w:left w:val="none" w:sz="0" w:space="0" w:color="auto"/>
        <w:bottom w:val="none" w:sz="0" w:space="0" w:color="auto"/>
        <w:right w:val="none" w:sz="0" w:space="0" w:color="auto"/>
      </w:divBdr>
    </w:div>
    <w:div w:id="1360662367">
      <w:bodyDiv w:val="1"/>
      <w:marLeft w:val="0"/>
      <w:marRight w:val="0"/>
      <w:marTop w:val="0"/>
      <w:marBottom w:val="0"/>
      <w:divBdr>
        <w:top w:val="none" w:sz="0" w:space="0" w:color="auto"/>
        <w:left w:val="none" w:sz="0" w:space="0" w:color="auto"/>
        <w:bottom w:val="none" w:sz="0" w:space="0" w:color="auto"/>
        <w:right w:val="none" w:sz="0" w:space="0" w:color="auto"/>
      </w:divBdr>
    </w:div>
    <w:div w:id="1361009213">
      <w:bodyDiv w:val="1"/>
      <w:marLeft w:val="0"/>
      <w:marRight w:val="0"/>
      <w:marTop w:val="0"/>
      <w:marBottom w:val="0"/>
      <w:divBdr>
        <w:top w:val="none" w:sz="0" w:space="0" w:color="auto"/>
        <w:left w:val="none" w:sz="0" w:space="0" w:color="auto"/>
        <w:bottom w:val="none" w:sz="0" w:space="0" w:color="auto"/>
        <w:right w:val="none" w:sz="0" w:space="0" w:color="auto"/>
      </w:divBdr>
    </w:div>
    <w:div w:id="1361933747">
      <w:bodyDiv w:val="1"/>
      <w:marLeft w:val="0"/>
      <w:marRight w:val="0"/>
      <w:marTop w:val="0"/>
      <w:marBottom w:val="0"/>
      <w:divBdr>
        <w:top w:val="none" w:sz="0" w:space="0" w:color="auto"/>
        <w:left w:val="none" w:sz="0" w:space="0" w:color="auto"/>
        <w:bottom w:val="none" w:sz="0" w:space="0" w:color="auto"/>
        <w:right w:val="none" w:sz="0" w:space="0" w:color="auto"/>
      </w:divBdr>
    </w:div>
    <w:div w:id="1362899149">
      <w:bodyDiv w:val="1"/>
      <w:marLeft w:val="0"/>
      <w:marRight w:val="0"/>
      <w:marTop w:val="0"/>
      <w:marBottom w:val="0"/>
      <w:divBdr>
        <w:top w:val="none" w:sz="0" w:space="0" w:color="auto"/>
        <w:left w:val="none" w:sz="0" w:space="0" w:color="auto"/>
        <w:bottom w:val="none" w:sz="0" w:space="0" w:color="auto"/>
        <w:right w:val="none" w:sz="0" w:space="0" w:color="auto"/>
      </w:divBdr>
    </w:div>
    <w:div w:id="1363170387">
      <w:bodyDiv w:val="1"/>
      <w:marLeft w:val="0"/>
      <w:marRight w:val="0"/>
      <w:marTop w:val="0"/>
      <w:marBottom w:val="0"/>
      <w:divBdr>
        <w:top w:val="none" w:sz="0" w:space="0" w:color="auto"/>
        <w:left w:val="none" w:sz="0" w:space="0" w:color="auto"/>
        <w:bottom w:val="none" w:sz="0" w:space="0" w:color="auto"/>
        <w:right w:val="none" w:sz="0" w:space="0" w:color="auto"/>
      </w:divBdr>
    </w:div>
    <w:div w:id="1363356706">
      <w:bodyDiv w:val="1"/>
      <w:marLeft w:val="0"/>
      <w:marRight w:val="0"/>
      <w:marTop w:val="0"/>
      <w:marBottom w:val="0"/>
      <w:divBdr>
        <w:top w:val="none" w:sz="0" w:space="0" w:color="auto"/>
        <w:left w:val="none" w:sz="0" w:space="0" w:color="auto"/>
        <w:bottom w:val="none" w:sz="0" w:space="0" w:color="auto"/>
        <w:right w:val="none" w:sz="0" w:space="0" w:color="auto"/>
      </w:divBdr>
    </w:div>
    <w:div w:id="1363439089">
      <w:bodyDiv w:val="1"/>
      <w:marLeft w:val="0"/>
      <w:marRight w:val="0"/>
      <w:marTop w:val="0"/>
      <w:marBottom w:val="0"/>
      <w:divBdr>
        <w:top w:val="none" w:sz="0" w:space="0" w:color="auto"/>
        <w:left w:val="none" w:sz="0" w:space="0" w:color="auto"/>
        <w:bottom w:val="none" w:sz="0" w:space="0" w:color="auto"/>
        <w:right w:val="none" w:sz="0" w:space="0" w:color="auto"/>
      </w:divBdr>
    </w:div>
    <w:div w:id="1363825914">
      <w:bodyDiv w:val="1"/>
      <w:marLeft w:val="0"/>
      <w:marRight w:val="0"/>
      <w:marTop w:val="0"/>
      <w:marBottom w:val="0"/>
      <w:divBdr>
        <w:top w:val="none" w:sz="0" w:space="0" w:color="auto"/>
        <w:left w:val="none" w:sz="0" w:space="0" w:color="auto"/>
        <w:bottom w:val="none" w:sz="0" w:space="0" w:color="auto"/>
        <w:right w:val="none" w:sz="0" w:space="0" w:color="auto"/>
      </w:divBdr>
    </w:div>
    <w:div w:id="1365711443">
      <w:bodyDiv w:val="1"/>
      <w:marLeft w:val="0"/>
      <w:marRight w:val="0"/>
      <w:marTop w:val="0"/>
      <w:marBottom w:val="0"/>
      <w:divBdr>
        <w:top w:val="none" w:sz="0" w:space="0" w:color="auto"/>
        <w:left w:val="none" w:sz="0" w:space="0" w:color="auto"/>
        <w:bottom w:val="none" w:sz="0" w:space="0" w:color="auto"/>
        <w:right w:val="none" w:sz="0" w:space="0" w:color="auto"/>
      </w:divBdr>
    </w:div>
    <w:div w:id="1365984469">
      <w:bodyDiv w:val="1"/>
      <w:marLeft w:val="0"/>
      <w:marRight w:val="0"/>
      <w:marTop w:val="0"/>
      <w:marBottom w:val="0"/>
      <w:divBdr>
        <w:top w:val="none" w:sz="0" w:space="0" w:color="auto"/>
        <w:left w:val="none" w:sz="0" w:space="0" w:color="auto"/>
        <w:bottom w:val="none" w:sz="0" w:space="0" w:color="auto"/>
        <w:right w:val="none" w:sz="0" w:space="0" w:color="auto"/>
      </w:divBdr>
    </w:div>
    <w:div w:id="1367943305">
      <w:bodyDiv w:val="1"/>
      <w:marLeft w:val="0"/>
      <w:marRight w:val="0"/>
      <w:marTop w:val="0"/>
      <w:marBottom w:val="0"/>
      <w:divBdr>
        <w:top w:val="none" w:sz="0" w:space="0" w:color="auto"/>
        <w:left w:val="none" w:sz="0" w:space="0" w:color="auto"/>
        <w:bottom w:val="none" w:sz="0" w:space="0" w:color="auto"/>
        <w:right w:val="none" w:sz="0" w:space="0" w:color="auto"/>
      </w:divBdr>
    </w:div>
    <w:div w:id="1369718955">
      <w:bodyDiv w:val="1"/>
      <w:marLeft w:val="0"/>
      <w:marRight w:val="0"/>
      <w:marTop w:val="0"/>
      <w:marBottom w:val="0"/>
      <w:divBdr>
        <w:top w:val="none" w:sz="0" w:space="0" w:color="auto"/>
        <w:left w:val="none" w:sz="0" w:space="0" w:color="auto"/>
        <w:bottom w:val="none" w:sz="0" w:space="0" w:color="auto"/>
        <w:right w:val="none" w:sz="0" w:space="0" w:color="auto"/>
      </w:divBdr>
    </w:div>
    <w:div w:id="1370955190">
      <w:marLeft w:val="480"/>
      <w:marRight w:val="0"/>
      <w:marTop w:val="0"/>
      <w:marBottom w:val="0"/>
      <w:divBdr>
        <w:top w:val="none" w:sz="0" w:space="0" w:color="auto"/>
        <w:left w:val="none" w:sz="0" w:space="0" w:color="auto"/>
        <w:bottom w:val="none" w:sz="0" w:space="0" w:color="auto"/>
        <w:right w:val="none" w:sz="0" w:space="0" w:color="auto"/>
      </w:divBdr>
    </w:div>
    <w:div w:id="1371569640">
      <w:bodyDiv w:val="1"/>
      <w:marLeft w:val="0"/>
      <w:marRight w:val="0"/>
      <w:marTop w:val="0"/>
      <w:marBottom w:val="0"/>
      <w:divBdr>
        <w:top w:val="none" w:sz="0" w:space="0" w:color="auto"/>
        <w:left w:val="none" w:sz="0" w:space="0" w:color="auto"/>
        <w:bottom w:val="none" w:sz="0" w:space="0" w:color="auto"/>
        <w:right w:val="none" w:sz="0" w:space="0" w:color="auto"/>
      </w:divBdr>
    </w:div>
    <w:div w:id="1372264794">
      <w:bodyDiv w:val="1"/>
      <w:marLeft w:val="0"/>
      <w:marRight w:val="0"/>
      <w:marTop w:val="0"/>
      <w:marBottom w:val="0"/>
      <w:divBdr>
        <w:top w:val="none" w:sz="0" w:space="0" w:color="auto"/>
        <w:left w:val="none" w:sz="0" w:space="0" w:color="auto"/>
        <w:bottom w:val="none" w:sz="0" w:space="0" w:color="auto"/>
        <w:right w:val="none" w:sz="0" w:space="0" w:color="auto"/>
      </w:divBdr>
    </w:div>
    <w:div w:id="1374882769">
      <w:bodyDiv w:val="1"/>
      <w:marLeft w:val="0"/>
      <w:marRight w:val="0"/>
      <w:marTop w:val="0"/>
      <w:marBottom w:val="0"/>
      <w:divBdr>
        <w:top w:val="none" w:sz="0" w:space="0" w:color="auto"/>
        <w:left w:val="none" w:sz="0" w:space="0" w:color="auto"/>
        <w:bottom w:val="none" w:sz="0" w:space="0" w:color="auto"/>
        <w:right w:val="none" w:sz="0" w:space="0" w:color="auto"/>
      </w:divBdr>
    </w:div>
    <w:div w:id="1375040426">
      <w:bodyDiv w:val="1"/>
      <w:marLeft w:val="0"/>
      <w:marRight w:val="0"/>
      <w:marTop w:val="0"/>
      <w:marBottom w:val="0"/>
      <w:divBdr>
        <w:top w:val="none" w:sz="0" w:space="0" w:color="auto"/>
        <w:left w:val="none" w:sz="0" w:space="0" w:color="auto"/>
        <w:bottom w:val="none" w:sz="0" w:space="0" w:color="auto"/>
        <w:right w:val="none" w:sz="0" w:space="0" w:color="auto"/>
      </w:divBdr>
    </w:div>
    <w:div w:id="1375160097">
      <w:bodyDiv w:val="1"/>
      <w:marLeft w:val="0"/>
      <w:marRight w:val="0"/>
      <w:marTop w:val="0"/>
      <w:marBottom w:val="0"/>
      <w:divBdr>
        <w:top w:val="none" w:sz="0" w:space="0" w:color="auto"/>
        <w:left w:val="none" w:sz="0" w:space="0" w:color="auto"/>
        <w:bottom w:val="none" w:sz="0" w:space="0" w:color="auto"/>
        <w:right w:val="none" w:sz="0" w:space="0" w:color="auto"/>
      </w:divBdr>
    </w:div>
    <w:div w:id="1375304516">
      <w:bodyDiv w:val="1"/>
      <w:marLeft w:val="0"/>
      <w:marRight w:val="0"/>
      <w:marTop w:val="0"/>
      <w:marBottom w:val="0"/>
      <w:divBdr>
        <w:top w:val="none" w:sz="0" w:space="0" w:color="auto"/>
        <w:left w:val="none" w:sz="0" w:space="0" w:color="auto"/>
        <w:bottom w:val="none" w:sz="0" w:space="0" w:color="auto"/>
        <w:right w:val="none" w:sz="0" w:space="0" w:color="auto"/>
      </w:divBdr>
    </w:div>
    <w:div w:id="1376201564">
      <w:bodyDiv w:val="1"/>
      <w:marLeft w:val="0"/>
      <w:marRight w:val="0"/>
      <w:marTop w:val="0"/>
      <w:marBottom w:val="0"/>
      <w:divBdr>
        <w:top w:val="none" w:sz="0" w:space="0" w:color="auto"/>
        <w:left w:val="none" w:sz="0" w:space="0" w:color="auto"/>
        <w:bottom w:val="none" w:sz="0" w:space="0" w:color="auto"/>
        <w:right w:val="none" w:sz="0" w:space="0" w:color="auto"/>
      </w:divBdr>
    </w:div>
    <w:div w:id="1377705457">
      <w:bodyDiv w:val="1"/>
      <w:marLeft w:val="0"/>
      <w:marRight w:val="0"/>
      <w:marTop w:val="0"/>
      <w:marBottom w:val="0"/>
      <w:divBdr>
        <w:top w:val="none" w:sz="0" w:space="0" w:color="auto"/>
        <w:left w:val="none" w:sz="0" w:space="0" w:color="auto"/>
        <w:bottom w:val="none" w:sz="0" w:space="0" w:color="auto"/>
        <w:right w:val="none" w:sz="0" w:space="0" w:color="auto"/>
      </w:divBdr>
    </w:div>
    <w:div w:id="1378966324">
      <w:bodyDiv w:val="1"/>
      <w:marLeft w:val="0"/>
      <w:marRight w:val="0"/>
      <w:marTop w:val="0"/>
      <w:marBottom w:val="0"/>
      <w:divBdr>
        <w:top w:val="none" w:sz="0" w:space="0" w:color="auto"/>
        <w:left w:val="none" w:sz="0" w:space="0" w:color="auto"/>
        <w:bottom w:val="none" w:sz="0" w:space="0" w:color="auto"/>
        <w:right w:val="none" w:sz="0" w:space="0" w:color="auto"/>
      </w:divBdr>
    </w:div>
    <w:div w:id="1379546096">
      <w:bodyDiv w:val="1"/>
      <w:marLeft w:val="0"/>
      <w:marRight w:val="0"/>
      <w:marTop w:val="0"/>
      <w:marBottom w:val="0"/>
      <w:divBdr>
        <w:top w:val="none" w:sz="0" w:space="0" w:color="auto"/>
        <w:left w:val="none" w:sz="0" w:space="0" w:color="auto"/>
        <w:bottom w:val="none" w:sz="0" w:space="0" w:color="auto"/>
        <w:right w:val="none" w:sz="0" w:space="0" w:color="auto"/>
      </w:divBdr>
    </w:div>
    <w:div w:id="1379744989">
      <w:bodyDiv w:val="1"/>
      <w:marLeft w:val="0"/>
      <w:marRight w:val="0"/>
      <w:marTop w:val="0"/>
      <w:marBottom w:val="0"/>
      <w:divBdr>
        <w:top w:val="none" w:sz="0" w:space="0" w:color="auto"/>
        <w:left w:val="none" w:sz="0" w:space="0" w:color="auto"/>
        <w:bottom w:val="none" w:sz="0" w:space="0" w:color="auto"/>
        <w:right w:val="none" w:sz="0" w:space="0" w:color="auto"/>
      </w:divBdr>
    </w:div>
    <w:div w:id="1379940548">
      <w:bodyDiv w:val="1"/>
      <w:marLeft w:val="0"/>
      <w:marRight w:val="0"/>
      <w:marTop w:val="0"/>
      <w:marBottom w:val="0"/>
      <w:divBdr>
        <w:top w:val="none" w:sz="0" w:space="0" w:color="auto"/>
        <w:left w:val="none" w:sz="0" w:space="0" w:color="auto"/>
        <w:bottom w:val="none" w:sz="0" w:space="0" w:color="auto"/>
        <w:right w:val="none" w:sz="0" w:space="0" w:color="auto"/>
      </w:divBdr>
    </w:div>
    <w:div w:id="1380132551">
      <w:bodyDiv w:val="1"/>
      <w:marLeft w:val="0"/>
      <w:marRight w:val="0"/>
      <w:marTop w:val="0"/>
      <w:marBottom w:val="0"/>
      <w:divBdr>
        <w:top w:val="none" w:sz="0" w:space="0" w:color="auto"/>
        <w:left w:val="none" w:sz="0" w:space="0" w:color="auto"/>
        <w:bottom w:val="none" w:sz="0" w:space="0" w:color="auto"/>
        <w:right w:val="none" w:sz="0" w:space="0" w:color="auto"/>
      </w:divBdr>
    </w:div>
    <w:div w:id="1380783623">
      <w:bodyDiv w:val="1"/>
      <w:marLeft w:val="0"/>
      <w:marRight w:val="0"/>
      <w:marTop w:val="0"/>
      <w:marBottom w:val="0"/>
      <w:divBdr>
        <w:top w:val="none" w:sz="0" w:space="0" w:color="auto"/>
        <w:left w:val="none" w:sz="0" w:space="0" w:color="auto"/>
        <w:bottom w:val="none" w:sz="0" w:space="0" w:color="auto"/>
        <w:right w:val="none" w:sz="0" w:space="0" w:color="auto"/>
      </w:divBdr>
    </w:div>
    <w:div w:id="1381398462">
      <w:marLeft w:val="0"/>
      <w:marRight w:val="0"/>
      <w:marTop w:val="0"/>
      <w:marBottom w:val="0"/>
      <w:divBdr>
        <w:top w:val="none" w:sz="0" w:space="0" w:color="auto"/>
        <w:left w:val="none" w:sz="0" w:space="0" w:color="auto"/>
        <w:bottom w:val="none" w:sz="0" w:space="0" w:color="auto"/>
        <w:right w:val="none" w:sz="0" w:space="0" w:color="auto"/>
      </w:divBdr>
    </w:div>
    <w:div w:id="1381439079">
      <w:bodyDiv w:val="1"/>
      <w:marLeft w:val="0"/>
      <w:marRight w:val="0"/>
      <w:marTop w:val="0"/>
      <w:marBottom w:val="0"/>
      <w:divBdr>
        <w:top w:val="none" w:sz="0" w:space="0" w:color="auto"/>
        <w:left w:val="none" w:sz="0" w:space="0" w:color="auto"/>
        <w:bottom w:val="none" w:sz="0" w:space="0" w:color="auto"/>
        <w:right w:val="none" w:sz="0" w:space="0" w:color="auto"/>
      </w:divBdr>
    </w:div>
    <w:div w:id="1382092623">
      <w:bodyDiv w:val="1"/>
      <w:marLeft w:val="0"/>
      <w:marRight w:val="0"/>
      <w:marTop w:val="0"/>
      <w:marBottom w:val="0"/>
      <w:divBdr>
        <w:top w:val="none" w:sz="0" w:space="0" w:color="auto"/>
        <w:left w:val="none" w:sz="0" w:space="0" w:color="auto"/>
        <w:bottom w:val="none" w:sz="0" w:space="0" w:color="auto"/>
        <w:right w:val="none" w:sz="0" w:space="0" w:color="auto"/>
      </w:divBdr>
    </w:div>
    <w:div w:id="1382708947">
      <w:bodyDiv w:val="1"/>
      <w:marLeft w:val="0"/>
      <w:marRight w:val="0"/>
      <w:marTop w:val="0"/>
      <w:marBottom w:val="0"/>
      <w:divBdr>
        <w:top w:val="none" w:sz="0" w:space="0" w:color="auto"/>
        <w:left w:val="none" w:sz="0" w:space="0" w:color="auto"/>
        <w:bottom w:val="none" w:sz="0" w:space="0" w:color="auto"/>
        <w:right w:val="none" w:sz="0" w:space="0" w:color="auto"/>
      </w:divBdr>
    </w:div>
    <w:div w:id="1383602153">
      <w:bodyDiv w:val="1"/>
      <w:marLeft w:val="0"/>
      <w:marRight w:val="0"/>
      <w:marTop w:val="0"/>
      <w:marBottom w:val="0"/>
      <w:divBdr>
        <w:top w:val="none" w:sz="0" w:space="0" w:color="auto"/>
        <w:left w:val="none" w:sz="0" w:space="0" w:color="auto"/>
        <w:bottom w:val="none" w:sz="0" w:space="0" w:color="auto"/>
        <w:right w:val="none" w:sz="0" w:space="0" w:color="auto"/>
      </w:divBdr>
    </w:div>
    <w:div w:id="1383672563">
      <w:bodyDiv w:val="1"/>
      <w:marLeft w:val="0"/>
      <w:marRight w:val="0"/>
      <w:marTop w:val="0"/>
      <w:marBottom w:val="0"/>
      <w:divBdr>
        <w:top w:val="none" w:sz="0" w:space="0" w:color="auto"/>
        <w:left w:val="none" w:sz="0" w:space="0" w:color="auto"/>
        <w:bottom w:val="none" w:sz="0" w:space="0" w:color="auto"/>
        <w:right w:val="none" w:sz="0" w:space="0" w:color="auto"/>
      </w:divBdr>
    </w:div>
    <w:div w:id="1384331973">
      <w:bodyDiv w:val="1"/>
      <w:marLeft w:val="0"/>
      <w:marRight w:val="0"/>
      <w:marTop w:val="0"/>
      <w:marBottom w:val="0"/>
      <w:divBdr>
        <w:top w:val="none" w:sz="0" w:space="0" w:color="auto"/>
        <w:left w:val="none" w:sz="0" w:space="0" w:color="auto"/>
        <w:bottom w:val="none" w:sz="0" w:space="0" w:color="auto"/>
        <w:right w:val="none" w:sz="0" w:space="0" w:color="auto"/>
      </w:divBdr>
    </w:div>
    <w:div w:id="1384863155">
      <w:bodyDiv w:val="1"/>
      <w:marLeft w:val="0"/>
      <w:marRight w:val="0"/>
      <w:marTop w:val="0"/>
      <w:marBottom w:val="0"/>
      <w:divBdr>
        <w:top w:val="none" w:sz="0" w:space="0" w:color="auto"/>
        <w:left w:val="none" w:sz="0" w:space="0" w:color="auto"/>
        <w:bottom w:val="none" w:sz="0" w:space="0" w:color="auto"/>
        <w:right w:val="none" w:sz="0" w:space="0" w:color="auto"/>
      </w:divBdr>
    </w:div>
    <w:div w:id="1385062660">
      <w:bodyDiv w:val="1"/>
      <w:marLeft w:val="0"/>
      <w:marRight w:val="0"/>
      <w:marTop w:val="0"/>
      <w:marBottom w:val="0"/>
      <w:divBdr>
        <w:top w:val="none" w:sz="0" w:space="0" w:color="auto"/>
        <w:left w:val="none" w:sz="0" w:space="0" w:color="auto"/>
        <w:bottom w:val="none" w:sz="0" w:space="0" w:color="auto"/>
        <w:right w:val="none" w:sz="0" w:space="0" w:color="auto"/>
      </w:divBdr>
    </w:div>
    <w:div w:id="1385105343">
      <w:bodyDiv w:val="1"/>
      <w:marLeft w:val="0"/>
      <w:marRight w:val="0"/>
      <w:marTop w:val="0"/>
      <w:marBottom w:val="0"/>
      <w:divBdr>
        <w:top w:val="none" w:sz="0" w:space="0" w:color="auto"/>
        <w:left w:val="none" w:sz="0" w:space="0" w:color="auto"/>
        <w:bottom w:val="none" w:sz="0" w:space="0" w:color="auto"/>
        <w:right w:val="none" w:sz="0" w:space="0" w:color="auto"/>
      </w:divBdr>
    </w:div>
    <w:div w:id="1385790559">
      <w:bodyDiv w:val="1"/>
      <w:marLeft w:val="0"/>
      <w:marRight w:val="0"/>
      <w:marTop w:val="0"/>
      <w:marBottom w:val="0"/>
      <w:divBdr>
        <w:top w:val="none" w:sz="0" w:space="0" w:color="auto"/>
        <w:left w:val="none" w:sz="0" w:space="0" w:color="auto"/>
        <w:bottom w:val="none" w:sz="0" w:space="0" w:color="auto"/>
        <w:right w:val="none" w:sz="0" w:space="0" w:color="auto"/>
      </w:divBdr>
    </w:div>
    <w:div w:id="1386489840">
      <w:bodyDiv w:val="1"/>
      <w:marLeft w:val="0"/>
      <w:marRight w:val="0"/>
      <w:marTop w:val="0"/>
      <w:marBottom w:val="0"/>
      <w:divBdr>
        <w:top w:val="none" w:sz="0" w:space="0" w:color="auto"/>
        <w:left w:val="none" w:sz="0" w:space="0" w:color="auto"/>
        <w:bottom w:val="none" w:sz="0" w:space="0" w:color="auto"/>
        <w:right w:val="none" w:sz="0" w:space="0" w:color="auto"/>
      </w:divBdr>
    </w:div>
    <w:div w:id="1387101632">
      <w:bodyDiv w:val="1"/>
      <w:marLeft w:val="0"/>
      <w:marRight w:val="0"/>
      <w:marTop w:val="0"/>
      <w:marBottom w:val="0"/>
      <w:divBdr>
        <w:top w:val="none" w:sz="0" w:space="0" w:color="auto"/>
        <w:left w:val="none" w:sz="0" w:space="0" w:color="auto"/>
        <w:bottom w:val="none" w:sz="0" w:space="0" w:color="auto"/>
        <w:right w:val="none" w:sz="0" w:space="0" w:color="auto"/>
      </w:divBdr>
    </w:div>
    <w:div w:id="1387488602">
      <w:bodyDiv w:val="1"/>
      <w:marLeft w:val="0"/>
      <w:marRight w:val="0"/>
      <w:marTop w:val="0"/>
      <w:marBottom w:val="0"/>
      <w:divBdr>
        <w:top w:val="none" w:sz="0" w:space="0" w:color="auto"/>
        <w:left w:val="none" w:sz="0" w:space="0" w:color="auto"/>
        <w:bottom w:val="none" w:sz="0" w:space="0" w:color="auto"/>
        <w:right w:val="none" w:sz="0" w:space="0" w:color="auto"/>
      </w:divBdr>
    </w:div>
    <w:div w:id="1387799800">
      <w:bodyDiv w:val="1"/>
      <w:marLeft w:val="0"/>
      <w:marRight w:val="0"/>
      <w:marTop w:val="0"/>
      <w:marBottom w:val="0"/>
      <w:divBdr>
        <w:top w:val="none" w:sz="0" w:space="0" w:color="auto"/>
        <w:left w:val="none" w:sz="0" w:space="0" w:color="auto"/>
        <w:bottom w:val="none" w:sz="0" w:space="0" w:color="auto"/>
        <w:right w:val="none" w:sz="0" w:space="0" w:color="auto"/>
      </w:divBdr>
    </w:div>
    <w:div w:id="1388382291">
      <w:bodyDiv w:val="1"/>
      <w:marLeft w:val="0"/>
      <w:marRight w:val="0"/>
      <w:marTop w:val="0"/>
      <w:marBottom w:val="0"/>
      <w:divBdr>
        <w:top w:val="none" w:sz="0" w:space="0" w:color="auto"/>
        <w:left w:val="none" w:sz="0" w:space="0" w:color="auto"/>
        <w:bottom w:val="none" w:sz="0" w:space="0" w:color="auto"/>
        <w:right w:val="none" w:sz="0" w:space="0" w:color="auto"/>
      </w:divBdr>
    </w:div>
    <w:div w:id="1388601414">
      <w:bodyDiv w:val="1"/>
      <w:marLeft w:val="0"/>
      <w:marRight w:val="0"/>
      <w:marTop w:val="0"/>
      <w:marBottom w:val="0"/>
      <w:divBdr>
        <w:top w:val="none" w:sz="0" w:space="0" w:color="auto"/>
        <w:left w:val="none" w:sz="0" w:space="0" w:color="auto"/>
        <w:bottom w:val="none" w:sz="0" w:space="0" w:color="auto"/>
        <w:right w:val="none" w:sz="0" w:space="0" w:color="auto"/>
      </w:divBdr>
    </w:div>
    <w:div w:id="1389039426">
      <w:bodyDiv w:val="1"/>
      <w:marLeft w:val="0"/>
      <w:marRight w:val="0"/>
      <w:marTop w:val="0"/>
      <w:marBottom w:val="0"/>
      <w:divBdr>
        <w:top w:val="none" w:sz="0" w:space="0" w:color="auto"/>
        <w:left w:val="none" w:sz="0" w:space="0" w:color="auto"/>
        <w:bottom w:val="none" w:sz="0" w:space="0" w:color="auto"/>
        <w:right w:val="none" w:sz="0" w:space="0" w:color="auto"/>
      </w:divBdr>
    </w:div>
    <w:div w:id="1390693958">
      <w:bodyDiv w:val="1"/>
      <w:marLeft w:val="0"/>
      <w:marRight w:val="0"/>
      <w:marTop w:val="0"/>
      <w:marBottom w:val="0"/>
      <w:divBdr>
        <w:top w:val="none" w:sz="0" w:space="0" w:color="auto"/>
        <w:left w:val="none" w:sz="0" w:space="0" w:color="auto"/>
        <w:bottom w:val="none" w:sz="0" w:space="0" w:color="auto"/>
        <w:right w:val="none" w:sz="0" w:space="0" w:color="auto"/>
      </w:divBdr>
    </w:div>
    <w:div w:id="1390958829">
      <w:bodyDiv w:val="1"/>
      <w:marLeft w:val="0"/>
      <w:marRight w:val="0"/>
      <w:marTop w:val="0"/>
      <w:marBottom w:val="0"/>
      <w:divBdr>
        <w:top w:val="none" w:sz="0" w:space="0" w:color="auto"/>
        <w:left w:val="none" w:sz="0" w:space="0" w:color="auto"/>
        <w:bottom w:val="none" w:sz="0" w:space="0" w:color="auto"/>
        <w:right w:val="none" w:sz="0" w:space="0" w:color="auto"/>
      </w:divBdr>
    </w:div>
    <w:div w:id="1391348477">
      <w:bodyDiv w:val="1"/>
      <w:marLeft w:val="0"/>
      <w:marRight w:val="0"/>
      <w:marTop w:val="0"/>
      <w:marBottom w:val="0"/>
      <w:divBdr>
        <w:top w:val="none" w:sz="0" w:space="0" w:color="auto"/>
        <w:left w:val="none" w:sz="0" w:space="0" w:color="auto"/>
        <w:bottom w:val="none" w:sz="0" w:space="0" w:color="auto"/>
        <w:right w:val="none" w:sz="0" w:space="0" w:color="auto"/>
      </w:divBdr>
    </w:div>
    <w:div w:id="1391423505">
      <w:bodyDiv w:val="1"/>
      <w:marLeft w:val="0"/>
      <w:marRight w:val="0"/>
      <w:marTop w:val="0"/>
      <w:marBottom w:val="0"/>
      <w:divBdr>
        <w:top w:val="none" w:sz="0" w:space="0" w:color="auto"/>
        <w:left w:val="none" w:sz="0" w:space="0" w:color="auto"/>
        <w:bottom w:val="none" w:sz="0" w:space="0" w:color="auto"/>
        <w:right w:val="none" w:sz="0" w:space="0" w:color="auto"/>
      </w:divBdr>
    </w:div>
    <w:div w:id="1391731436">
      <w:bodyDiv w:val="1"/>
      <w:marLeft w:val="0"/>
      <w:marRight w:val="0"/>
      <w:marTop w:val="0"/>
      <w:marBottom w:val="0"/>
      <w:divBdr>
        <w:top w:val="none" w:sz="0" w:space="0" w:color="auto"/>
        <w:left w:val="none" w:sz="0" w:space="0" w:color="auto"/>
        <w:bottom w:val="none" w:sz="0" w:space="0" w:color="auto"/>
        <w:right w:val="none" w:sz="0" w:space="0" w:color="auto"/>
      </w:divBdr>
    </w:div>
    <w:div w:id="1392848622">
      <w:marLeft w:val="0"/>
      <w:marRight w:val="0"/>
      <w:marTop w:val="0"/>
      <w:marBottom w:val="0"/>
      <w:divBdr>
        <w:top w:val="none" w:sz="0" w:space="0" w:color="auto"/>
        <w:left w:val="none" w:sz="0" w:space="0" w:color="auto"/>
        <w:bottom w:val="none" w:sz="0" w:space="0" w:color="auto"/>
        <w:right w:val="none" w:sz="0" w:space="0" w:color="auto"/>
      </w:divBdr>
    </w:div>
    <w:div w:id="1393308911">
      <w:bodyDiv w:val="1"/>
      <w:marLeft w:val="0"/>
      <w:marRight w:val="0"/>
      <w:marTop w:val="0"/>
      <w:marBottom w:val="0"/>
      <w:divBdr>
        <w:top w:val="none" w:sz="0" w:space="0" w:color="auto"/>
        <w:left w:val="none" w:sz="0" w:space="0" w:color="auto"/>
        <w:bottom w:val="none" w:sz="0" w:space="0" w:color="auto"/>
        <w:right w:val="none" w:sz="0" w:space="0" w:color="auto"/>
      </w:divBdr>
    </w:div>
    <w:div w:id="1393850514">
      <w:bodyDiv w:val="1"/>
      <w:marLeft w:val="0"/>
      <w:marRight w:val="0"/>
      <w:marTop w:val="0"/>
      <w:marBottom w:val="0"/>
      <w:divBdr>
        <w:top w:val="none" w:sz="0" w:space="0" w:color="auto"/>
        <w:left w:val="none" w:sz="0" w:space="0" w:color="auto"/>
        <w:bottom w:val="none" w:sz="0" w:space="0" w:color="auto"/>
        <w:right w:val="none" w:sz="0" w:space="0" w:color="auto"/>
      </w:divBdr>
    </w:div>
    <w:div w:id="1394768732">
      <w:bodyDiv w:val="1"/>
      <w:marLeft w:val="0"/>
      <w:marRight w:val="0"/>
      <w:marTop w:val="0"/>
      <w:marBottom w:val="0"/>
      <w:divBdr>
        <w:top w:val="none" w:sz="0" w:space="0" w:color="auto"/>
        <w:left w:val="none" w:sz="0" w:space="0" w:color="auto"/>
        <w:bottom w:val="none" w:sz="0" w:space="0" w:color="auto"/>
        <w:right w:val="none" w:sz="0" w:space="0" w:color="auto"/>
      </w:divBdr>
    </w:div>
    <w:div w:id="1395738556">
      <w:bodyDiv w:val="1"/>
      <w:marLeft w:val="0"/>
      <w:marRight w:val="0"/>
      <w:marTop w:val="0"/>
      <w:marBottom w:val="0"/>
      <w:divBdr>
        <w:top w:val="none" w:sz="0" w:space="0" w:color="auto"/>
        <w:left w:val="none" w:sz="0" w:space="0" w:color="auto"/>
        <w:bottom w:val="none" w:sz="0" w:space="0" w:color="auto"/>
        <w:right w:val="none" w:sz="0" w:space="0" w:color="auto"/>
      </w:divBdr>
    </w:div>
    <w:div w:id="1395860479">
      <w:marLeft w:val="0"/>
      <w:marRight w:val="0"/>
      <w:marTop w:val="0"/>
      <w:marBottom w:val="0"/>
      <w:divBdr>
        <w:top w:val="none" w:sz="0" w:space="0" w:color="auto"/>
        <w:left w:val="none" w:sz="0" w:space="0" w:color="auto"/>
        <w:bottom w:val="none" w:sz="0" w:space="0" w:color="auto"/>
        <w:right w:val="none" w:sz="0" w:space="0" w:color="auto"/>
      </w:divBdr>
    </w:div>
    <w:div w:id="1396393975">
      <w:bodyDiv w:val="1"/>
      <w:marLeft w:val="0"/>
      <w:marRight w:val="0"/>
      <w:marTop w:val="0"/>
      <w:marBottom w:val="0"/>
      <w:divBdr>
        <w:top w:val="none" w:sz="0" w:space="0" w:color="auto"/>
        <w:left w:val="none" w:sz="0" w:space="0" w:color="auto"/>
        <w:bottom w:val="none" w:sz="0" w:space="0" w:color="auto"/>
        <w:right w:val="none" w:sz="0" w:space="0" w:color="auto"/>
      </w:divBdr>
    </w:div>
    <w:div w:id="1396583243">
      <w:bodyDiv w:val="1"/>
      <w:marLeft w:val="0"/>
      <w:marRight w:val="0"/>
      <w:marTop w:val="0"/>
      <w:marBottom w:val="0"/>
      <w:divBdr>
        <w:top w:val="none" w:sz="0" w:space="0" w:color="auto"/>
        <w:left w:val="none" w:sz="0" w:space="0" w:color="auto"/>
        <w:bottom w:val="none" w:sz="0" w:space="0" w:color="auto"/>
        <w:right w:val="none" w:sz="0" w:space="0" w:color="auto"/>
      </w:divBdr>
    </w:div>
    <w:div w:id="1396703745">
      <w:marLeft w:val="48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397898807">
      <w:bodyDiv w:val="1"/>
      <w:marLeft w:val="0"/>
      <w:marRight w:val="0"/>
      <w:marTop w:val="0"/>
      <w:marBottom w:val="0"/>
      <w:divBdr>
        <w:top w:val="none" w:sz="0" w:space="0" w:color="auto"/>
        <w:left w:val="none" w:sz="0" w:space="0" w:color="auto"/>
        <w:bottom w:val="none" w:sz="0" w:space="0" w:color="auto"/>
        <w:right w:val="none" w:sz="0" w:space="0" w:color="auto"/>
      </w:divBdr>
    </w:div>
    <w:div w:id="1398283991">
      <w:bodyDiv w:val="1"/>
      <w:marLeft w:val="0"/>
      <w:marRight w:val="0"/>
      <w:marTop w:val="0"/>
      <w:marBottom w:val="0"/>
      <w:divBdr>
        <w:top w:val="none" w:sz="0" w:space="0" w:color="auto"/>
        <w:left w:val="none" w:sz="0" w:space="0" w:color="auto"/>
        <w:bottom w:val="none" w:sz="0" w:space="0" w:color="auto"/>
        <w:right w:val="none" w:sz="0" w:space="0" w:color="auto"/>
      </w:divBdr>
    </w:div>
    <w:div w:id="1400714261">
      <w:bodyDiv w:val="1"/>
      <w:marLeft w:val="0"/>
      <w:marRight w:val="0"/>
      <w:marTop w:val="0"/>
      <w:marBottom w:val="0"/>
      <w:divBdr>
        <w:top w:val="none" w:sz="0" w:space="0" w:color="auto"/>
        <w:left w:val="none" w:sz="0" w:space="0" w:color="auto"/>
        <w:bottom w:val="none" w:sz="0" w:space="0" w:color="auto"/>
        <w:right w:val="none" w:sz="0" w:space="0" w:color="auto"/>
      </w:divBdr>
    </w:div>
    <w:div w:id="1401177626">
      <w:bodyDiv w:val="1"/>
      <w:marLeft w:val="0"/>
      <w:marRight w:val="0"/>
      <w:marTop w:val="0"/>
      <w:marBottom w:val="0"/>
      <w:divBdr>
        <w:top w:val="none" w:sz="0" w:space="0" w:color="auto"/>
        <w:left w:val="none" w:sz="0" w:space="0" w:color="auto"/>
        <w:bottom w:val="none" w:sz="0" w:space="0" w:color="auto"/>
        <w:right w:val="none" w:sz="0" w:space="0" w:color="auto"/>
      </w:divBdr>
    </w:div>
    <w:div w:id="1401556613">
      <w:bodyDiv w:val="1"/>
      <w:marLeft w:val="0"/>
      <w:marRight w:val="0"/>
      <w:marTop w:val="0"/>
      <w:marBottom w:val="0"/>
      <w:divBdr>
        <w:top w:val="none" w:sz="0" w:space="0" w:color="auto"/>
        <w:left w:val="none" w:sz="0" w:space="0" w:color="auto"/>
        <w:bottom w:val="none" w:sz="0" w:space="0" w:color="auto"/>
        <w:right w:val="none" w:sz="0" w:space="0" w:color="auto"/>
      </w:divBdr>
    </w:div>
    <w:div w:id="1402604828">
      <w:bodyDiv w:val="1"/>
      <w:marLeft w:val="0"/>
      <w:marRight w:val="0"/>
      <w:marTop w:val="0"/>
      <w:marBottom w:val="0"/>
      <w:divBdr>
        <w:top w:val="none" w:sz="0" w:space="0" w:color="auto"/>
        <w:left w:val="none" w:sz="0" w:space="0" w:color="auto"/>
        <w:bottom w:val="none" w:sz="0" w:space="0" w:color="auto"/>
        <w:right w:val="none" w:sz="0" w:space="0" w:color="auto"/>
      </w:divBdr>
    </w:div>
    <w:div w:id="1402605113">
      <w:bodyDiv w:val="1"/>
      <w:marLeft w:val="0"/>
      <w:marRight w:val="0"/>
      <w:marTop w:val="0"/>
      <w:marBottom w:val="0"/>
      <w:divBdr>
        <w:top w:val="none" w:sz="0" w:space="0" w:color="auto"/>
        <w:left w:val="none" w:sz="0" w:space="0" w:color="auto"/>
        <w:bottom w:val="none" w:sz="0" w:space="0" w:color="auto"/>
        <w:right w:val="none" w:sz="0" w:space="0" w:color="auto"/>
      </w:divBdr>
    </w:div>
    <w:div w:id="1403022513">
      <w:bodyDiv w:val="1"/>
      <w:marLeft w:val="0"/>
      <w:marRight w:val="0"/>
      <w:marTop w:val="0"/>
      <w:marBottom w:val="0"/>
      <w:divBdr>
        <w:top w:val="none" w:sz="0" w:space="0" w:color="auto"/>
        <w:left w:val="none" w:sz="0" w:space="0" w:color="auto"/>
        <w:bottom w:val="none" w:sz="0" w:space="0" w:color="auto"/>
        <w:right w:val="none" w:sz="0" w:space="0" w:color="auto"/>
      </w:divBdr>
    </w:div>
    <w:div w:id="1403797334">
      <w:bodyDiv w:val="1"/>
      <w:marLeft w:val="0"/>
      <w:marRight w:val="0"/>
      <w:marTop w:val="0"/>
      <w:marBottom w:val="0"/>
      <w:divBdr>
        <w:top w:val="none" w:sz="0" w:space="0" w:color="auto"/>
        <w:left w:val="none" w:sz="0" w:space="0" w:color="auto"/>
        <w:bottom w:val="none" w:sz="0" w:space="0" w:color="auto"/>
        <w:right w:val="none" w:sz="0" w:space="0" w:color="auto"/>
      </w:divBdr>
    </w:div>
    <w:div w:id="1405689336">
      <w:bodyDiv w:val="1"/>
      <w:marLeft w:val="0"/>
      <w:marRight w:val="0"/>
      <w:marTop w:val="0"/>
      <w:marBottom w:val="0"/>
      <w:divBdr>
        <w:top w:val="none" w:sz="0" w:space="0" w:color="auto"/>
        <w:left w:val="none" w:sz="0" w:space="0" w:color="auto"/>
        <w:bottom w:val="none" w:sz="0" w:space="0" w:color="auto"/>
        <w:right w:val="none" w:sz="0" w:space="0" w:color="auto"/>
      </w:divBdr>
    </w:div>
    <w:div w:id="1406411113">
      <w:bodyDiv w:val="1"/>
      <w:marLeft w:val="0"/>
      <w:marRight w:val="0"/>
      <w:marTop w:val="0"/>
      <w:marBottom w:val="0"/>
      <w:divBdr>
        <w:top w:val="none" w:sz="0" w:space="0" w:color="auto"/>
        <w:left w:val="none" w:sz="0" w:space="0" w:color="auto"/>
        <w:bottom w:val="none" w:sz="0" w:space="0" w:color="auto"/>
        <w:right w:val="none" w:sz="0" w:space="0" w:color="auto"/>
      </w:divBdr>
    </w:div>
    <w:div w:id="1406563394">
      <w:bodyDiv w:val="1"/>
      <w:marLeft w:val="0"/>
      <w:marRight w:val="0"/>
      <w:marTop w:val="0"/>
      <w:marBottom w:val="0"/>
      <w:divBdr>
        <w:top w:val="none" w:sz="0" w:space="0" w:color="auto"/>
        <w:left w:val="none" w:sz="0" w:space="0" w:color="auto"/>
        <w:bottom w:val="none" w:sz="0" w:space="0" w:color="auto"/>
        <w:right w:val="none" w:sz="0" w:space="0" w:color="auto"/>
      </w:divBdr>
    </w:div>
    <w:div w:id="1408303899">
      <w:bodyDiv w:val="1"/>
      <w:marLeft w:val="0"/>
      <w:marRight w:val="0"/>
      <w:marTop w:val="0"/>
      <w:marBottom w:val="0"/>
      <w:divBdr>
        <w:top w:val="none" w:sz="0" w:space="0" w:color="auto"/>
        <w:left w:val="none" w:sz="0" w:space="0" w:color="auto"/>
        <w:bottom w:val="none" w:sz="0" w:space="0" w:color="auto"/>
        <w:right w:val="none" w:sz="0" w:space="0" w:color="auto"/>
      </w:divBdr>
    </w:div>
    <w:div w:id="1409301703">
      <w:bodyDiv w:val="1"/>
      <w:marLeft w:val="0"/>
      <w:marRight w:val="0"/>
      <w:marTop w:val="0"/>
      <w:marBottom w:val="0"/>
      <w:divBdr>
        <w:top w:val="none" w:sz="0" w:space="0" w:color="auto"/>
        <w:left w:val="none" w:sz="0" w:space="0" w:color="auto"/>
        <w:bottom w:val="none" w:sz="0" w:space="0" w:color="auto"/>
        <w:right w:val="none" w:sz="0" w:space="0" w:color="auto"/>
      </w:divBdr>
    </w:div>
    <w:div w:id="1409576186">
      <w:marLeft w:val="480"/>
      <w:marRight w:val="0"/>
      <w:marTop w:val="0"/>
      <w:marBottom w:val="0"/>
      <w:divBdr>
        <w:top w:val="none" w:sz="0" w:space="0" w:color="auto"/>
        <w:left w:val="none" w:sz="0" w:space="0" w:color="auto"/>
        <w:bottom w:val="none" w:sz="0" w:space="0" w:color="auto"/>
        <w:right w:val="none" w:sz="0" w:space="0" w:color="auto"/>
      </w:divBdr>
    </w:div>
    <w:div w:id="1409814090">
      <w:bodyDiv w:val="1"/>
      <w:marLeft w:val="0"/>
      <w:marRight w:val="0"/>
      <w:marTop w:val="0"/>
      <w:marBottom w:val="0"/>
      <w:divBdr>
        <w:top w:val="none" w:sz="0" w:space="0" w:color="auto"/>
        <w:left w:val="none" w:sz="0" w:space="0" w:color="auto"/>
        <w:bottom w:val="none" w:sz="0" w:space="0" w:color="auto"/>
        <w:right w:val="none" w:sz="0" w:space="0" w:color="auto"/>
      </w:divBdr>
    </w:div>
    <w:div w:id="1410537849">
      <w:bodyDiv w:val="1"/>
      <w:marLeft w:val="0"/>
      <w:marRight w:val="0"/>
      <w:marTop w:val="0"/>
      <w:marBottom w:val="0"/>
      <w:divBdr>
        <w:top w:val="none" w:sz="0" w:space="0" w:color="auto"/>
        <w:left w:val="none" w:sz="0" w:space="0" w:color="auto"/>
        <w:bottom w:val="none" w:sz="0" w:space="0" w:color="auto"/>
        <w:right w:val="none" w:sz="0" w:space="0" w:color="auto"/>
      </w:divBdr>
    </w:div>
    <w:div w:id="1410929075">
      <w:bodyDiv w:val="1"/>
      <w:marLeft w:val="0"/>
      <w:marRight w:val="0"/>
      <w:marTop w:val="0"/>
      <w:marBottom w:val="0"/>
      <w:divBdr>
        <w:top w:val="none" w:sz="0" w:space="0" w:color="auto"/>
        <w:left w:val="none" w:sz="0" w:space="0" w:color="auto"/>
        <w:bottom w:val="none" w:sz="0" w:space="0" w:color="auto"/>
        <w:right w:val="none" w:sz="0" w:space="0" w:color="auto"/>
      </w:divBdr>
    </w:div>
    <w:div w:id="1411778455">
      <w:bodyDiv w:val="1"/>
      <w:marLeft w:val="0"/>
      <w:marRight w:val="0"/>
      <w:marTop w:val="0"/>
      <w:marBottom w:val="0"/>
      <w:divBdr>
        <w:top w:val="none" w:sz="0" w:space="0" w:color="auto"/>
        <w:left w:val="none" w:sz="0" w:space="0" w:color="auto"/>
        <w:bottom w:val="none" w:sz="0" w:space="0" w:color="auto"/>
        <w:right w:val="none" w:sz="0" w:space="0" w:color="auto"/>
      </w:divBdr>
    </w:div>
    <w:div w:id="1412506052">
      <w:bodyDiv w:val="1"/>
      <w:marLeft w:val="0"/>
      <w:marRight w:val="0"/>
      <w:marTop w:val="0"/>
      <w:marBottom w:val="0"/>
      <w:divBdr>
        <w:top w:val="none" w:sz="0" w:space="0" w:color="auto"/>
        <w:left w:val="none" w:sz="0" w:space="0" w:color="auto"/>
        <w:bottom w:val="none" w:sz="0" w:space="0" w:color="auto"/>
        <w:right w:val="none" w:sz="0" w:space="0" w:color="auto"/>
      </w:divBdr>
    </w:div>
    <w:div w:id="1412582966">
      <w:bodyDiv w:val="1"/>
      <w:marLeft w:val="0"/>
      <w:marRight w:val="0"/>
      <w:marTop w:val="0"/>
      <w:marBottom w:val="0"/>
      <w:divBdr>
        <w:top w:val="none" w:sz="0" w:space="0" w:color="auto"/>
        <w:left w:val="none" w:sz="0" w:space="0" w:color="auto"/>
        <w:bottom w:val="none" w:sz="0" w:space="0" w:color="auto"/>
        <w:right w:val="none" w:sz="0" w:space="0" w:color="auto"/>
      </w:divBdr>
    </w:div>
    <w:div w:id="1413313293">
      <w:marLeft w:val="480"/>
      <w:marRight w:val="0"/>
      <w:marTop w:val="0"/>
      <w:marBottom w:val="0"/>
      <w:divBdr>
        <w:top w:val="none" w:sz="0" w:space="0" w:color="auto"/>
        <w:left w:val="none" w:sz="0" w:space="0" w:color="auto"/>
        <w:bottom w:val="none" w:sz="0" w:space="0" w:color="auto"/>
        <w:right w:val="none" w:sz="0" w:space="0" w:color="auto"/>
      </w:divBdr>
    </w:div>
    <w:div w:id="1413620723">
      <w:bodyDiv w:val="1"/>
      <w:marLeft w:val="0"/>
      <w:marRight w:val="0"/>
      <w:marTop w:val="0"/>
      <w:marBottom w:val="0"/>
      <w:divBdr>
        <w:top w:val="none" w:sz="0" w:space="0" w:color="auto"/>
        <w:left w:val="none" w:sz="0" w:space="0" w:color="auto"/>
        <w:bottom w:val="none" w:sz="0" w:space="0" w:color="auto"/>
        <w:right w:val="none" w:sz="0" w:space="0" w:color="auto"/>
      </w:divBdr>
    </w:div>
    <w:div w:id="1414012331">
      <w:bodyDiv w:val="1"/>
      <w:marLeft w:val="0"/>
      <w:marRight w:val="0"/>
      <w:marTop w:val="0"/>
      <w:marBottom w:val="0"/>
      <w:divBdr>
        <w:top w:val="none" w:sz="0" w:space="0" w:color="auto"/>
        <w:left w:val="none" w:sz="0" w:space="0" w:color="auto"/>
        <w:bottom w:val="none" w:sz="0" w:space="0" w:color="auto"/>
        <w:right w:val="none" w:sz="0" w:space="0" w:color="auto"/>
      </w:divBdr>
    </w:div>
    <w:div w:id="1415467132">
      <w:bodyDiv w:val="1"/>
      <w:marLeft w:val="0"/>
      <w:marRight w:val="0"/>
      <w:marTop w:val="0"/>
      <w:marBottom w:val="0"/>
      <w:divBdr>
        <w:top w:val="none" w:sz="0" w:space="0" w:color="auto"/>
        <w:left w:val="none" w:sz="0" w:space="0" w:color="auto"/>
        <w:bottom w:val="none" w:sz="0" w:space="0" w:color="auto"/>
        <w:right w:val="none" w:sz="0" w:space="0" w:color="auto"/>
      </w:divBdr>
    </w:div>
    <w:div w:id="1415738498">
      <w:bodyDiv w:val="1"/>
      <w:marLeft w:val="0"/>
      <w:marRight w:val="0"/>
      <w:marTop w:val="0"/>
      <w:marBottom w:val="0"/>
      <w:divBdr>
        <w:top w:val="none" w:sz="0" w:space="0" w:color="auto"/>
        <w:left w:val="none" w:sz="0" w:space="0" w:color="auto"/>
        <w:bottom w:val="none" w:sz="0" w:space="0" w:color="auto"/>
        <w:right w:val="none" w:sz="0" w:space="0" w:color="auto"/>
      </w:divBdr>
    </w:div>
    <w:div w:id="1416902493">
      <w:bodyDiv w:val="1"/>
      <w:marLeft w:val="0"/>
      <w:marRight w:val="0"/>
      <w:marTop w:val="0"/>
      <w:marBottom w:val="0"/>
      <w:divBdr>
        <w:top w:val="none" w:sz="0" w:space="0" w:color="auto"/>
        <w:left w:val="none" w:sz="0" w:space="0" w:color="auto"/>
        <w:bottom w:val="none" w:sz="0" w:space="0" w:color="auto"/>
        <w:right w:val="none" w:sz="0" w:space="0" w:color="auto"/>
      </w:divBdr>
    </w:div>
    <w:div w:id="1417900154">
      <w:bodyDiv w:val="1"/>
      <w:marLeft w:val="0"/>
      <w:marRight w:val="0"/>
      <w:marTop w:val="0"/>
      <w:marBottom w:val="0"/>
      <w:divBdr>
        <w:top w:val="none" w:sz="0" w:space="0" w:color="auto"/>
        <w:left w:val="none" w:sz="0" w:space="0" w:color="auto"/>
        <w:bottom w:val="none" w:sz="0" w:space="0" w:color="auto"/>
        <w:right w:val="none" w:sz="0" w:space="0" w:color="auto"/>
      </w:divBdr>
    </w:div>
    <w:div w:id="1417943816">
      <w:bodyDiv w:val="1"/>
      <w:marLeft w:val="0"/>
      <w:marRight w:val="0"/>
      <w:marTop w:val="0"/>
      <w:marBottom w:val="0"/>
      <w:divBdr>
        <w:top w:val="none" w:sz="0" w:space="0" w:color="auto"/>
        <w:left w:val="none" w:sz="0" w:space="0" w:color="auto"/>
        <w:bottom w:val="none" w:sz="0" w:space="0" w:color="auto"/>
        <w:right w:val="none" w:sz="0" w:space="0" w:color="auto"/>
      </w:divBdr>
    </w:div>
    <w:div w:id="1418163198">
      <w:bodyDiv w:val="1"/>
      <w:marLeft w:val="0"/>
      <w:marRight w:val="0"/>
      <w:marTop w:val="0"/>
      <w:marBottom w:val="0"/>
      <w:divBdr>
        <w:top w:val="none" w:sz="0" w:space="0" w:color="auto"/>
        <w:left w:val="none" w:sz="0" w:space="0" w:color="auto"/>
        <w:bottom w:val="none" w:sz="0" w:space="0" w:color="auto"/>
        <w:right w:val="none" w:sz="0" w:space="0" w:color="auto"/>
      </w:divBdr>
    </w:div>
    <w:div w:id="1418404358">
      <w:bodyDiv w:val="1"/>
      <w:marLeft w:val="0"/>
      <w:marRight w:val="0"/>
      <w:marTop w:val="0"/>
      <w:marBottom w:val="0"/>
      <w:divBdr>
        <w:top w:val="none" w:sz="0" w:space="0" w:color="auto"/>
        <w:left w:val="none" w:sz="0" w:space="0" w:color="auto"/>
        <w:bottom w:val="none" w:sz="0" w:space="0" w:color="auto"/>
        <w:right w:val="none" w:sz="0" w:space="0" w:color="auto"/>
      </w:divBdr>
    </w:div>
    <w:div w:id="1419133110">
      <w:bodyDiv w:val="1"/>
      <w:marLeft w:val="0"/>
      <w:marRight w:val="0"/>
      <w:marTop w:val="0"/>
      <w:marBottom w:val="0"/>
      <w:divBdr>
        <w:top w:val="none" w:sz="0" w:space="0" w:color="auto"/>
        <w:left w:val="none" w:sz="0" w:space="0" w:color="auto"/>
        <w:bottom w:val="none" w:sz="0" w:space="0" w:color="auto"/>
        <w:right w:val="none" w:sz="0" w:space="0" w:color="auto"/>
      </w:divBdr>
    </w:div>
    <w:div w:id="1419450002">
      <w:bodyDiv w:val="1"/>
      <w:marLeft w:val="0"/>
      <w:marRight w:val="0"/>
      <w:marTop w:val="0"/>
      <w:marBottom w:val="0"/>
      <w:divBdr>
        <w:top w:val="none" w:sz="0" w:space="0" w:color="auto"/>
        <w:left w:val="none" w:sz="0" w:space="0" w:color="auto"/>
        <w:bottom w:val="none" w:sz="0" w:space="0" w:color="auto"/>
        <w:right w:val="none" w:sz="0" w:space="0" w:color="auto"/>
      </w:divBdr>
    </w:div>
    <w:div w:id="1420131429">
      <w:bodyDiv w:val="1"/>
      <w:marLeft w:val="0"/>
      <w:marRight w:val="0"/>
      <w:marTop w:val="0"/>
      <w:marBottom w:val="0"/>
      <w:divBdr>
        <w:top w:val="none" w:sz="0" w:space="0" w:color="auto"/>
        <w:left w:val="none" w:sz="0" w:space="0" w:color="auto"/>
        <w:bottom w:val="none" w:sz="0" w:space="0" w:color="auto"/>
        <w:right w:val="none" w:sz="0" w:space="0" w:color="auto"/>
      </w:divBdr>
    </w:div>
    <w:div w:id="1420173120">
      <w:bodyDiv w:val="1"/>
      <w:marLeft w:val="0"/>
      <w:marRight w:val="0"/>
      <w:marTop w:val="0"/>
      <w:marBottom w:val="0"/>
      <w:divBdr>
        <w:top w:val="none" w:sz="0" w:space="0" w:color="auto"/>
        <w:left w:val="none" w:sz="0" w:space="0" w:color="auto"/>
        <w:bottom w:val="none" w:sz="0" w:space="0" w:color="auto"/>
        <w:right w:val="none" w:sz="0" w:space="0" w:color="auto"/>
      </w:divBdr>
    </w:div>
    <w:div w:id="1420247184">
      <w:bodyDiv w:val="1"/>
      <w:marLeft w:val="0"/>
      <w:marRight w:val="0"/>
      <w:marTop w:val="0"/>
      <w:marBottom w:val="0"/>
      <w:divBdr>
        <w:top w:val="none" w:sz="0" w:space="0" w:color="auto"/>
        <w:left w:val="none" w:sz="0" w:space="0" w:color="auto"/>
        <w:bottom w:val="none" w:sz="0" w:space="0" w:color="auto"/>
        <w:right w:val="none" w:sz="0" w:space="0" w:color="auto"/>
      </w:divBdr>
    </w:div>
    <w:div w:id="1420635950">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421607262">
      <w:bodyDiv w:val="1"/>
      <w:marLeft w:val="0"/>
      <w:marRight w:val="0"/>
      <w:marTop w:val="0"/>
      <w:marBottom w:val="0"/>
      <w:divBdr>
        <w:top w:val="none" w:sz="0" w:space="0" w:color="auto"/>
        <w:left w:val="none" w:sz="0" w:space="0" w:color="auto"/>
        <w:bottom w:val="none" w:sz="0" w:space="0" w:color="auto"/>
        <w:right w:val="none" w:sz="0" w:space="0" w:color="auto"/>
      </w:divBdr>
    </w:div>
    <w:div w:id="1422750236">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24106042">
      <w:bodyDiv w:val="1"/>
      <w:marLeft w:val="0"/>
      <w:marRight w:val="0"/>
      <w:marTop w:val="0"/>
      <w:marBottom w:val="0"/>
      <w:divBdr>
        <w:top w:val="none" w:sz="0" w:space="0" w:color="auto"/>
        <w:left w:val="none" w:sz="0" w:space="0" w:color="auto"/>
        <w:bottom w:val="none" w:sz="0" w:space="0" w:color="auto"/>
        <w:right w:val="none" w:sz="0" w:space="0" w:color="auto"/>
      </w:divBdr>
    </w:div>
    <w:div w:id="1424448034">
      <w:bodyDiv w:val="1"/>
      <w:marLeft w:val="0"/>
      <w:marRight w:val="0"/>
      <w:marTop w:val="0"/>
      <w:marBottom w:val="0"/>
      <w:divBdr>
        <w:top w:val="none" w:sz="0" w:space="0" w:color="auto"/>
        <w:left w:val="none" w:sz="0" w:space="0" w:color="auto"/>
        <w:bottom w:val="none" w:sz="0" w:space="0" w:color="auto"/>
        <w:right w:val="none" w:sz="0" w:space="0" w:color="auto"/>
      </w:divBdr>
    </w:div>
    <w:div w:id="1424766239">
      <w:bodyDiv w:val="1"/>
      <w:marLeft w:val="0"/>
      <w:marRight w:val="0"/>
      <w:marTop w:val="0"/>
      <w:marBottom w:val="0"/>
      <w:divBdr>
        <w:top w:val="none" w:sz="0" w:space="0" w:color="auto"/>
        <w:left w:val="none" w:sz="0" w:space="0" w:color="auto"/>
        <w:bottom w:val="none" w:sz="0" w:space="0" w:color="auto"/>
        <w:right w:val="none" w:sz="0" w:space="0" w:color="auto"/>
      </w:divBdr>
    </w:div>
    <w:div w:id="1425540037">
      <w:bodyDiv w:val="1"/>
      <w:marLeft w:val="0"/>
      <w:marRight w:val="0"/>
      <w:marTop w:val="0"/>
      <w:marBottom w:val="0"/>
      <w:divBdr>
        <w:top w:val="none" w:sz="0" w:space="0" w:color="auto"/>
        <w:left w:val="none" w:sz="0" w:space="0" w:color="auto"/>
        <w:bottom w:val="none" w:sz="0" w:space="0" w:color="auto"/>
        <w:right w:val="none" w:sz="0" w:space="0" w:color="auto"/>
      </w:divBdr>
    </w:div>
    <w:div w:id="1427191869">
      <w:bodyDiv w:val="1"/>
      <w:marLeft w:val="0"/>
      <w:marRight w:val="0"/>
      <w:marTop w:val="0"/>
      <w:marBottom w:val="0"/>
      <w:divBdr>
        <w:top w:val="none" w:sz="0" w:space="0" w:color="auto"/>
        <w:left w:val="none" w:sz="0" w:space="0" w:color="auto"/>
        <w:bottom w:val="none" w:sz="0" w:space="0" w:color="auto"/>
        <w:right w:val="none" w:sz="0" w:space="0" w:color="auto"/>
      </w:divBdr>
    </w:div>
    <w:div w:id="1428187927">
      <w:bodyDiv w:val="1"/>
      <w:marLeft w:val="0"/>
      <w:marRight w:val="0"/>
      <w:marTop w:val="0"/>
      <w:marBottom w:val="0"/>
      <w:divBdr>
        <w:top w:val="none" w:sz="0" w:space="0" w:color="auto"/>
        <w:left w:val="none" w:sz="0" w:space="0" w:color="auto"/>
        <w:bottom w:val="none" w:sz="0" w:space="0" w:color="auto"/>
        <w:right w:val="none" w:sz="0" w:space="0" w:color="auto"/>
      </w:divBdr>
    </w:div>
    <w:div w:id="1428384429">
      <w:bodyDiv w:val="1"/>
      <w:marLeft w:val="0"/>
      <w:marRight w:val="0"/>
      <w:marTop w:val="0"/>
      <w:marBottom w:val="0"/>
      <w:divBdr>
        <w:top w:val="none" w:sz="0" w:space="0" w:color="auto"/>
        <w:left w:val="none" w:sz="0" w:space="0" w:color="auto"/>
        <w:bottom w:val="none" w:sz="0" w:space="0" w:color="auto"/>
        <w:right w:val="none" w:sz="0" w:space="0" w:color="auto"/>
      </w:divBdr>
    </w:div>
    <w:div w:id="1428497247">
      <w:bodyDiv w:val="1"/>
      <w:marLeft w:val="0"/>
      <w:marRight w:val="0"/>
      <w:marTop w:val="0"/>
      <w:marBottom w:val="0"/>
      <w:divBdr>
        <w:top w:val="none" w:sz="0" w:space="0" w:color="auto"/>
        <w:left w:val="none" w:sz="0" w:space="0" w:color="auto"/>
        <w:bottom w:val="none" w:sz="0" w:space="0" w:color="auto"/>
        <w:right w:val="none" w:sz="0" w:space="0" w:color="auto"/>
      </w:divBdr>
    </w:div>
    <w:div w:id="1428886119">
      <w:bodyDiv w:val="1"/>
      <w:marLeft w:val="0"/>
      <w:marRight w:val="0"/>
      <w:marTop w:val="0"/>
      <w:marBottom w:val="0"/>
      <w:divBdr>
        <w:top w:val="none" w:sz="0" w:space="0" w:color="auto"/>
        <w:left w:val="none" w:sz="0" w:space="0" w:color="auto"/>
        <w:bottom w:val="none" w:sz="0" w:space="0" w:color="auto"/>
        <w:right w:val="none" w:sz="0" w:space="0" w:color="auto"/>
      </w:divBdr>
    </w:div>
    <w:div w:id="1429540056">
      <w:bodyDiv w:val="1"/>
      <w:marLeft w:val="0"/>
      <w:marRight w:val="0"/>
      <w:marTop w:val="0"/>
      <w:marBottom w:val="0"/>
      <w:divBdr>
        <w:top w:val="none" w:sz="0" w:space="0" w:color="auto"/>
        <w:left w:val="none" w:sz="0" w:space="0" w:color="auto"/>
        <w:bottom w:val="none" w:sz="0" w:space="0" w:color="auto"/>
        <w:right w:val="none" w:sz="0" w:space="0" w:color="auto"/>
      </w:divBdr>
    </w:div>
    <w:div w:id="1430852457">
      <w:bodyDiv w:val="1"/>
      <w:marLeft w:val="0"/>
      <w:marRight w:val="0"/>
      <w:marTop w:val="0"/>
      <w:marBottom w:val="0"/>
      <w:divBdr>
        <w:top w:val="none" w:sz="0" w:space="0" w:color="auto"/>
        <w:left w:val="none" w:sz="0" w:space="0" w:color="auto"/>
        <w:bottom w:val="none" w:sz="0" w:space="0" w:color="auto"/>
        <w:right w:val="none" w:sz="0" w:space="0" w:color="auto"/>
      </w:divBdr>
    </w:div>
    <w:div w:id="1431700721">
      <w:bodyDiv w:val="1"/>
      <w:marLeft w:val="0"/>
      <w:marRight w:val="0"/>
      <w:marTop w:val="0"/>
      <w:marBottom w:val="0"/>
      <w:divBdr>
        <w:top w:val="none" w:sz="0" w:space="0" w:color="auto"/>
        <w:left w:val="none" w:sz="0" w:space="0" w:color="auto"/>
        <w:bottom w:val="none" w:sz="0" w:space="0" w:color="auto"/>
        <w:right w:val="none" w:sz="0" w:space="0" w:color="auto"/>
      </w:divBdr>
    </w:div>
    <w:div w:id="1431852344">
      <w:bodyDiv w:val="1"/>
      <w:marLeft w:val="0"/>
      <w:marRight w:val="0"/>
      <w:marTop w:val="0"/>
      <w:marBottom w:val="0"/>
      <w:divBdr>
        <w:top w:val="none" w:sz="0" w:space="0" w:color="auto"/>
        <w:left w:val="none" w:sz="0" w:space="0" w:color="auto"/>
        <w:bottom w:val="none" w:sz="0" w:space="0" w:color="auto"/>
        <w:right w:val="none" w:sz="0" w:space="0" w:color="auto"/>
      </w:divBdr>
    </w:div>
    <w:div w:id="1432579440">
      <w:bodyDiv w:val="1"/>
      <w:marLeft w:val="0"/>
      <w:marRight w:val="0"/>
      <w:marTop w:val="0"/>
      <w:marBottom w:val="0"/>
      <w:divBdr>
        <w:top w:val="none" w:sz="0" w:space="0" w:color="auto"/>
        <w:left w:val="none" w:sz="0" w:space="0" w:color="auto"/>
        <w:bottom w:val="none" w:sz="0" w:space="0" w:color="auto"/>
        <w:right w:val="none" w:sz="0" w:space="0" w:color="auto"/>
      </w:divBdr>
    </w:div>
    <w:div w:id="1432622091">
      <w:bodyDiv w:val="1"/>
      <w:marLeft w:val="0"/>
      <w:marRight w:val="0"/>
      <w:marTop w:val="0"/>
      <w:marBottom w:val="0"/>
      <w:divBdr>
        <w:top w:val="none" w:sz="0" w:space="0" w:color="auto"/>
        <w:left w:val="none" w:sz="0" w:space="0" w:color="auto"/>
        <w:bottom w:val="none" w:sz="0" w:space="0" w:color="auto"/>
        <w:right w:val="none" w:sz="0" w:space="0" w:color="auto"/>
      </w:divBdr>
    </w:div>
    <w:div w:id="1432822899">
      <w:bodyDiv w:val="1"/>
      <w:marLeft w:val="0"/>
      <w:marRight w:val="0"/>
      <w:marTop w:val="0"/>
      <w:marBottom w:val="0"/>
      <w:divBdr>
        <w:top w:val="none" w:sz="0" w:space="0" w:color="auto"/>
        <w:left w:val="none" w:sz="0" w:space="0" w:color="auto"/>
        <w:bottom w:val="none" w:sz="0" w:space="0" w:color="auto"/>
        <w:right w:val="none" w:sz="0" w:space="0" w:color="auto"/>
      </w:divBdr>
    </w:div>
    <w:div w:id="1433621799">
      <w:bodyDiv w:val="1"/>
      <w:marLeft w:val="0"/>
      <w:marRight w:val="0"/>
      <w:marTop w:val="0"/>
      <w:marBottom w:val="0"/>
      <w:divBdr>
        <w:top w:val="none" w:sz="0" w:space="0" w:color="auto"/>
        <w:left w:val="none" w:sz="0" w:space="0" w:color="auto"/>
        <w:bottom w:val="none" w:sz="0" w:space="0" w:color="auto"/>
        <w:right w:val="none" w:sz="0" w:space="0" w:color="auto"/>
      </w:divBdr>
    </w:div>
    <w:div w:id="1433742189">
      <w:bodyDiv w:val="1"/>
      <w:marLeft w:val="0"/>
      <w:marRight w:val="0"/>
      <w:marTop w:val="0"/>
      <w:marBottom w:val="0"/>
      <w:divBdr>
        <w:top w:val="none" w:sz="0" w:space="0" w:color="auto"/>
        <w:left w:val="none" w:sz="0" w:space="0" w:color="auto"/>
        <w:bottom w:val="none" w:sz="0" w:space="0" w:color="auto"/>
        <w:right w:val="none" w:sz="0" w:space="0" w:color="auto"/>
      </w:divBdr>
    </w:div>
    <w:div w:id="1434740096">
      <w:bodyDiv w:val="1"/>
      <w:marLeft w:val="0"/>
      <w:marRight w:val="0"/>
      <w:marTop w:val="0"/>
      <w:marBottom w:val="0"/>
      <w:divBdr>
        <w:top w:val="none" w:sz="0" w:space="0" w:color="auto"/>
        <w:left w:val="none" w:sz="0" w:space="0" w:color="auto"/>
        <w:bottom w:val="none" w:sz="0" w:space="0" w:color="auto"/>
        <w:right w:val="none" w:sz="0" w:space="0" w:color="auto"/>
      </w:divBdr>
    </w:div>
    <w:div w:id="1435396442">
      <w:bodyDiv w:val="1"/>
      <w:marLeft w:val="0"/>
      <w:marRight w:val="0"/>
      <w:marTop w:val="0"/>
      <w:marBottom w:val="0"/>
      <w:divBdr>
        <w:top w:val="none" w:sz="0" w:space="0" w:color="auto"/>
        <w:left w:val="none" w:sz="0" w:space="0" w:color="auto"/>
        <w:bottom w:val="none" w:sz="0" w:space="0" w:color="auto"/>
        <w:right w:val="none" w:sz="0" w:space="0" w:color="auto"/>
      </w:divBdr>
    </w:div>
    <w:div w:id="1435633485">
      <w:bodyDiv w:val="1"/>
      <w:marLeft w:val="0"/>
      <w:marRight w:val="0"/>
      <w:marTop w:val="0"/>
      <w:marBottom w:val="0"/>
      <w:divBdr>
        <w:top w:val="none" w:sz="0" w:space="0" w:color="auto"/>
        <w:left w:val="none" w:sz="0" w:space="0" w:color="auto"/>
        <w:bottom w:val="none" w:sz="0" w:space="0" w:color="auto"/>
        <w:right w:val="none" w:sz="0" w:space="0" w:color="auto"/>
      </w:divBdr>
    </w:div>
    <w:div w:id="1436360723">
      <w:bodyDiv w:val="1"/>
      <w:marLeft w:val="0"/>
      <w:marRight w:val="0"/>
      <w:marTop w:val="0"/>
      <w:marBottom w:val="0"/>
      <w:divBdr>
        <w:top w:val="none" w:sz="0" w:space="0" w:color="auto"/>
        <w:left w:val="none" w:sz="0" w:space="0" w:color="auto"/>
        <w:bottom w:val="none" w:sz="0" w:space="0" w:color="auto"/>
        <w:right w:val="none" w:sz="0" w:space="0" w:color="auto"/>
      </w:divBdr>
    </w:div>
    <w:div w:id="1438216099">
      <w:bodyDiv w:val="1"/>
      <w:marLeft w:val="0"/>
      <w:marRight w:val="0"/>
      <w:marTop w:val="0"/>
      <w:marBottom w:val="0"/>
      <w:divBdr>
        <w:top w:val="none" w:sz="0" w:space="0" w:color="auto"/>
        <w:left w:val="none" w:sz="0" w:space="0" w:color="auto"/>
        <w:bottom w:val="none" w:sz="0" w:space="0" w:color="auto"/>
        <w:right w:val="none" w:sz="0" w:space="0" w:color="auto"/>
      </w:divBdr>
    </w:div>
    <w:div w:id="1438449817">
      <w:bodyDiv w:val="1"/>
      <w:marLeft w:val="0"/>
      <w:marRight w:val="0"/>
      <w:marTop w:val="0"/>
      <w:marBottom w:val="0"/>
      <w:divBdr>
        <w:top w:val="none" w:sz="0" w:space="0" w:color="auto"/>
        <w:left w:val="none" w:sz="0" w:space="0" w:color="auto"/>
        <w:bottom w:val="none" w:sz="0" w:space="0" w:color="auto"/>
        <w:right w:val="none" w:sz="0" w:space="0" w:color="auto"/>
      </w:divBdr>
    </w:div>
    <w:div w:id="1438911033">
      <w:bodyDiv w:val="1"/>
      <w:marLeft w:val="0"/>
      <w:marRight w:val="0"/>
      <w:marTop w:val="0"/>
      <w:marBottom w:val="0"/>
      <w:divBdr>
        <w:top w:val="none" w:sz="0" w:space="0" w:color="auto"/>
        <w:left w:val="none" w:sz="0" w:space="0" w:color="auto"/>
        <w:bottom w:val="none" w:sz="0" w:space="0" w:color="auto"/>
        <w:right w:val="none" w:sz="0" w:space="0" w:color="auto"/>
      </w:divBdr>
    </w:div>
    <w:div w:id="1439065098">
      <w:bodyDiv w:val="1"/>
      <w:marLeft w:val="0"/>
      <w:marRight w:val="0"/>
      <w:marTop w:val="0"/>
      <w:marBottom w:val="0"/>
      <w:divBdr>
        <w:top w:val="none" w:sz="0" w:space="0" w:color="auto"/>
        <w:left w:val="none" w:sz="0" w:space="0" w:color="auto"/>
        <w:bottom w:val="none" w:sz="0" w:space="0" w:color="auto"/>
        <w:right w:val="none" w:sz="0" w:space="0" w:color="auto"/>
      </w:divBdr>
    </w:div>
    <w:div w:id="1439719599">
      <w:bodyDiv w:val="1"/>
      <w:marLeft w:val="0"/>
      <w:marRight w:val="0"/>
      <w:marTop w:val="0"/>
      <w:marBottom w:val="0"/>
      <w:divBdr>
        <w:top w:val="none" w:sz="0" w:space="0" w:color="auto"/>
        <w:left w:val="none" w:sz="0" w:space="0" w:color="auto"/>
        <w:bottom w:val="none" w:sz="0" w:space="0" w:color="auto"/>
        <w:right w:val="none" w:sz="0" w:space="0" w:color="auto"/>
      </w:divBdr>
    </w:div>
    <w:div w:id="1439788464">
      <w:bodyDiv w:val="1"/>
      <w:marLeft w:val="0"/>
      <w:marRight w:val="0"/>
      <w:marTop w:val="0"/>
      <w:marBottom w:val="0"/>
      <w:divBdr>
        <w:top w:val="none" w:sz="0" w:space="0" w:color="auto"/>
        <w:left w:val="none" w:sz="0" w:space="0" w:color="auto"/>
        <w:bottom w:val="none" w:sz="0" w:space="0" w:color="auto"/>
        <w:right w:val="none" w:sz="0" w:space="0" w:color="auto"/>
      </w:divBdr>
    </w:div>
    <w:div w:id="1439982396">
      <w:bodyDiv w:val="1"/>
      <w:marLeft w:val="0"/>
      <w:marRight w:val="0"/>
      <w:marTop w:val="0"/>
      <w:marBottom w:val="0"/>
      <w:divBdr>
        <w:top w:val="none" w:sz="0" w:space="0" w:color="auto"/>
        <w:left w:val="none" w:sz="0" w:space="0" w:color="auto"/>
        <w:bottom w:val="none" w:sz="0" w:space="0" w:color="auto"/>
        <w:right w:val="none" w:sz="0" w:space="0" w:color="auto"/>
      </w:divBdr>
    </w:div>
    <w:div w:id="1440371214">
      <w:bodyDiv w:val="1"/>
      <w:marLeft w:val="0"/>
      <w:marRight w:val="0"/>
      <w:marTop w:val="0"/>
      <w:marBottom w:val="0"/>
      <w:divBdr>
        <w:top w:val="none" w:sz="0" w:space="0" w:color="auto"/>
        <w:left w:val="none" w:sz="0" w:space="0" w:color="auto"/>
        <w:bottom w:val="none" w:sz="0" w:space="0" w:color="auto"/>
        <w:right w:val="none" w:sz="0" w:space="0" w:color="auto"/>
      </w:divBdr>
    </w:div>
    <w:div w:id="1440954766">
      <w:bodyDiv w:val="1"/>
      <w:marLeft w:val="0"/>
      <w:marRight w:val="0"/>
      <w:marTop w:val="0"/>
      <w:marBottom w:val="0"/>
      <w:divBdr>
        <w:top w:val="none" w:sz="0" w:space="0" w:color="auto"/>
        <w:left w:val="none" w:sz="0" w:space="0" w:color="auto"/>
        <w:bottom w:val="none" w:sz="0" w:space="0" w:color="auto"/>
        <w:right w:val="none" w:sz="0" w:space="0" w:color="auto"/>
      </w:divBdr>
    </w:div>
    <w:div w:id="1441340512">
      <w:bodyDiv w:val="1"/>
      <w:marLeft w:val="0"/>
      <w:marRight w:val="0"/>
      <w:marTop w:val="0"/>
      <w:marBottom w:val="0"/>
      <w:divBdr>
        <w:top w:val="none" w:sz="0" w:space="0" w:color="auto"/>
        <w:left w:val="none" w:sz="0" w:space="0" w:color="auto"/>
        <w:bottom w:val="none" w:sz="0" w:space="0" w:color="auto"/>
        <w:right w:val="none" w:sz="0" w:space="0" w:color="auto"/>
      </w:divBdr>
    </w:div>
    <w:div w:id="1441341300">
      <w:marLeft w:val="480"/>
      <w:marRight w:val="0"/>
      <w:marTop w:val="0"/>
      <w:marBottom w:val="0"/>
      <w:divBdr>
        <w:top w:val="none" w:sz="0" w:space="0" w:color="auto"/>
        <w:left w:val="none" w:sz="0" w:space="0" w:color="auto"/>
        <w:bottom w:val="none" w:sz="0" w:space="0" w:color="auto"/>
        <w:right w:val="none" w:sz="0" w:space="0" w:color="auto"/>
      </w:divBdr>
    </w:div>
    <w:div w:id="1441411831">
      <w:bodyDiv w:val="1"/>
      <w:marLeft w:val="0"/>
      <w:marRight w:val="0"/>
      <w:marTop w:val="0"/>
      <w:marBottom w:val="0"/>
      <w:divBdr>
        <w:top w:val="none" w:sz="0" w:space="0" w:color="auto"/>
        <w:left w:val="none" w:sz="0" w:space="0" w:color="auto"/>
        <w:bottom w:val="none" w:sz="0" w:space="0" w:color="auto"/>
        <w:right w:val="none" w:sz="0" w:space="0" w:color="auto"/>
      </w:divBdr>
    </w:div>
    <w:div w:id="1441488869">
      <w:bodyDiv w:val="1"/>
      <w:marLeft w:val="0"/>
      <w:marRight w:val="0"/>
      <w:marTop w:val="0"/>
      <w:marBottom w:val="0"/>
      <w:divBdr>
        <w:top w:val="none" w:sz="0" w:space="0" w:color="auto"/>
        <w:left w:val="none" w:sz="0" w:space="0" w:color="auto"/>
        <w:bottom w:val="none" w:sz="0" w:space="0" w:color="auto"/>
        <w:right w:val="none" w:sz="0" w:space="0" w:color="auto"/>
      </w:divBdr>
    </w:div>
    <w:div w:id="1441606911">
      <w:bodyDiv w:val="1"/>
      <w:marLeft w:val="0"/>
      <w:marRight w:val="0"/>
      <w:marTop w:val="0"/>
      <w:marBottom w:val="0"/>
      <w:divBdr>
        <w:top w:val="none" w:sz="0" w:space="0" w:color="auto"/>
        <w:left w:val="none" w:sz="0" w:space="0" w:color="auto"/>
        <w:bottom w:val="none" w:sz="0" w:space="0" w:color="auto"/>
        <w:right w:val="none" w:sz="0" w:space="0" w:color="auto"/>
      </w:divBdr>
    </w:div>
    <w:div w:id="1442994929">
      <w:bodyDiv w:val="1"/>
      <w:marLeft w:val="0"/>
      <w:marRight w:val="0"/>
      <w:marTop w:val="0"/>
      <w:marBottom w:val="0"/>
      <w:divBdr>
        <w:top w:val="none" w:sz="0" w:space="0" w:color="auto"/>
        <w:left w:val="none" w:sz="0" w:space="0" w:color="auto"/>
        <w:bottom w:val="none" w:sz="0" w:space="0" w:color="auto"/>
        <w:right w:val="none" w:sz="0" w:space="0" w:color="auto"/>
      </w:divBdr>
    </w:div>
    <w:div w:id="1443111200">
      <w:bodyDiv w:val="1"/>
      <w:marLeft w:val="0"/>
      <w:marRight w:val="0"/>
      <w:marTop w:val="0"/>
      <w:marBottom w:val="0"/>
      <w:divBdr>
        <w:top w:val="none" w:sz="0" w:space="0" w:color="auto"/>
        <w:left w:val="none" w:sz="0" w:space="0" w:color="auto"/>
        <w:bottom w:val="none" w:sz="0" w:space="0" w:color="auto"/>
        <w:right w:val="none" w:sz="0" w:space="0" w:color="auto"/>
      </w:divBdr>
    </w:div>
    <w:div w:id="1443769711">
      <w:bodyDiv w:val="1"/>
      <w:marLeft w:val="0"/>
      <w:marRight w:val="0"/>
      <w:marTop w:val="0"/>
      <w:marBottom w:val="0"/>
      <w:divBdr>
        <w:top w:val="none" w:sz="0" w:space="0" w:color="auto"/>
        <w:left w:val="none" w:sz="0" w:space="0" w:color="auto"/>
        <w:bottom w:val="none" w:sz="0" w:space="0" w:color="auto"/>
        <w:right w:val="none" w:sz="0" w:space="0" w:color="auto"/>
      </w:divBdr>
    </w:div>
    <w:div w:id="1443955551">
      <w:bodyDiv w:val="1"/>
      <w:marLeft w:val="0"/>
      <w:marRight w:val="0"/>
      <w:marTop w:val="0"/>
      <w:marBottom w:val="0"/>
      <w:divBdr>
        <w:top w:val="none" w:sz="0" w:space="0" w:color="auto"/>
        <w:left w:val="none" w:sz="0" w:space="0" w:color="auto"/>
        <w:bottom w:val="none" w:sz="0" w:space="0" w:color="auto"/>
        <w:right w:val="none" w:sz="0" w:space="0" w:color="auto"/>
      </w:divBdr>
    </w:div>
    <w:div w:id="1445466480">
      <w:bodyDiv w:val="1"/>
      <w:marLeft w:val="0"/>
      <w:marRight w:val="0"/>
      <w:marTop w:val="0"/>
      <w:marBottom w:val="0"/>
      <w:divBdr>
        <w:top w:val="none" w:sz="0" w:space="0" w:color="auto"/>
        <w:left w:val="none" w:sz="0" w:space="0" w:color="auto"/>
        <w:bottom w:val="none" w:sz="0" w:space="0" w:color="auto"/>
        <w:right w:val="none" w:sz="0" w:space="0" w:color="auto"/>
      </w:divBdr>
    </w:div>
    <w:div w:id="1445734117">
      <w:bodyDiv w:val="1"/>
      <w:marLeft w:val="0"/>
      <w:marRight w:val="0"/>
      <w:marTop w:val="0"/>
      <w:marBottom w:val="0"/>
      <w:divBdr>
        <w:top w:val="none" w:sz="0" w:space="0" w:color="auto"/>
        <w:left w:val="none" w:sz="0" w:space="0" w:color="auto"/>
        <w:bottom w:val="none" w:sz="0" w:space="0" w:color="auto"/>
        <w:right w:val="none" w:sz="0" w:space="0" w:color="auto"/>
      </w:divBdr>
    </w:div>
    <w:div w:id="1446998584">
      <w:bodyDiv w:val="1"/>
      <w:marLeft w:val="0"/>
      <w:marRight w:val="0"/>
      <w:marTop w:val="0"/>
      <w:marBottom w:val="0"/>
      <w:divBdr>
        <w:top w:val="none" w:sz="0" w:space="0" w:color="auto"/>
        <w:left w:val="none" w:sz="0" w:space="0" w:color="auto"/>
        <w:bottom w:val="none" w:sz="0" w:space="0" w:color="auto"/>
        <w:right w:val="none" w:sz="0" w:space="0" w:color="auto"/>
      </w:divBdr>
    </w:div>
    <w:div w:id="1448039119">
      <w:bodyDiv w:val="1"/>
      <w:marLeft w:val="0"/>
      <w:marRight w:val="0"/>
      <w:marTop w:val="0"/>
      <w:marBottom w:val="0"/>
      <w:divBdr>
        <w:top w:val="none" w:sz="0" w:space="0" w:color="auto"/>
        <w:left w:val="none" w:sz="0" w:space="0" w:color="auto"/>
        <w:bottom w:val="none" w:sz="0" w:space="0" w:color="auto"/>
        <w:right w:val="none" w:sz="0" w:space="0" w:color="auto"/>
      </w:divBdr>
    </w:div>
    <w:div w:id="1448701475">
      <w:bodyDiv w:val="1"/>
      <w:marLeft w:val="0"/>
      <w:marRight w:val="0"/>
      <w:marTop w:val="0"/>
      <w:marBottom w:val="0"/>
      <w:divBdr>
        <w:top w:val="none" w:sz="0" w:space="0" w:color="auto"/>
        <w:left w:val="none" w:sz="0" w:space="0" w:color="auto"/>
        <w:bottom w:val="none" w:sz="0" w:space="0" w:color="auto"/>
        <w:right w:val="none" w:sz="0" w:space="0" w:color="auto"/>
      </w:divBdr>
    </w:div>
    <w:div w:id="1449659366">
      <w:bodyDiv w:val="1"/>
      <w:marLeft w:val="0"/>
      <w:marRight w:val="0"/>
      <w:marTop w:val="0"/>
      <w:marBottom w:val="0"/>
      <w:divBdr>
        <w:top w:val="none" w:sz="0" w:space="0" w:color="auto"/>
        <w:left w:val="none" w:sz="0" w:space="0" w:color="auto"/>
        <w:bottom w:val="none" w:sz="0" w:space="0" w:color="auto"/>
        <w:right w:val="none" w:sz="0" w:space="0" w:color="auto"/>
      </w:divBdr>
    </w:div>
    <w:div w:id="1449668301">
      <w:bodyDiv w:val="1"/>
      <w:marLeft w:val="0"/>
      <w:marRight w:val="0"/>
      <w:marTop w:val="0"/>
      <w:marBottom w:val="0"/>
      <w:divBdr>
        <w:top w:val="none" w:sz="0" w:space="0" w:color="auto"/>
        <w:left w:val="none" w:sz="0" w:space="0" w:color="auto"/>
        <w:bottom w:val="none" w:sz="0" w:space="0" w:color="auto"/>
        <w:right w:val="none" w:sz="0" w:space="0" w:color="auto"/>
      </w:divBdr>
    </w:div>
    <w:div w:id="1450515790">
      <w:bodyDiv w:val="1"/>
      <w:marLeft w:val="0"/>
      <w:marRight w:val="0"/>
      <w:marTop w:val="0"/>
      <w:marBottom w:val="0"/>
      <w:divBdr>
        <w:top w:val="none" w:sz="0" w:space="0" w:color="auto"/>
        <w:left w:val="none" w:sz="0" w:space="0" w:color="auto"/>
        <w:bottom w:val="none" w:sz="0" w:space="0" w:color="auto"/>
        <w:right w:val="none" w:sz="0" w:space="0" w:color="auto"/>
      </w:divBdr>
    </w:div>
    <w:div w:id="1450706844">
      <w:marLeft w:val="480"/>
      <w:marRight w:val="0"/>
      <w:marTop w:val="0"/>
      <w:marBottom w:val="0"/>
      <w:divBdr>
        <w:top w:val="none" w:sz="0" w:space="0" w:color="auto"/>
        <w:left w:val="none" w:sz="0" w:space="0" w:color="auto"/>
        <w:bottom w:val="none" w:sz="0" w:space="0" w:color="auto"/>
        <w:right w:val="none" w:sz="0" w:space="0" w:color="auto"/>
      </w:divBdr>
    </w:div>
    <w:div w:id="1451121500">
      <w:bodyDiv w:val="1"/>
      <w:marLeft w:val="0"/>
      <w:marRight w:val="0"/>
      <w:marTop w:val="0"/>
      <w:marBottom w:val="0"/>
      <w:divBdr>
        <w:top w:val="none" w:sz="0" w:space="0" w:color="auto"/>
        <w:left w:val="none" w:sz="0" w:space="0" w:color="auto"/>
        <w:bottom w:val="none" w:sz="0" w:space="0" w:color="auto"/>
        <w:right w:val="none" w:sz="0" w:space="0" w:color="auto"/>
      </w:divBdr>
    </w:div>
    <w:div w:id="1453210670">
      <w:bodyDiv w:val="1"/>
      <w:marLeft w:val="0"/>
      <w:marRight w:val="0"/>
      <w:marTop w:val="0"/>
      <w:marBottom w:val="0"/>
      <w:divBdr>
        <w:top w:val="none" w:sz="0" w:space="0" w:color="auto"/>
        <w:left w:val="none" w:sz="0" w:space="0" w:color="auto"/>
        <w:bottom w:val="none" w:sz="0" w:space="0" w:color="auto"/>
        <w:right w:val="none" w:sz="0" w:space="0" w:color="auto"/>
      </w:divBdr>
    </w:div>
    <w:div w:id="1453553957">
      <w:bodyDiv w:val="1"/>
      <w:marLeft w:val="0"/>
      <w:marRight w:val="0"/>
      <w:marTop w:val="0"/>
      <w:marBottom w:val="0"/>
      <w:divBdr>
        <w:top w:val="none" w:sz="0" w:space="0" w:color="auto"/>
        <w:left w:val="none" w:sz="0" w:space="0" w:color="auto"/>
        <w:bottom w:val="none" w:sz="0" w:space="0" w:color="auto"/>
        <w:right w:val="none" w:sz="0" w:space="0" w:color="auto"/>
      </w:divBdr>
    </w:div>
    <w:div w:id="1454396499">
      <w:bodyDiv w:val="1"/>
      <w:marLeft w:val="0"/>
      <w:marRight w:val="0"/>
      <w:marTop w:val="0"/>
      <w:marBottom w:val="0"/>
      <w:divBdr>
        <w:top w:val="none" w:sz="0" w:space="0" w:color="auto"/>
        <w:left w:val="none" w:sz="0" w:space="0" w:color="auto"/>
        <w:bottom w:val="none" w:sz="0" w:space="0" w:color="auto"/>
        <w:right w:val="none" w:sz="0" w:space="0" w:color="auto"/>
      </w:divBdr>
    </w:div>
    <w:div w:id="1455251171">
      <w:bodyDiv w:val="1"/>
      <w:marLeft w:val="0"/>
      <w:marRight w:val="0"/>
      <w:marTop w:val="0"/>
      <w:marBottom w:val="0"/>
      <w:divBdr>
        <w:top w:val="none" w:sz="0" w:space="0" w:color="auto"/>
        <w:left w:val="none" w:sz="0" w:space="0" w:color="auto"/>
        <w:bottom w:val="none" w:sz="0" w:space="0" w:color="auto"/>
        <w:right w:val="none" w:sz="0" w:space="0" w:color="auto"/>
      </w:divBdr>
    </w:div>
    <w:div w:id="1455292430">
      <w:bodyDiv w:val="1"/>
      <w:marLeft w:val="0"/>
      <w:marRight w:val="0"/>
      <w:marTop w:val="0"/>
      <w:marBottom w:val="0"/>
      <w:divBdr>
        <w:top w:val="none" w:sz="0" w:space="0" w:color="auto"/>
        <w:left w:val="none" w:sz="0" w:space="0" w:color="auto"/>
        <w:bottom w:val="none" w:sz="0" w:space="0" w:color="auto"/>
        <w:right w:val="none" w:sz="0" w:space="0" w:color="auto"/>
      </w:divBdr>
    </w:div>
    <w:div w:id="1455906729">
      <w:bodyDiv w:val="1"/>
      <w:marLeft w:val="0"/>
      <w:marRight w:val="0"/>
      <w:marTop w:val="0"/>
      <w:marBottom w:val="0"/>
      <w:divBdr>
        <w:top w:val="none" w:sz="0" w:space="0" w:color="auto"/>
        <w:left w:val="none" w:sz="0" w:space="0" w:color="auto"/>
        <w:bottom w:val="none" w:sz="0" w:space="0" w:color="auto"/>
        <w:right w:val="none" w:sz="0" w:space="0" w:color="auto"/>
      </w:divBdr>
    </w:div>
    <w:div w:id="1456484191">
      <w:bodyDiv w:val="1"/>
      <w:marLeft w:val="0"/>
      <w:marRight w:val="0"/>
      <w:marTop w:val="0"/>
      <w:marBottom w:val="0"/>
      <w:divBdr>
        <w:top w:val="none" w:sz="0" w:space="0" w:color="auto"/>
        <w:left w:val="none" w:sz="0" w:space="0" w:color="auto"/>
        <w:bottom w:val="none" w:sz="0" w:space="0" w:color="auto"/>
        <w:right w:val="none" w:sz="0" w:space="0" w:color="auto"/>
      </w:divBdr>
    </w:div>
    <w:div w:id="1456630763">
      <w:bodyDiv w:val="1"/>
      <w:marLeft w:val="0"/>
      <w:marRight w:val="0"/>
      <w:marTop w:val="0"/>
      <w:marBottom w:val="0"/>
      <w:divBdr>
        <w:top w:val="none" w:sz="0" w:space="0" w:color="auto"/>
        <w:left w:val="none" w:sz="0" w:space="0" w:color="auto"/>
        <w:bottom w:val="none" w:sz="0" w:space="0" w:color="auto"/>
        <w:right w:val="none" w:sz="0" w:space="0" w:color="auto"/>
      </w:divBdr>
    </w:div>
    <w:div w:id="1457720723">
      <w:bodyDiv w:val="1"/>
      <w:marLeft w:val="0"/>
      <w:marRight w:val="0"/>
      <w:marTop w:val="0"/>
      <w:marBottom w:val="0"/>
      <w:divBdr>
        <w:top w:val="none" w:sz="0" w:space="0" w:color="auto"/>
        <w:left w:val="none" w:sz="0" w:space="0" w:color="auto"/>
        <w:bottom w:val="none" w:sz="0" w:space="0" w:color="auto"/>
        <w:right w:val="none" w:sz="0" w:space="0" w:color="auto"/>
      </w:divBdr>
    </w:div>
    <w:div w:id="1458186739">
      <w:bodyDiv w:val="1"/>
      <w:marLeft w:val="0"/>
      <w:marRight w:val="0"/>
      <w:marTop w:val="0"/>
      <w:marBottom w:val="0"/>
      <w:divBdr>
        <w:top w:val="none" w:sz="0" w:space="0" w:color="auto"/>
        <w:left w:val="none" w:sz="0" w:space="0" w:color="auto"/>
        <w:bottom w:val="none" w:sz="0" w:space="0" w:color="auto"/>
        <w:right w:val="none" w:sz="0" w:space="0" w:color="auto"/>
      </w:divBdr>
    </w:div>
    <w:div w:id="1460800426">
      <w:bodyDiv w:val="1"/>
      <w:marLeft w:val="0"/>
      <w:marRight w:val="0"/>
      <w:marTop w:val="0"/>
      <w:marBottom w:val="0"/>
      <w:divBdr>
        <w:top w:val="none" w:sz="0" w:space="0" w:color="auto"/>
        <w:left w:val="none" w:sz="0" w:space="0" w:color="auto"/>
        <w:bottom w:val="none" w:sz="0" w:space="0" w:color="auto"/>
        <w:right w:val="none" w:sz="0" w:space="0" w:color="auto"/>
      </w:divBdr>
    </w:div>
    <w:div w:id="1461267126">
      <w:bodyDiv w:val="1"/>
      <w:marLeft w:val="0"/>
      <w:marRight w:val="0"/>
      <w:marTop w:val="0"/>
      <w:marBottom w:val="0"/>
      <w:divBdr>
        <w:top w:val="none" w:sz="0" w:space="0" w:color="auto"/>
        <w:left w:val="none" w:sz="0" w:space="0" w:color="auto"/>
        <w:bottom w:val="none" w:sz="0" w:space="0" w:color="auto"/>
        <w:right w:val="none" w:sz="0" w:space="0" w:color="auto"/>
      </w:divBdr>
    </w:div>
    <w:div w:id="1461341150">
      <w:bodyDiv w:val="1"/>
      <w:marLeft w:val="0"/>
      <w:marRight w:val="0"/>
      <w:marTop w:val="0"/>
      <w:marBottom w:val="0"/>
      <w:divBdr>
        <w:top w:val="none" w:sz="0" w:space="0" w:color="auto"/>
        <w:left w:val="none" w:sz="0" w:space="0" w:color="auto"/>
        <w:bottom w:val="none" w:sz="0" w:space="0" w:color="auto"/>
        <w:right w:val="none" w:sz="0" w:space="0" w:color="auto"/>
      </w:divBdr>
    </w:div>
    <w:div w:id="1461611783">
      <w:bodyDiv w:val="1"/>
      <w:marLeft w:val="0"/>
      <w:marRight w:val="0"/>
      <w:marTop w:val="0"/>
      <w:marBottom w:val="0"/>
      <w:divBdr>
        <w:top w:val="none" w:sz="0" w:space="0" w:color="auto"/>
        <w:left w:val="none" w:sz="0" w:space="0" w:color="auto"/>
        <w:bottom w:val="none" w:sz="0" w:space="0" w:color="auto"/>
        <w:right w:val="none" w:sz="0" w:space="0" w:color="auto"/>
      </w:divBdr>
    </w:div>
    <w:div w:id="1462070403">
      <w:bodyDiv w:val="1"/>
      <w:marLeft w:val="0"/>
      <w:marRight w:val="0"/>
      <w:marTop w:val="0"/>
      <w:marBottom w:val="0"/>
      <w:divBdr>
        <w:top w:val="none" w:sz="0" w:space="0" w:color="auto"/>
        <w:left w:val="none" w:sz="0" w:space="0" w:color="auto"/>
        <w:bottom w:val="none" w:sz="0" w:space="0" w:color="auto"/>
        <w:right w:val="none" w:sz="0" w:space="0" w:color="auto"/>
      </w:divBdr>
    </w:div>
    <w:div w:id="1462267570">
      <w:marLeft w:val="480"/>
      <w:marRight w:val="0"/>
      <w:marTop w:val="0"/>
      <w:marBottom w:val="0"/>
      <w:divBdr>
        <w:top w:val="none" w:sz="0" w:space="0" w:color="auto"/>
        <w:left w:val="none" w:sz="0" w:space="0" w:color="auto"/>
        <w:bottom w:val="none" w:sz="0" w:space="0" w:color="auto"/>
        <w:right w:val="none" w:sz="0" w:space="0" w:color="auto"/>
      </w:divBdr>
    </w:div>
    <w:div w:id="1462649056">
      <w:bodyDiv w:val="1"/>
      <w:marLeft w:val="0"/>
      <w:marRight w:val="0"/>
      <w:marTop w:val="0"/>
      <w:marBottom w:val="0"/>
      <w:divBdr>
        <w:top w:val="none" w:sz="0" w:space="0" w:color="auto"/>
        <w:left w:val="none" w:sz="0" w:space="0" w:color="auto"/>
        <w:bottom w:val="none" w:sz="0" w:space="0" w:color="auto"/>
        <w:right w:val="none" w:sz="0" w:space="0" w:color="auto"/>
      </w:divBdr>
    </w:div>
    <w:div w:id="1462652547">
      <w:bodyDiv w:val="1"/>
      <w:marLeft w:val="0"/>
      <w:marRight w:val="0"/>
      <w:marTop w:val="0"/>
      <w:marBottom w:val="0"/>
      <w:divBdr>
        <w:top w:val="none" w:sz="0" w:space="0" w:color="auto"/>
        <w:left w:val="none" w:sz="0" w:space="0" w:color="auto"/>
        <w:bottom w:val="none" w:sz="0" w:space="0" w:color="auto"/>
        <w:right w:val="none" w:sz="0" w:space="0" w:color="auto"/>
      </w:divBdr>
    </w:div>
    <w:div w:id="1463498041">
      <w:bodyDiv w:val="1"/>
      <w:marLeft w:val="0"/>
      <w:marRight w:val="0"/>
      <w:marTop w:val="0"/>
      <w:marBottom w:val="0"/>
      <w:divBdr>
        <w:top w:val="none" w:sz="0" w:space="0" w:color="auto"/>
        <w:left w:val="none" w:sz="0" w:space="0" w:color="auto"/>
        <w:bottom w:val="none" w:sz="0" w:space="0" w:color="auto"/>
        <w:right w:val="none" w:sz="0" w:space="0" w:color="auto"/>
      </w:divBdr>
    </w:div>
    <w:div w:id="1463961468">
      <w:bodyDiv w:val="1"/>
      <w:marLeft w:val="0"/>
      <w:marRight w:val="0"/>
      <w:marTop w:val="0"/>
      <w:marBottom w:val="0"/>
      <w:divBdr>
        <w:top w:val="none" w:sz="0" w:space="0" w:color="auto"/>
        <w:left w:val="none" w:sz="0" w:space="0" w:color="auto"/>
        <w:bottom w:val="none" w:sz="0" w:space="0" w:color="auto"/>
        <w:right w:val="none" w:sz="0" w:space="0" w:color="auto"/>
      </w:divBdr>
    </w:div>
    <w:div w:id="1464039856">
      <w:bodyDiv w:val="1"/>
      <w:marLeft w:val="0"/>
      <w:marRight w:val="0"/>
      <w:marTop w:val="0"/>
      <w:marBottom w:val="0"/>
      <w:divBdr>
        <w:top w:val="none" w:sz="0" w:space="0" w:color="auto"/>
        <w:left w:val="none" w:sz="0" w:space="0" w:color="auto"/>
        <w:bottom w:val="none" w:sz="0" w:space="0" w:color="auto"/>
        <w:right w:val="none" w:sz="0" w:space="0" w:color="auto"/>
      </w:divBdr>
    </w:div>
    <w:div w:id="1464155927">
      <w:bodyDiv w:val="1"/>
      <w:marLeft w:val="0"/>
      <w:marRight w:val="0"/>
      <w:marTop w:val="0"/>
      <w:marBottom w:val="0"/>
      <w:divBdr>
        <w:top w:val="none" w:sz="0" w:space="0" w:color="auto"/>
        <w:left w:val="none" w:sz="0" w:space="0" w:color="auto"/>
        <w:bottom w:val="none" w:sz="0" w:space="0" w:color="auto"/>
        <w:right w:val="none" w:sz="0" w:space="0" w:color="auto"/>
      </w:divBdr>
    </w:div>
    <w:div w:id="1466656993">
      <w:marLeft w:val="480"/>
      <w:marRight w:val="0"/>
      <w:marTop w:val="0"/>
      <w:marBottom w:val="0"/>
      <w:divBdr>
        <w:top w:val="none" w:sz="0" w:space="0" w:color="auto"/>
        <w:left w:val="none" w:sz="0" w:space="0" w:color="auto"/>
        <w:bottom w:val="none" w:sz="0" w:space="0" w:color="auto"/>
        <w:right w:val="none" w:sz="0" w:space="0" w:color="auto"/>
      </w:divBdr>
    </w:div>
    <w:div w:id="1466662185">
      <w:bodyDiv w:val="1"/>
      <w:marLeft w:val="0"/>
      <w:marRight w:val="0"/>
      <w:marTop w:val="0"/>
      <w:marBottom w:val="0"/>
      <w:divBdr>
        <w:top w:val="none" w:sz="0" w:space="0" w:color="auto"/>
        <w:left w:val="none" w:sz="0" w:space="0" w:color="auto"/>
        <w:bottom w:val="none" w:sz="0" w:space="0" w:color="auto"/>
        <w:right w:val="none" w:sz="0" w:space="0" w:color="auto"/>
      </w:divBdr>
    </w:div>
    <w:div w:id="1468086809">
      <w:bodyDiv w:val="1"/>
      <w:marLeft w:val="0"/>
      <w:marRight w:val="0"/>
      <w:marTop w:val="0"/>
      <w:marBottom w:val="0"/>
      <w:divBdr>
        <w:top w:val="none" w:sz="0" w:space="0" w:color="auto"/>
        <w:left w:val="none" w:sz="0" w:space="0" w:color="auto"/>
        <w:bottom w:val="none" w:sz="0" w:space="0" w:color="auto"/>
        <w:right w:val="none" w:sz="0" w:space="0" w:color="auto"/>
      </w:divBdr>
    </w:div>
    <w:div w:id="1468233608">
      <w:bodyDiv w:val="1"/>
      <w:marLeft w:val="0"/>
      <w:marRight w:val="0"/>
      <w:marTop w:val="0"/>
      <w:marBottom w:val="0"/>
      <w:divBdr>
        <w:top w:val="none" w:sz="0" w:space="0" w:color="auto"/>
        <w:left w:val="none" w:sz="0" w:space="0" w:color="auto"/>
        <w:bottom w:val="none" w:sz="0" w:space="0" w:color="auto"/>
        <w:right w:val="none" w:sz="0" w:space="0" w:color="auto"/>
      </w:divBdr>
    </w:div>
    <w:div w:id="1469129719">
      <w:bodyDiv w:val="1"/>
      <w:marLeft w:val="0"/>
      <w:marRight w:val="0"/>
      <w:marTop w:val="0"/>
      <w:marBottom w:val="0"/>
      <w:divBdr>
        <w:top w:val="none" w:sz="0" w:space="0" w:color="auto"/>
        <w:left w:val="none" w:sz="0" w:space="0" w:color="auto"/>
        <w:bottom w:val="none" w:sz="0" w:space="0" w:color="auto"/>
        <w:right w:val="none" w:sz="0" w:space="0" w:color="auto"/>
      </w:divBdr>
    </w:div>
    <w:div w:id="1469518342">
      <w:marLeft w:val="480"/>
      <w:marRight w:val="0"/>
      <w:marTop w:val="0"/>
      <w:marBottom w:val="0"/>
      <w:divBdr>
        <w:top w:val="none" w:sz="0" w:space="0" w:color="auto"/>
        <w:left w:val="none" w:sz="0" w:space="0" w:color="auto"/>
        <w:bottom w:val="none" w:sz="0" w:space="0" w:color="auto"/>
        <w:right w:val="none" w:sz="0" w:space="0" w:color="auto"/>
      </w:divBdr>
    </w:div>
    <w:div w:id="1470242856">
      <w:bodyDiv w:val="1"/>
      <w:marLeft w:val="0"/>
      <w:marRight w:val="0"/>
      <w:marTop w:val="0"/>
      <w:marBottom w:val="0"/>
      <w:divBdr>
        <w:top w:val="none" w:sz="0" w:space="0" w:color="auto"/>
        <w:left w:val="none" w:sz="0" w:space="0" w:color="auto"/>
        <w:bottom w:val="none" w:sz="0" w:space="0" w:color="auto"/>
        <w:right w:val="none" w:sz="0" w:space="0" w:color="auto"/>
      </w:divBdr>
    </w:div>
    <w:div w:id="1470317750">
      <w:bodyDiv w:val="1"/>
      <w:marLeft w:val="0"/>
      <w:marRight w:val="0"/>
      <w:marTop w:val="0"/>
      <w:marBottom w:val="0"/>
      <w:divBdr>
        <w:top w:val="none" w:sz="0" w:space="0" w:color="auto"/>
        <w:left w:val="none" w:sz="0" w:space="0" w:color="auto"/>
        <w:bottom w:val="none" w:sz="0" w:space="0" w:color="auto"/>
        <w:right w:val="none" w:sz="0" w:space="0" w:color="auto"/>
      </w:divBdr>
    </w:div>
    <w:div w:id="1471628479">
      <w:bodyDiv w:val="1"/>
      <w:marLeft w:val="0"/>
      <w:marRight w:val="0"/>
      <w:marTop w:val="0"/>
      <w:marBottom w:val="0"/>
      <w:divBdr>
        <w:top w:val="none" w:sz="0" w:space="0" w:color="auto"/>
        <w:left w:val="none" w:sz="0" w:space="0" w:color="auto"/>
        <w:bottom w:val="none" w:sz="0" w:space="0" w:color="auto"/>
        <w:right w:val="none" w:sz="0" w:space="0" w:color="auto"/>
      </w:divBdr>
    </w:div>
    <w:div w:id="1471944412">
      <w:bodyDiv w:val="1"/>
      <w:marLeft w:val="0"/>
      <w:marRight w:val="0"/>
      <w:marTop w:val="0"/>
      <w:marBottom w:val="0"/>
      <w:divBdr>
        <w:top w:val="none" w:sz="0" w:space="0" w:color="auto"/>
        <w:left w:val="none" w:sz="0" w:space="0" w:color="auto"/>
        <w:bottom w:val="none" w:sz="0" w:space="0" w:color="auto"/>
        <w:right w:val="none" w:sz="0" w:space="0" w:color="auto"/>
      </w:divBdr>
    </w:div>
    <w:div w:id="1472164023">
      <w:bodyDiv w:val="1"/>
      <w:marLeft w:val="0"/>
      <w:marRight w:val="0"/>
      <w:marTop w:val="0"/>
      <w:marBottom w:val="0"/>
      <w:divBdr>
        <w:top w:val="none" w:sz="0" w:space="0" w:color="auto"/>
        <w:left w:val="none" w:sz="0" w:space="0" w:color="auto"/>
        <w:bottom w:val="none" w:sz="0" w:space="0" w:color="auto"/>
        <w:right w:val="none" w:sz="0" w:space="0" w:color="auto"/>
      </w:divBdr>
    </w:div>
    <w:div w:id="1472288509">
      <w:bodyDiv w:val="1"/>
      <w:marLeft w:val="0"/>
      <w:marRight w:val="0"/>
      <w:marTop w:val="0"/>
      <w:marBottom w:val="0"/>
      <w:divBdr>
        <w:top w:val="none" w:sz="0" w:space="0" w:color="auto"/>
        <w:left w:val="none" w:sz="0" w:space="0" w:color="auto"/>
        <w:bottom w:val="none" w:sz="0" w:space="0" w:color="auto"/>
        <w:right w:val="none" w:sz="0" w:space="0" w:color="auto"/>
      </w:divBdr>
    </w:div>
    <w:div w:id="1472750554">
      <w:bodyDiv w:val="1"/>
      <w:marLeft w:val="0"/>
      <w:marRight w:val="0"/>
      <w:marTop w:val="0"/>
      <w:marBottom w:val="0"/>
      <w:divBdr>
        <w:top w:val="none" w:sz="0" w:space="0" w:color="auto"/>
        <w:left w:val="none" w:sz="0" w:space="0" w:color="auto"/>
        <w:bottom w:val="none" w:sz="0" w:space="0" w:color="auto"/>
        <w:right w:val="none" w:sz="0" w:space="0" w:color="auto"/>
      </w:divBdr>
    </w:div>
    <w:div w:id="1473255786">
      <w:bodyDiv w:val="1"/>
      <w:marLeft w:val="0"/>
      <w:marRight w:val="0"/>
      <w:marTop w:val="0"/>
      <w:marBottom w:val="0"/>
      <w:divBdr>
        <w:top w:val="none" w:sz="0" w:space="0" w:color="auto"/>
        <w:left w:val="none" w:sz="0" w:space="0" w:color="auto"/>
        <w:bottom w:val="none" w:sz="0" w:space="0" w:color="auto"/>
        <w:right w:val="none" w:sz="0" w:space="0" w:color="auto"/>
      </w:divBdr>
    </w:div>
    <w:div w:id="1473518362">
      <w:bodyDiv w:val="1"/>
      <w:marLeft w:val="0"/>
      <w:marRight w:val="0"/>
      <w:marTop w:val="0"/>
      <w:marBottom w:val="0"/>
      <w:divBdr>
        <w:top w:val="none" w:sz="0" w:space="0" w:color="auto"/>
        <w:left w:val="none" w:sz="0" w:space="0" w:color="auto"/>
        <w:bottom w:val="none" w:sz="0" w:space="0" w:color="auto"/>
        <w:right w:val="none" w:sz="0" w:space="0" w:color="auto"/>
      </w:divBdr>
    </w:div>
    <w:div w:id="1474055025">
      <w:bodyDiv w:val="1"/>
      <w:marLeft w:val="0"/>
      <w:marRight w:val="0"/>
      <w:marTop w:val="0"/>
      <w:marBottom w:val="0"/>
      <w:divBdr>
        <w:top w:val="none" w:sz="0" w:space="0" w:color="auto"/>
        <w:left w:val="none" w:sz="0" w:space="0" w:color="auto"/>
        <w:bottom w:val="none" w:sz="0" w:space="0" w:color="auto"/>
        <w:right w:val="none" w:sz="0" w:space="0" w:color="auto"/>
      </w:divBdr>
    </w:div>
    <w:div w:id="1474105418">
      <w:bodyDiv w:val="1"/>
      <w:marLeft w:val="0"/>
      <w:marRight w:val="0"/>
      <w:marTop w:val="0"/>
      <w:marBottom w:val="0"/>
      <w:divBdr>
        <w:top w:val="none" w:sz="0" w:space="0" w:color="auto"/>
        <w:left w:val="none" w:sz="0" w:space="0" w:color="auto"/>
        <w:bottom w:val="none" w:sz="0" w:space="0" w:color="auto"/>
        <w:right w:val="none" w:sz="0" w:space="0" w:color="auto"/>
      </w:divBdr>
    </w:div>
    <w:div w:id="1474325592">
      <w:bodyDiv w:val="1"/>
      <w:marLeft w:val="0"/>
      <w:marRight w:val="0"/>
      <w:marTop w:val="0"/>
      <w:marBottom w:val="0"/>
      <w:divBdr>
        <w:top w:val="none" w:sz="0" w:space="0" w:color="auto"/>
        <w:left w:val="none" w:sz="0" w:space="0" w:color="auto"/>
        <w:bottom w:val="none" w:sz="0" w:space="0" w:color="auto"/>
        <w:right w:val="none" w:sz="0" w:space="0" w:color="auto"/>
      </w:divBdr>
    </w:div>
    <w:div w:id="1474444526">
      <w:bodyDiv w:val="1"/>
      <w:marLeft w:val="0"/>
      <w:marRight w:val="0"/>
      <w:marTop w:val="0"/>
      <w:marBottom w:val="0"/>
      <w:divBdr>
        <w:top w:val="none" w:sz="0" w:space="0" w:color="auto"/>
        <w:left w:val="none" w:sz="0" w:space="0" w:color="auto"/>
        <w:bottom w:val="none" w:sz="0" w:space="0" w:color="auto"/>
        <w:right w:val="none" w:sz="0" w:space="0" w:color="auto"/>
      </w:divBdr>
    </w:div>
    <w:div w:id="1474563994">
      <w:bodyDiv w:val="1"/>
      <w:marLeft w:val="0"/>
      <w:marRight w:val="0"/>
      <w:marTop w:val="0"/>
      <w:marBottom w:val="0"/>
      <w:divBdr>
        <w:top w:val="none" w:sz="0" w:space="0" w:color="auto"/>
        <w:left w:val="none" w:sz="0" w:space="0" w:color="auto"/>
        <w:bottom w:val="none" w:sz="0" w:space="0" w:color="auto"/>
        <w:right w:val="none" w:sz="0" w:space="0" w:color="auto"/>
      </w:divBdr>
    </w:div>
    <w:div w:id="1475104017">
      <w:bodyDiv w:val="1"/>
      <w:marLeft w:val="0"/>
      <w:marRight w:val="0"/>
      <w:marTop w:val="0"/>
      <w:marBottom w:val="0"/>
      <w:divBdr>
        <w:top w:val="none" w:sz="0" w:space="0" w:color="auto"/>
        <w:left w:val="none" w:sz="0" w:space="0" w:color="auto"/>
        <w:bottom w:val="none" w:sz="0" w:space="0" w:color="auto"/>
        <w:right w:val="none" w:sz="0" w:space="0" w:color="auto"/>
      </w:divBdr>
    </w:div>
    <w:div w:id="1476071123">
      <w:bodyDiv w:val="1"/>
      <w:marLeft w:val="0"/>
      <w:marRight w:val="0"/>
      <w:marTop w:val="0"/>
      <w:marBottom w:val="0"/>
      <w:divBdr>
        <w:top w:val="none" w:sz="0" w:space="0" w:color="auto"/>
        <w:left w:val="none" w:sz="0" w:space="0" w:color="auto"/>
        <w:bottom w:val="none" w:sz="0" w:space="0" w:color="auto"/>
        <w:right w:val="none" w:sz="0" w:space="0" w:color="auto"/>
      </w:divBdr>
    </w:div>
    <w:div w:id="1476143152">
      <w:marLeft w:val="480"/>
      <w:marRight w:val="0"/>
      <w:marTop w:val="0"/>
      <w:marBottom w:val="0"/>
      <w:divBdr>
        <w:top w:val="none" w:sz="0" w:space="0" w:color="auto"/>
        <w:left w:val="none" w:sz="0" w:space="0" w:color="auto"/>
        <w:bottom w:val="none" w:sz="0" w:space="0" w:color="auto"/>
        <w:right w:val="none" w:sz="0" w:space="0" w:color="auto"/>
      </w:divBdr>
    </w:div>
    <w:div w:id="1476483790">
      <w:marLeft w:val="0"/>
      <w:marRight w:val="0"/>
      <w:marTop w:val="0"/>
      <w:marBottom w:val="0"/>
      <w:divBdr>
        <w:top w:val="none" w:sz="0" w:space="0" w:color="auto"/>
        <w:left w:val="none" w:sz="0" w:space="0" w:color="auto"/>
        <w:bottom w:val="none" w:sz="0" w:space="0" w:color="auto"/>
        <w:right w:val="none" w:sz="0" w:space="0" w:color="auto"/>
      </w:divBdr>
    </w:div>
    <w:div w:id="1476754418">
      <w:bodyDiv w:val="1"/>
      <w:marLeft w:val="0"/>
      <w:marRight w:val="0"/>
      <w:marTop w:val="0"/>
      <w:marBottom w:val="0"/>
      <w:divBdr>
        <w:top w:val="none" w:sz="0" w:space="0" w:color="auto"/>
        <w:left w:val="none" w:sz="0" w:space="0" w:color="auto"/>
        <w:bottom w:val="none" w:sz="0" w:space="0" w:color="auto"/>
        <w:right w:val="none" w:sz="0" w:space="0" w:color="auto"/>
      </w:divBdr>
    </w:div>
    <w:div w:id="1476868736">
      <w:bodyDiv w:val="1"/>
      <w:marLeft w:val="0"/>
      <w:marRight w:val="0"/>
      <w:marTop w:val="0"/>
      <w:marBottom w:val="0"/>
      <w:divBdr>
        <w:top w:val="none" w:sz="0" w:space="0" w:color="auto"/>
        <w:left w:val="none" w:sz="0" w:space="0" w:color="auto"/>
        <w:bottom w:val="none" w:sz="0" w:space="0" w:color="auto"/>
        <w:right w:val="none" w:sz="0" w:space="0" w:color="auto"/>
      </w:divBdr>
    </w:div>
    <w:div w:id="1477333476">
      <w:bodyDiv w:val="1"/>
      <w:marLeft w:val="0"/>
      <w:marRight w:val="0"/>
      <w:marTop w:val="0"/>
      <w:marBottom w:val="0"/>
      <w:divBdr>
        <w:top w:val="none" w:sz="0" w:space="0" w:color="auto"/>
        <w:left w:val="none" w:sz="0" w:space="0" w:color="auto"/>
        <w:bottom w:val="none" w:sz="0" w:space="0" w:color="auto"/>
        <w:right w:val="none" w:sz="0" w:space="0" w:color="auto"/>
      </w:divBdr>
    </w:div>
    <w:div w:id="1478183705">
      <w:bodyDiv w:val="1"/>
      <w:marLeft w:val="0"/>
      <w:marRight w:val="0"/>
      <w:marTop w:val="0"/>
      <w:marBottom w:val="0"/>
      <w:divBdr>
        <w:top w:val="none" w:sz="0" w:space="0" w:color="auto"/>
        <w:left w:val="none" w:sz="0" w:space="0" w:color="auto"/>
        <w:bottom w:val="none" w:sz="0" w:space="0" w:color="auto"/>
        <w:right w:val="none" w:sz="0" w:space="0" w:color="auto"/>
      </w:divBdr>
    </w:div>
    <w:div w:id="1478255147">
      <w:bodyDiv w:val="1"/>
      <w:marLeft w:val="0"/>
      <w:marRight w:val="0"/>
      <w:marTop w:val="0"/>
      <w:marBottom w:val="0"/>
      <w:divBdr>
        <w:top w:val="none" w:sz="0" w:space="0" w:color="auto"/>
        <w:left w:val="none" w:sz="0" w:space="0" w:color="auto"/>
        <w:bottom w:val="none" w:sz="0" w:space="0" w:color="auto"/>
        <w:right w:val="none" w:sz="0" w:space="0" w:color="auto"/>
      </w:divBdr>
    </w:div>
    <w:div w:id="1478836474">
      <w:bodyDiv w:val="1"/>
      <w:marLeft w:val="0"/>
      <w:marRight w:val="0"/>
      <w:marTop w:val="0"/>
      <w:marBottom w:val="0"/>
      <w:divBdr>
        <w:top w:val="none" w:sz="0" w:space="0" w:color="auto"/>
        <w:left w:val="none" w:sz="0" w:space="0" w:color="auto"/>
        <w:bottom w:val="none" w:sz="0" w:space="0" w:color="auto"/>
        <w:right w:val="none" w:sz="0" w:space="0" w:color="auto"/>
      </w:divBdr>
    </w:div>
    <w:div w:id="1478842021">
      <w:bodyDiv w:val="1"/>
      <w:marLeft w:val="0"/>
      <w:marRight w:val="0"/>
      <w:marTop w:val="0"/>
      <w:marBottom w:val="0"/>
      <w:divBdr>
        <w:top w:val="none" w:sz="0" w:space="0" w:color="auto"/>
        <w:left w:val="none" w:sz="0" w:space="0" w:color="auto"/>
        <w:bottom w:val="none" w:sz="0" w:space="0" w:color="auto"/>
        <w:right w:val="none" w:sz="0" w:space="0" w:color="auto"/>
      </w:divBdr>
    </w:div>
    <w:div w:id="1479036225">
      <w:bodyDiv w:val="1"/>
      <w:marLeft w:val="0"/>
      <w:marRight w:val="0"/>
      <w:marTop w:val="0"/>
      <w:marBottom w:val="0"/>
      <w:divBdr>
        <w:top w:val="none" w:sz="0" w:space="0" w:color="auto"/>
        <w:left w:val="none" w:sz="0" w:space="0" w:color="auto"/>
        <w:bottom w:val="none" w:sz="0" w:space="0" w:color="auto"/>
        <w:right w:val="none" w:sz="0" w:space="0" w:color="auto"/>
      </w:divBdr>
    </w:div>
    <w:div w:id="1479153921">
      <w:bodyDiv w:val="1"/>
      <w:marLeft w:val="0"/>
      <w:marRight w:val="0"/>
      <w:marTop w:val="0"/>
      <w:marBottom w:val="0"/>
      <w:divBdr>
        <w:top w:val="none" w:sz="0" w:space="0" w:color="auto"/>
        <w:left w:val="none" w:sz="0" w:space="0" w:color="auto"/>
        <w:bottom w:val="none" w:sz="0" w:space="0" w:color="auto"/>
        <w:right w:val="none" w:sz="0" w:space="0" w:color="auto"/>
      </w:divBdr>
    </w:div>
    <w:div w:id="1480343600">
      <w:bodyDiv w:val="1"/>
      <w:marLeft w:val="0"/>
      <w:marRight w:val="0"/>
      <w:marTop w:val="0"/>
      <w:marBottom w:val="0"/>
      <w:divBdr>
        <w:top w:val="none" w:sz="0" w:space="0" w:color="auto"/>
        <w:left w:val="none" w:sz="0" w:space="0" w:color="auto"/>
        <w:bottom w:val="none" w:sz="0" w:space="0" w:color="auto"/>
        <w:right w:val="none" w:sz="0" w:space="0" w:color="auto"/>
      </w:divBdr>
    </w:div>
    <w:div w:id="1480420446">
      <w:bodyDiv w:val="1"/>
      <w:marLeft w:val="0"/>
      <w:marRight w:val="0"/>
      <w:marTop w:val="0"/>
      <w:marBottom w:val="0"/>
      <w:divBdr>
        <w:top w:val="none" w:sz="0" w:space="0" w:color="auto"/>
        <w:left w:val="none" w:sz="0" w:space="0" w:color="auto"/>
        <w:bottom w:val="none" w:sz="0" w:space="0" w:color="auto"/>
        <w:right w:val="none" w:sz="0" w:space="0" w:color="auto"/>
      </w:divBdr>
    </w:div>
    <w:div w:id="1480607936">
      <w:bodyDiv w:val="1"/>
      <w:marLeft w:val="0"/>
      <w:marRight w:val="0"/>
      <w:marTop w:val="0"/>
      <w:marBottom w:val="0"/>
      <w:divBdr>
        <w:top w:val="none" w:sz="0" w:space="0" w:color="auto"/>
        <w:left w:val="none" w:sz="0" w:space="0" w:color="auto"/>
        <w:bottom w:val="none" w:sz="0" w:space="0" w:color="auto"/>
        <w:right w:val="none" w:sz="0" w:space="0" w:color="auto"/>
      </w:divBdr>
    </w:div>
    <w:div w:id="1480684740">
      <w:bodyDiv w:val="1"/>
      <w:marLeft w:val="0"/>
      <w:marRight w:val="0"/>
      <w:marTop w:val="0"/>
      <w:marBottom w:val="0"/>
      <w:divBdr>
        <w:top w:val="none" w:sz="0" w:space="0" w:color="auto"/>
        <w:left w:val="none" w:sz="0" w:space="0" w:color="auto"/>
        <w:bottom w:val="none" w:sz="0" w:space="0" w:color="auto"/>
        <w:right w:val="none" w:sz="0" w:space="0" w:color="auto"/>
      </w:divBdr>
    </w:div>
    <w:div w:id="1480800483">
      <w:bodyDiv w:val="1"/>
      <w:marLeft w:val="0"/>
      <w:marRight w:val="0"/>
      <w:marTop w:val="0"/>
      <w:marBottom w:val="0"/>
      <w:divBdr>
        <w:top w:val="none" w:sz="0" w:space="0" w:color="auto"/>
        <w:left w:val="none" w:sz="0" w:space="0" w:color="auto"/>
        <w:bottom w:val="none" w:sz="0" w:space="0" w:color="auto"/>
        <w:right w:val="none" w:sz="0" w:space="0" w:color="auto"/>
      </w:divBdr>
    </w:div>
    <w:div w:id="1480996225">
      <w:marLeft w:val="480"/>
      <w:marRight w:val="0"/>
      <w:marTop w:val="0"/>
      <w:marBottom w:val="0"/>
      <w:divBdr>
        <w:top w:val="none" w:sz="0" w:space="0" w:color="auto"/>
        <w:left w:val="none" w:sz="0" w:space="0" w:color="auto"/>
        <w:bottom w:val="none" w:sz="0" w:space="0" w:color="auto"/>
        <w:right w:val="none" w:sz="0" w:space="0" w:color="auto"/>
      </w:divBdr>
    </w:div>
    <w:div w:id="1481967905">
      <w:bodyDiv w:val="1"/>
      <w:marLeft w:val="0"/>
      <w:marRight w:val="0"/>
      <w:marTop w:val="0"/>
      <w:marBottom w:val="0"/>
      <w:divBdr>
        <w:top w:val="none" w:sz="0" w:space="0" w:color="auto"/>
        <w:left w:val="none" w:sz="0" w:space="0" w:color="auto"/>
        <w:bottom w:val="none" w:sz="0" w:space="0" w:color="auto"/>
        <w:right w:val="none" w:sz="0" w:space="0" w:color="auto"/>
      </w:divBdr>
    </w:div>
    <w:div w:id="1484813916">
      <w:bodyDiv w:val="1"/>
      <w:marLeft w:val="0"/>
      <w:marRight w:val="0"/>
      <w:marTop w:val="0"/>
      <w:marBottom w:val="0"/>
      <w:divBdr>
        <w:top w:val="none" w:sz="0" w:space="0" w:color="auto"/>
        <w:left w:val="none" w:sz="0" w:space="0" w:color="auto"/>
        <w:bottom w:val="none" w:sz="0" w:space="0" w:color="auto"/>
        <w:right w:val="none" w:sz="0" w:space="0" w:color="auto"/>
      </w:divBdr>
    </w:div>
    <w:div w:id="1485197461">
      <w:bodyDiv w:val="1"/>
      <w:marLeft w:val="0"/>
      <w:marRight w:val="0"/>
      <w:marTop w:val="0"/>
      <w:marBottom w:val="0"/>
      <w:divBdr>
        <w:top w:val="none" w:sz="0" w:space="0" w:color="auto"/>
        <w:left w:val="none" w:sz="0" w:space="0" w:color="auto"/>
        <w:bottom w:val="none" w:sz="0" w:space="0" w:color="auto"/>
        <w:right w:val="none" w:sz="0" w:space="0" w:color="auto"/>
      </w:divBdr>
    </w:div>
    <w:div w:id="1486360516">
      <w:bodyDiv w:val="1"/>
      <w:marLeft w:val="0"/>
      <w:marRight w:val="0"/>
      <w:marTop w:val="0"/>
      <w:marBottom w:val="0"/>
      <w:divBdr>
        <w:top w:val="none" w:sz="0" w:space="0" w:color="auto"/>
        <w:left w:val="none" w:sz="0" w:space="0" w:color="auto"/>
        <w:bottom w:val="none" w:sz="0" w:space="0" w:color="auto"/>
        <w:right w:val="none" w:sz="0" w:space="0" w:color="auto"/>
      </w:divBdr>
    </w:div>
    <w:div w:id="1486361789">
      <w:bodyDiv w:val="1"/>
      <w:marLeft w:val="0"/>
      <w:marRight w:val="0"/>
      <w:marTop w:val="0"/>
      <w:marBottom w:val="0"/>
      <w:divBdr>
        <w:top w:val="none" w:sz="0" w:space="0" w:color="auto"/>
        <w:left w:val="none" w:sz="0" w:space="0" w:color="auto"/>
        <w:bottom w:val="none" w:sz="0" w:space="0" w:color="auto"/>
        <w:right w:val="none" w:sz="0" w:space="0" w:color="auto"/>
      </w:divBdr>
    </w:div>
    <w:div w:id="1487237944">
      <w:bodyDiv w:val="1"/>
      <w:marLeft w:val="0"/>
      <w:marRight w:val="0"/>
      <w:marTop w:val="0"/>
      <w:marBottom w:val="0"/>
      <w:divBdr>
        <w:top w:val="none" w:sz="0" w:space="0" w:color="auto"/>
        <w:left w:val="none" w:sz="0" w:space="0" w:color="auto"/>
        <w:bottom w:val="none" w:sz="0" w:space="0" w:color="auto"/>
        <w:right w:val="none" w:sz="0" w:space="0" w:color="auto"/>
      </w:divBdr>
    </w:div>
    <w:div w:id="1487816000">
      <w:marLeft w:val="480"/>
      <w:marRight w:val="0"/>
      <w:marTop w:val="0"/>
      <w:marBottom w:val="0"/>
      <w:divBdr>
        <w:top w:val="none" w:sz="0" w:space="0" w:color="auto"/>
        <w:left w:val="none" w:sz="0" w:space="0" w:color="auto"/>
        <w:bottom w:val="none" w:sz="0" w:space="0" w:color="auto"/>
        <w:right w:val="none" w:sz="0" w:space="0" w:color="auto"/>
      </w:divBdr>
    </w:div>
    <w:div w:id="1488352627">
      <w:bodyDiv w:val="1"/>
      <w:marLeft w:val="0"/>
      <w:marRight w:val="0"/>
      <w:marTop w:val="0"/>
      <w:marBottom w:val="0"/>
      <w:divBdr>
        <w:top w:val="none" w:sz="0" w:space="0" w:color="auto"/>
        <w:left w:val="none" w:sz="0" w:space="0" w:color="auto"/>
        <w:bottom w:val="none" w:sz="0" w:space="0" w:color="auto"/>
        <w:right w:val="none" w:sz="0" w:space="0" w:color="auto"/>
      </w:divBdr>
    </w:div>
    <w:div w:id="1488395595">
      <w:bodyDiv w:val="1"/>
      <w:marLeft w:val="0"/>
      <w:marRight w:val="0"/>
      <w:marTop w:val="0"/>
      <w:marBottom w:val="0"/>
      <w:divBdr>
        <w:top w:val="none" w:sz="0" w:space="0" w:color="auto"/>
        <w:left w:val="none" w:sz="0" w:space="0" w:color="auto"/>
        <w:bottom w:val="none" w:sz="0" w:space="0" w:color="auto"/>
        <w:right w:val="none" w:sz="0" w:space="0" w:color="auto"/>
      </w:divBdr>
    </w:div>
    <w:div w:id="1488549874">
      <w:bodyDiv w:val="1"/>
      <w:marLeft w:val="0"/>
      <w:marRight w:val="0"/>
      <w:marTop w:val="0"/>
      <w:marBottom w:val="0"/>
      <w:divBdr>
        <w:top w:val="none" w:sz="0" w:space="0" w:color="auto"/>
        <w:left w:val="none" w:sz="0" w:space="0" w:color="auto"/>
        <w:bottom w:val="none" w:sz="0" w:space="0" w:color="auto"/>
        <w:right w:val="none" w:sz="0" w:space="0" w:color="auto"/>
      </w:divBdr>
    </w:div>
    <w:div w:id="1488859222">
      <w:bodyDiv w:val="1"/>
      <w:marLeft w:val="0"/>
      <w:marRight w:val="0"/>
      <w:marTop w:val="0"/>
      <w:marBottom w:val="0"/>
      <w:divBdr>
        <w:top w:val="none" w:sz="0" w:space="0" w:color="auto"/>
        <w:left w:val="none" w:sz="0" w:space="0" w:color="auto"/>
        <w:bottom w:val="none" w:sz="0" w:space="0" w:color="auto"/>
        <w:right w:val="none" w:sz="0" w:space="0" w:color="auto"/>
      </w:divBdr>
    </w:div>
    <w:div w:id="1490291813">
      <w:bodyDiv w:val="1"/>
      <w:marLeft w:val="0"/>
      <w:marRight w:val="0"/>
      <w:marTop w:val="0"/>
      <w:marBottom w:val="0"/>
      <w:divBdr>
        <w:top w:val="none" w:sz="0" w:space="0" w:color="auto"/>
        <w:left w:val="none" w:sz="0" w:space="0" w:color="auto"/>
        <w:bottom w:val="none" w:sz="0" w:space="0" w:color="auto"/>
        <w:right w:val="none" w:sz="0" w:space="0" w:color="auto"/>
      </w:divBdr>
    </w:div>
    <w:div w:id="1490318714">
      <w:bodyDiv w:val="1"/>
      <w:marLeft w:val="0"/>
      <w:marRight w:val="0"/>
      <w:marTop w:val="0"/>
      <w:marBottom w:val="0"/>
      <w:divBdr>
        <w:top w:val="none" w:sz="0" w:space="0" w:color="auto"/>
        <w:left w:val="none" w:sz="0" w:space="0" w:color="auto"/>
        <w:bottom w:val="none" w:sz="0" w:space="0" w:color="auto"/>
        <w:right w:val="none" w:sz="0" w:space="0" w:color="auto"/>
      </w:divBdr>
    </w:div>
    <w:div w:id="1490975266">
      <w:bodyDiv w:val="1"/>
      <w:marLeft w:val="0"/>
      <w:marRight w:val="0"/>
      <w:marTop w:val="0"/>
      <w:marBottom w:val="0"/>
      <w:divBdr>
        <w:top w:val="none" w:sz="0" w:space="0" w:color="auto"/>
        <w:left w:val="none" w:sz="0" w:space="0" w:color="auto"/>
        <w:bottom w:val="none" w:sz="0" w:space="0" w:color="auto"/>
        <w:right w:val="none" w:sz="0" w:space="0" w:color="auto"/>
      </w:divBdr>
    </w:div>
    <w:div w:id="1491479475">
      <w:bodyDiv w:val="1"/>
      <w:marLeft w:val="0"/>
      <w:marRight w:val="0"/>
      <w:marTop w:val="0"/>
      <w:marBottom w:val="0"/>
      <w:divBdr>
        <w:top w:val="none" w:sz="0" w:space="0" w:color="auto"/>
        <w:left w:val="none" w:sz="0" w:space="0" w:color="auto"/>
        <w:bottom w:val="none" w:sz="0" w:space="0" w:color="auto"/>
        <w:right w:val="none" w:sz="0" w:space="0" w:color="auto"/>
      </w:divBdr>
    </w:div>
    <w:div w:id="1492791698">
      <w:bodyDiv w:val="1"/>
      <w:marLeft w:val="0"/>
      <w:marRight w:val="0"/>
      <w:marTop w:val="0"/>
      <w:marBottom w:val="0"/>
      <w:divBdr>
        <w:top w:val="none" w:sz="0" w:space="0" w:color="auto"/>
        <w:left w:val="none" w:sz="0" w:space="0" w:color="auto"/>
        <w:bottom w:val="none" w:sz="0" w:space="0" w:color="auto"/>
        <w:right w:val="none" w:sz="0" w:space="0" w:color="auto"/>
      </w:divBdr>
    </w:div>
    <w:div w:id="1492942679">
      <w:bodyDiv w:val="1"/>
      <w:marLeft w:val="0"/>
      <w:marRight w:val="0"/>
      <w:marTop w:val="0"/>
      <w:marBottom w:val="0"/>
      <w:divBdr>
        <w:top w:val="none" w:sz="0" w:space="0" w:color="auto"/>
        <w:left w:val="none" w:sz="0" w:space="0" w:color="auto"/>
        <w:bottom w:val="none" w:sz="0" w:space="0" w:color="auto"/>
        <w:right w:val="none" w:sz="0" w:space="0" w:color="auto"/>
      </w:divBdr>
    </w:div>
    <w:div w:id="1494107730">
      <w:marLeft w:val="480"/>
      <w:marRight w:val="0"/>
      <w:marTop w:val="0"/>
      <w:marBottom w:val="0"/>
      <w:divBdr>
        <w:top w:val="none" w:sz="0" w:space="0" w:color="auto"/>
        <w:left w:val="none" w:sz="0" w:space="0" w:color="auto"/>
        <w:bottom w:val="none" w:sz="0" w:space="0" w:color="auto"/>
        <w:right w:val="none" w:sz="0" w:space="0" w:color="auto"/>
      </w:divBdr>
    </w:div>
    <w:div w:id="1496610451">
      <w:bodyDiv w:val="1"/>
      <w:marLeft w:val="0"/>
      <w:marRight w:val="0"/>
      <w:marTop w:val="0"/>
      <w:marBottom w:val="0"/>
      <w:divBdr>
        <w:top w:val="none" w:sz="0" w:space="0" w:color="auto"/>
        <w:left w:val="none" w:sz="0" w:space="0" w:color="auto"/>
        <w:bottom w:val="none" w:sz="0" w:space="0" w:color="auto"/>
        <w:right w:val="none" w:sz="0" w:space="0" w:color="auto"/>
      </w:divBdr>
    </w:div>
    <w:div w:id="1497108900">
      <w:bodyDiv w:val="1"/>
      <w:marLeft w:val="0"/>
      <w:marRight w:val="0"/>
      <w:marTop w:val="0"/>
      <w:marBottom w:val="0"/>
      <w:divBdr>
        <w:top w:val="none" w:sz="0" w:space="0" w:color="auto"/>
        <w:left w:val="none" w:sz="0" w:space="0" w:color="auto"/>
        <w:bottom w:val="none" w:sz="0" w:space="0" w:color="auto"/>
        <w:right w:val="none" w:sz="0" w:space="0" w:color="auto"/>
      </w:divBdr>
    </w:div>
    <w:div w:id="1497570200">
      <w:bodyDiv w:val="1"/>
      <w:marLeft w:val="0"/>
      <w:marRight w:val="0"/>
      <w:marTop w:val="0"/>
      <w:marBottom w:val="0"/>
      <w:divBdr>
        <w:top w:val="none" w:sz="0" w:space="0" w:color="auto"/>
        <w:left w:val="none" w:sz="0" w:space="0" w:color="auto"/>
        <w:bottom w:val="none" w:sz="0" w:space="0" w:color="auto"/>
        <w:right w:val="none" w:sz="0" w:space="0" w:color="auto"/>
      </w:divBdr>
    </w:div>
    <w:div w:id="1497845772">
      <w:bodyDiv w:val="1"/>
      <w:marLeft w:val="0"/>
      <w:marRight w:val="0"/>
      <w:marTop w:val="0"/>
      <w:marBottom w:val="0"/>
      <w:divBdr>
        <w:top w:val="none" w:sz="0" w:space="0" w:color="auto"/>
        <w:left w:val="none" w:sz="0" w:space="0" w:color="auto"/>
        <w:bottom w:val="none" w:sz="0" w:space="0" w:color="auto"/>
        <w:right w:val="none" w:sz="0" w:space="0" w:color="auto"/>
      </w:divBdr>
    </w:div>
    <w:div w:id="1498613684">
      <w:bodyDiv w:val="1"/>
      <w:marLeft w:val="0"/>
      <w:marRight w:val="0"/>
      <w:marTop w:val="0"/>
      <w:marBottom w:val="0"/>
      <w:divBdr>
        <w:top w:val="none" w:sz="0" w:space="0" w:color="auto"/>
        <w:left w:val="none" w:sz="0" w:space="0" w:color="auto"/>
        <w:bottom w:val="none" w:sz="0" w:space="0" w:color="auto"/>
        <w:right w:val="none" w:sz="0" w:space="0" w:color="auto"/>
      </w:divBdr>
    </w:div>
    <w:div w:id="1498813011">
      <w:bodyDiv w:val="1"/>
      <w:marLeft w:val="0"/>
      <w:marRight w:val="0"/>
      <w:marTop w:val="0"/>
      <w:marBottom w:val="0"/>
      <w:divBdr>
        <w:top w:val="none" w:sz="0" w:space="0" w:color="auto"/>
        <w:left w:val="none" w:sz="0" w:space="0" w:color="auto"/>
        <w:bottom w:val="none" w:sz="0" w:space="0" w:color="auto"/>
        <w:right w:val="none" w:sz="0" w:space="0" w:color="auto"/>
      </w:divBdr>
    </w:div>
    <w:div w:id="1499731349">
      <w:bodyDiv w:val="1"/>
      <w:marLeft w:val="0"/>
      <w:marRight w:val="0"/>
      <w:marTop w:val="0"/>
      <w:marBottom w:val="0"/>
      <w:divBdr>
        <w:top w:val="none" w:sz="0" w:space="0" w:color="auto"/>
        <w:left w:val="none" w:sz="0" w:space="0" w:color="auto"/>
        <w:bottom w:val="none" w:sz="0" w:space="0" w:color="auto"/>
        <w:right w:val="none" w:sz="0" w:space="0" w:color="auto"/>
      </w:divBdr>
    </w:div>
    <w:div w:id="1500538860">
      <w:bodyDiv w:val="1"/>
      <w:marLeft w:val="0"/>
      <w:marRight w:val="0"/>
      <w:marTop w:val="0"/>
      <w:marBottom w:val="0"/>
      <w:divBdr>
        <w:top w:val="none" w:sz="0" w:space="0" w:color="auto"/>
        <w:left w:val="none" w:sz="0" w:space="0" w:color="auto"/>
        <w:bottom w:val="none" w:sz="0" w:space="0" w:color="auto"/>
        <w:right w:val="none" w:sz="0" w:space="0" w:color="auto"/>
      </w:divBdr>
    </w:div>
    <w:div w:id="1500543092">
      <w:bodyDiv w:val="1"/>
      <w:marLeft w:val="0"/>
      <w:marRight w:val="0"/>
      <w:marTop w:val="0"/>
      <w:marBottom w:val="0"/>
      <w:divBdr>
        <w:top w:val="none" w:sz="0" w:space="0" w:color="auto"/>
        <w:left w:val="none" w:sz="0" w:space="0" w:color="auto"/>
        <w:bottom w:val="none" w:sz="0" w:space="0" w:color="auto"/>
        <w:right w:val="none" w:sz="0" w:space="0" w:color="auto"/>
      </w:divBdr>
    </w:div>
    <w:div w:id="1500927992">
      <w:bodyDiv w:val="1"/>
      <w:marLeft w:val="0"/>
      <w:marRight w:val="0"/>
      <w:marTop w:val="0"/>
      <w:marBottom w:val="0"/>
      <w:divBdr>
        <w:top w:val="none" w:sz="0" w:space="0" w:color="auto"/>
        <w:left w:val="none" w:sz="0" w:space="0" w:color="auto"/>
        <w:bottom w:val="none" w:sz="0" w:space="0" w:color="auto"/>
        <w:right w:val="none" w:sz="0" w:space="0" w:color="auto"/>
      </w:divBdr>
    </w:div>
    <w:div w:id="1500928180">
      <w:bodyDiv w:val="1"/>
      <w:marLeft w:val="0"/>
      <w:marRight w:val="0"/>
      <w:marTop w:val="0"/>
      <w:marBottom w:val="0"/>
      <w:divBdr>
        <w:top w:val="none" w:sz="0" w:space="0" w:color="auto"/>
        <w:left w:val="none" w:sz="0" w:space="0" w:color="auto"/>
        <w:bottom w:val="none" w:sz="0" w:space="0" w:color="auto"/>
        <w:right w:val="none" w:sz="0" w:space="0" w:color="auto"/>
      </w:divBdr>
    </w:div>
    <w:div w:id="1501458665">
      <w:bodyDiv w:val="1"/>
      <w:marLeft w:val="0"/>
      <w:marRight w:val="0"/>
      <w:marTop w:val="0"/>
      <w:marBottom w:val="0"/>
      <w:divBdr>
        <w:top w:val="none" w:sz="0" w:space="0" w:color="auto"/>
        <w:left w:val="none" w:sz="0" w:space="0" w:color="auto"/>
        <w:bottom w:val="none" w:sz="0" w:space="0" w:color="auto"/>
        <w:right w:val="none" w:sz="0" w:space="0" w:color="auto"/>
      </w:divBdr>
    </w:div>
    <w:div w:id="1501576277">
      <w:marLeft w:val="480"/>
      <w:marRight w:val="0"/>
      <w:marTop w:val="0"/>
      <w:marBottom w:val="0"/>
      <w:divBdr>
        <w:top w:val="none" w:sz="0" w:space="0" w:color="auto"/>
        <w:left w:val="none" w:sz="0" w:space="0" w:color="auto"/>
        <w:bottom w:val="none" w:sz="0" w:space="0" w:color="auto"/>
        <w:right w:val="none" w:sz="0" w:space="0" w:color="auto"/>
      </w:divBdr>
    </w:div>
    <w:div w:id="1501576730">
      <w:marLeft w:val="0"/>
      <w:marRight w:val="0"/>
      <w:marTop w:val="0"/>
      <w:marBottom w:val="0"/>
      <w:divBdr>
        <w:top w:val="none" w:sz="0" w:space="0" w:color="auto"/>
        <w:left w:val="none" w:sz="0" w:space="0" w:color="auto"/>
        <w:bottom w:val="none" w:sz="0" w:space="0" w:color="auto"/>
        <w:right w:val="none" w:sz="0" w:space="0" w:color="auto"/>
      </w:divBdr>
    </w:div>
    <w:div w:id="1501700547">
      <w:bodyDiv w:val="1"/>
      <w:marLeft w:val="0"/>
      <w:marRight w:val="0"/>
      <w:marTop w:val="0"/>
      <w:marBottom w:val="0"/>
      <w:divBdr>
        <w:top w:val="none" w:sz="0" w:space="0" w:color="auto"/>
        <w:left w:val="none" w:sz="0" w:space="0" w:color="auto"/>
        <w:bottom w:val="none" w:sz="0" w:space="0" w:color="auto"/>
        <w:right w:val="none" w:sz="0" w:space="0" w:color="auto"/>
      </w:divBdr>
    </w:div>
    <w:div w:id="1501772936">
      <w:bodyDiv w:val="1"/>
      <w:marLeft w:val="0"/>
      <w:marRight w:val="0"/>
      <w:marTop w:val="0"/>
      <w:marBottom w:val="0"/>
      <w:divBdr>
        <w:top w:val="none" w:sz="0" w:space="0" w:color="auto"/>
        <w:left w:val="none" w:sz="0" w:space="0" w:color="auto"/>
        <w:bottom w:val="none" w:sz="0" w:space="0" w:color="auto"/>
        <w:right w:val="none" w:sz="0" w:space="0" w:color="auto"/>
      </w:divBdr>
    </w:div>
    <w:div w:id="1502811083">
      <w:bodyDiv w:val="1"/>
      <w:marLeft w:val="0"/>
      <w:marRight w:val="0"/>
      <w:marTop w:val="0"/>
      <w:marBottom w:val="0"/>
      <w:divBdr>
        <w:top w:val="none" w:sz="0" w:space="0" w:color="auto"/>
        <w:left w:val="none" w:sz="0" w:space="0" w:color="auto"/>
        <w:bottom w:val="none" w:sz="0" w:space="0" w:color="auto"/>
        <w:right w:val="none" w:sz="0" w:space="0" w:color="auto"/>
      </w:divBdr>
    </w:div>
    <w:div w:id="1503012237">
      <w:bodyDiv w:val="1"/>
      <w:marLeft w:val="0"/>
      <w:marRight w:val="0"/>
      <w:marTop w:val="0"/>
      <w:marBottom w:val="0"/>
      <w:divBdr>
        <w:top w:val="none" w:sz="0" w:space="0" w:color="auto"/>
        <w:left w:val="none" w:sz="0" w:space="0" w:color="auto"/>
        <w:bottom w:val="none" w:sz="0" w:space="0" w:color="auto"/>
        <w:right w:val="none" w:sz="0" w:space="0" w:color="auto"/>
      </w:divBdr>
    </w:div>
    <w:div w:id="1503155692">
      <w:bodyDiv w:val="1"/>
      <w:marLeft w:val="0"/>
      <w:marRight w:val="0"/>
      <w:marTop w:val="0"/>
      <w:marBottom w:val="0"/>
      <w:divBdr>
        <w:top w:val="none" w:sz="0" w:space="0" w:color="auto"/>
        <w:left w:val="none" w:sz="0" w:space="0" w:color="auto"/>
        <w:bottom w:val="none" w:sz="0" w:space="0" w:color="auto"/>
        <w:right w:val="none" w:sz="0" w:space="0" w:color="auto"/>
      </w:divBdr>
    </w:div>
    <w:div w:id="1503425522">
      <w:bodyDiv w:val="1"/>
      <w:marLeft w:val="0"/>
      <w:marRight w:val="0"/>
      <w:marTop w:val="0"/>
      <w:marBottom w:val="0"/>
      <w:divBdr>
        <w:top w:val="none" w:sz="0" w:space="0" w:color="auto"/>
        <w:left w:val="none" w:sz="0" w:space="0" w:color="auto"/>
        <w:bottom w:val="none" w:sz="0" w:space="0" w:color="auto"/>
        <w:right w:val="none" w:sz="0" w:space="0" w:color="auto"/>
      </w:divBdr>
    </w:div>
    <w:div w:id="1503818416">
      <w:bodyDiv w:val="1"/>
      <w:marLeft w:val="0"/>
      <w:marRight w:val="0"/>
      <w:marTop w:val="0"/>
      <w:marBottom w:val="0"/>
      <w:divBdr>
        <w:top w:val="none" w:sz="0" w:space="0" w:color="auto"/>
        <w:left w:val="none" w:sz="0" w:space="0" w:color="auto"/>
        <w:bottom w:val="none" w:sz="0" w:space="0" w:color="auto"/>
        <w:right w:val="none" w:sz="0" w:space="0" w:color="auto"/>
      </w:divBdr>
    </w:div>
    <w:div w:id="1504660993">
      <w:bodyDiv w:val="1"/>
      <w:marLeft w:val="0"/>
      <w:marRight w:val="0"/>
      <w:marTop w:val="0"/>
      <w:marBottom w:val="0"/>
      <w:divBdr>
        <w:top w:val="none" w:sz="0" w:space="0" w:color="auto"/>
        <w:left w:val="none" w:sz="0" w:space="0" w:color="auto"/>
        <w:bottom w:val="none" w:sz="0" w:space="0" w:color="auto"/>
        <w:right w:val="none" w:sz="0" w:space="0" w:color="auto"/>
      </w:divBdr>
    </w:div>
    <w:div w:id="1504782294">
      <w:bodyDiv w:val="1"/>
      <w:marLeft w:val="0"/>
      <w:marRight w:val="0"/>
      <w:marTop w:val="0"/>
      <w:marBottom w:val="0"/>
      <w:divBdr>
        <w:top w:val="none" w:sz="0" w:space="0" w:color="auto"/>
        <w:left w:val="none" w:sz="0" w:space="0" w:color="auto"/>
        <w:bottom w:val="none" w:sz="0" w:space="0" w:color="auto"/>
        <w:right w:val="none" w:sz="0" w:space="0" w:color="auto"/>
      </w:divBdr>
    </w:div>
    <w:div w:id="1505392026">
      <w:bodyDiv w:val="1"/>
      <w:marLeft w:val="0"/>
      <w:marRight w:val="0"/>
      <w:marTop w:val="0"/>
      <w:marBottom w:val="0"/>
      <w:divBdr>
        <w:top w:val="none" w:sz="0" w:space="0" w:color="auto"/>
        <w:left w:val="none" w:sz="0" w:space="0" w:color="auto"/>
        <w:bottom w:val="none" w:sz="0" w:space="0" w:color="auto"/>
        <w:right w:val="none" w:sz="0" w:space="0" w:color="auto"/>
      </w:divBdr>
    </w:div>
    <w:div w:id="1505978845">
      <w:bodyDiv w:val="1"/>
      <w:marLeft w:val="0"/>
      <w:marRight w:val="0"/>
      <w:marTop w:val="0"/>
      <w:marBottom w:val="0"/>
      <w:divBdr>
        <w:top w:val="none" w:sz="0" w:space="0" w:color="auto"/>
        <w:left w:val="none" w:sz="0" w:space="0" w:color="auto"/>
        <w:bottom w:val="none" w:sz="0" w:space="0" w:color="auto"/>
        <w:right w:val="none" w:sz="0" w:space="0" w:color="auto"/>
      </w:divBdr>
    </w:div>
    <w:div w:id="1506165300">
      <w:marLeft w:val="480"/>
      <w:marRight w:val="0"/>
      <w:marTop w:val="0"/>
      <w:marBottom w:val="0"/>
      <w:divBdr>
        <w:top w:val="none" w:sz="0" w:space="0" w:color="auto"/>
        <w:left w:val="none" w:sz="0" w:space="0" w:color="auto"/>
        <w:bottom w:val="none" w:sz="0" w:space="0" w:color="auto"/>
        <w:right w:val="none" w:sz="0" w:space="0" w:color="auto"/>
      </w:divBdr>
    </w:div>
    <w:div w:id="1506245575">
      <w:bodyDiv w:val="1"/>
      <w:marLeft w:val="0"/>
      <w:marRight w:val="0"/>
      <w:marTop w:val="0"/>
      <w:marBottom w:val="0"/>
      <w:divBdr>
        <w:top w:val="none" w:sz="0" w:space="0" w:color="auto"/>
        <w:left w:val="none" w:sz="0" w:space="0" w:color="auto"/>
        <w:bottom w:val="none" w:sz="0" w:space="0" w:color="auto"/>
        <w:right w:val="none" w:sz="0" w:space="0" w:color="auto"/>
      </w:divBdr>
    </w:div>
    <w:div w:id="1506479883">
      <w:bodyDiv w:val="1"/>
      <w:marLeft w:val="0"/>
      <w:marRight w:val="0"/>
      <w:marTop w:val="0"/>
      <w:marBottom w:val="0"/>
      <w:divBdr>
        <w:top w:val="none" w:sz="0" w:space="0" w:color="auto"/>
        <w:left w:val="none" w:sz="0" w:space="0" w:color="auto"/>
        <w:bottom w:val="none" w:sz="0" w:space="0" w:color="auto"/>
        <w:right w:val="none" w:sz="0" w:space="0" w:color="auto"/>
      </w:divBdr>
    </w:div>
    <w:div w:id="1508474860">
      <w:bodyDiv w:val="1"/>
      <w:marLeft w:val="0"/>
      <w:marRight w:val="0"/>
      <w:marTop w:val="0"/>
      <w:marBottom w:val="0"/>
      <w:divBdr>
        <w:top w:val="none" w:sz="0" w:space="0" w:color="auto"/>
        <w:left w:val="none" w:sz="0" w:space="0" w:color="auto"/>
        <w:bottom w:val="none" w:sz="0" w:space="0" w:color="auto"/>
        <w:right w:val="none" w:sz="0" w:space="0" w:color="auto"/>
      </w:divBdr>
    </w:div>
    <w:div w:id="1509249233">
      <w:bodyDiv w:val="1"/>
      <w:marLeft w:val="0"/>
      <w:marRight w:val="0"/>
      <w:marTop w:val="0"/>
      <w:marBottom w:val="0"/>
      <w:divBdr>
        <w:top w:val="none" w:sz="0" w:space="0" w:color="auto"/>
        <w:left w:val="none" w:sz="0" w:space="0" w:color="auto"/>
        <w:bottom w:val="none" w:sz="0" w:space="0" w:color="auto"/>
        <w:right w:val="none" w:sz="0" w:space="0" w:color="auto"/>
      </w:divBdr>
    </w:div>
    <w:div w:id="1510833275">
      <w:bodyDiv w:val="1"/>
      <w:marLeft w:val="0"/>
      <w:marRight w:val="0"/>
      <w:marTop w:val="0"/>
      <w:marBottom w:val="0"/>
      <w:divBdr>
        <w:top w:val="none" w:sz="0" w:space="0" w:color="auto"/>
        <w:left w:val="none" w:sz="0" w:space="0" w:color="auto"/>
        <w:bottom w:val="none" w:sz="0" w:space="0" w:color="auto"/>
        <w:right w:val="none" w:sz="0" w:space="0" w:color="auto"/>
      </w:divBdr>
    </w:div>
    <w:div w:id="1511795482">
      <w:bodyDiv w:val="1"/>
      <w:marLeft w:val="0"/>
      <w:marRight w:val="0"/>
      <w:marTop w:val="0"/>
      <w:marBottom w:val="0"/>
      <w:divBdr>
        <w:top w:val="none" w:sz="0" w:space="0" w:color="auto"/>
        <w:left w:val="none" w:sz="0" w:space="0" w:color="auto"/>
        <w:bottom w:val="none" w:sz="0" w:space="0" w:color="auto"/>
        <w:right w:val="none" w:sz="0" w:space="0" w:color="auto"/>
      </w:divBdr>
    </w:div>
    <w:div w:id="1512522720">
      <w:bodyDiv w:val="1"/>
      <w:marLeft w:val="0"/>
      <w:marRight w:val="0"/>
      <w:marTop w:val="0"/>
      <w:marBottom w:val="0"/>
      <w:divBdr>
        <w:top w:val="none" w:sz="0" w:space="0" w:color="auto"/>
        <w:left w:val="none" w:sz="0" w:space="0" w:color="auto"/>
        <w:bottom w:val="none" w:sz="0" w:space="0" w:color="auto"/>
        <w:right w:val="none" w:sz="0" w:space="0" w:color="auto"/>
      </w:divBdr>
    </w:div>
    <w:div w:id="1513104149">
      <w:bodyDiv w:val="1"/>
      <w:marLeft w:val="0"/>
      <w:marRight w:val="0"/>
      <w:marTop w:val="0"/>
      <w:marBottom w:val="0"/>
      <w:divBdr>
        <w:top w:val="none" w:sz="0" w:space="0" w:color="auto"/>
        <w:left w:val="none" w:sz="0" w:space="0" w:color="auto"/>
        <w:bottom w:val="none" w:sz="0" w:space="0" w:color="auto"/>
        <w:right w:val="none" w:sz="0" w:space="0" w:color="auto"/>
      </w:divBdr>
    </w:div>
    <w:div w:id="1513496530">
      <w:bodyDiv w:val="1"/>
      <w:marLeft w:val="0"/>
      <w:marRight w:val="0"/>
      <w:marTop w:val="0"/>
      <w:marBottom w:val="0"/>
      <w:divBdr>
        <w:top w:val="none" w:sz="0" w:space="0" w:color="auto"/>
        <w:left w:val="none" w:sz="0" w:space="0" w:color="auto"/>
        <w:bottom w:val="none" w:sz="0" w:space="0" w:color="auto"/>
        <w:right w:val="none" w:sz="0" w:space="0" w:color="auto"/>
      </w:divBdr>
    </w:div>
    <w:div w:id="1513952097">
      <w:bodyDiv w:val="1"/>
      <w:marLeft w:val="0"/>
      <w:marRight w:val="0"/>
      <w:marTop w:val="0"/>
      <w:marBottom w:val="0"/>
      <w:divBdr>
        <w:top w:val="none" w:sz="0" w:space="0" w:color="auto"/>
        <w:left w:val="none" w:sz="0" w:space="0" w:color="auto"/>
        <w:bottom w:val="none" w:sz="0" w:space="0" w:color="auto"/>
        <w:right w:val="none" w:sz="0" w:space="0" w:color="auto"/>
      </w:divBdr>
    </w:div>
    <w:div w:id="1514412344">
      <w:bodyDiv w:val="1"/>
      <w:marLeft w:val="0"/>
      <w:marRight w:val="0"/>
      <w:marTop w:val="0"/>
      <w:marBottom w:val="0"/>
      <w:divBdr>
        <w:top w:val="none" w:sz="0" w:space="0" w:color="auto"/>
        <w:left w:val="none" w:sz="0" w:space="0" w:color="auto"/>
        <w:bottom w:val="none" w:sz="0" w:space="0" w:color="auto"/>
        <w:right w:val="none" w:sz="0" w:space="0" w:color="auto"/>
      </w:divBdr>
    </w:div>
    <w:div w:id="1514495629">
      <w:bodyDiv w:val="1"/>
      <w:marLeft w:val="0"/>
      <w:marRight w:val="0"/>
      <w:marTop w:val="0"/>
      <w:marBottom w:val="0"/>
      <w:divBdr>
        <w:top w:val="none" w:sz="0" w:space="0" w:color="auto"/>
        <w:left w:val="none" w:sz="0" w:space="0" w:color="auto"/>
        <w:bottom w:val="none" w:sz="0" w:space="0" w:color="auto"/>
        <w:right w:val="none" w:sz="0" w:space="0" w:color="auto"/>
      </w:divBdr>
    </w:div>
    <w:div w:id="1514801054">
      <w:bodyDiv w:val="1"/>
      <w:marLeft w:val="0"/>
      <w:marRight w:val="0"/>
      <w:marTop w:val="0"/>
      <w:marBottom w:val="0"/>
      <w:divBdr>
        <w:top w:val="none" w:sz="0" w:space="0" w:color="auto"/>
        <w:left w:val="none" w:sz="0" w:space="0" w:color="auto"/>
        <w:bottom w:val="none" w:sz="0" w:space="0" w:color="auto"/>
        <w:right w:val="none" w:sz="0" w:space="0" w:color="auto"/>
      </w:divBdr>
    </w:div>
    <w:div w:id="1515152379">
      <w:bodyDiv w:val="1"/>
      <w:marLeft w:val="0"/>
      <w:marRight w:val="0"/>
      <w:marTop w:val="0"/>
      <w:marBottom w:val="0"/>
      <w:divBdr>
        <w:top w:val="none" w:sz="0" w:space="0" w:color="auto"/>
        <w:left w:val="none" w:sz="0" w:space="0" w:color="auto"/>
        <w:bottom w:val="none" w:sz="0" w:space="0" w:color="auto"/>
        <w:right w:val="none" w:sz="0" w:space="0" w:color="auto"/>
      </w:divBdr>
    </w:div>
    <w:div w:id="1515924648">
      <w:bodyDiv w:val="1"/>
      <w:marLeft w:val="0"/>
      <w:marRight w:val="0"/>
      <w:marTop w:val="0"/>
      <w:marBottom w:val="0"/>
      <w:divBdr>
        <w:top w:val="none" w:sz="0" w:space="0" w:color="auto"/>
        <w:left w:val="none" w:sz="0" w:space="0" w:color="auto"/>
        <w:bottom w:val="none" w:sz="0" w:space="0" w:color="auto"/>
        <w:right w:val="none" w:sz="0" w:space="0" w:color="auto"/>
      </w:divBdr>
    </w:div>
    <w:div w:id="1516336391">
      <w:bodyDiv w:val="1"/>
      <w:marLeft w:val="0"/>
      <w:marRight w:val="0"/>
      <w:marTop w:val="0"/>
      <w:marBottom w:val="0"/>
      <w:divBdr>
        <w:top w:val="none" w:sz="0" w:space="0" w:color="auto"/>
        <w:left w:val="none" w:sz="0" w:space="0" w:color="auto"/>
        <w:bottom w:val="none" w:sz="0" w:space="0" w:color="auto"/>
        <w:right w:val="none" w:sz="0" w:space="0" w:color="auto"/>
      </w:divBdr>
    </w:div>
    <w:div w:id="1516339169">
      <w:bodyDiv w:val="1"/>
      <w:marLeft w:val="0"/>
      <w:marRight w:val="0"/>
      <w:marTop w:val="0"/>
      <w:marBottom w:val="0"/>
      <w:divBdr>
        <w:top w:val="none" w:sz="0" w:space="0" w:color="auto"/>
        <w:left w:val="none" w:sz="0" w:space="0" w:color="auto"/>
        <w:bottom w:val="none" w:sz="0" w:space="0" w:color="auto"/>
        <w:right w:val="none" w:sz="0" w:space="0" w:color="auto"/>
      </w:divBdr>
    </w:div>
    <w:div w:id="1516385355">
      <w:bodyDiv w:val="1"/>
      <w:marLeft w:val="0"/>
      <w:marRight w:val="0"/>
      <w:marTop w:val="0"/>
      <w:marBottom w:val="0"/>
      <w:divBdr>
        <w:top w:val="none" w:sz="0" w:space="0" w:color="auto"/>
        <w:left w:val="none" w:sz="0" w:space="0" w:color="auto"/>
        <w:bottom w:val="none" w:sz="0" w:space="0" w:color="auto"/>
        <w:right w:val="none" w:sz="0" w:space="0" w:color="auto"/>
      </w:divBdr>
    </w:div>
    <w:div w:id="1516454722">
      <w:bodyDiv w:val="1"/>
      <w:marLeft w:val="0"/>
      <w:marRight w:val="0"/>
      <w:marTop w:val="0"/>
      <w:marBottom w:val="0"/>
      <w:divBdr>
        <w:top w:val="none" w:sz="0" w:space="0" w:color="auto"/>
        <w:left w:val="none" w:sz="0" w:space="0" w:color="auto"/>
        <w:bottom w:val="none" w:sz="0" w:space="0" w:color="auto"/>
        <w:right w:val="none" w:sz="0" w:space="0" w:color="auto"/>
      </w:divBdr>
    </w:div>
    <w:div w:id="1518739129">
      <w:bodyDiv w:val="1"/>
      <w:marLeft w:val="0"/>
      <w:marRight w:val="0"/>
      <w:marTop w:val="0"/>
      <w:marBottom w:val="0"/>
      <w:divBdr>
        <w:top w:val="none" w:sz="0" w:space="0" w:color="auto"/>
        <w:left w:val="none" w:sz="0" w:space="0" w:color="auto"/>
        <w:bottom w:val="none" w:sz="0" w:space="0" w:color="auto"/>
        <w:right w:val="none" w:sz="0" w:space="0" w:color="auto"/>
      </w:divBdr>
    </w:div>
    <w:div w:id="1519351375">
      <w:bodyDiv w:val="1"/>
      <w:marLeft w:val="0"/>
      <w:marRight w:val="0"/>
      <w:marTop w:val="0"/>
      <w:marBottom w:val="0"/>
      <w:divBdr>
        <w:top w:val="none" w:sz="0" w:space="0" w:color="auto"/>
        <w:left w:val="none" w:sz="0" w:space="0" w:color="auto"/>
        <w:bottom w:val="none" w:sz="0" w:space="0" w:color="auto"/>
        <w:right w:val="none" w:sz="0" w:space="0" w:color="auto"/>
      </w:divBdr>
    </w:div>
    <w:div w:id="1519538750">
      <w:bodyDiv w:val="1"/>
      <w:marLeft w:val="0"/>
      <w:marRight w:val="0"/>
      <w:marTop w:val="0"/>
      <w:marBottom w:val="0"/>
      <w:divBdr>
        <w:top w:val="none" w:sz="0" w:space="0" w:color="auto"/>
        <w:left w:val="none" w:sz="0" w:space="0" w:color="auto"/>
        <w:bottom w:val="none" w:sz="0" w:space="0" w:color="auto"/>
        <w:right w:val="none" w:sz="0" w:space="0" w:color="auto"/>
      </w:divBdr>
    </w:div>
    <w:div w:id="1520194835">
      <w:bodyDiv w:val="1"/>
      <w:marLeft w:val="0"/>
      <w:marRight w:val="0"/>
      <w:marTop w:val="0"/>
      <w:marBottom w:val="0"/>
      <w:divBdr>
        <w:top w:val="none" w:sz="0" w:space="0" w:color="auto"/>
        <w:left w:val="none" w:sz="0" w:space="0" w:color="auto"/>
        <w:bottom w:val="none" w:sz="0" w:space="0" w:color="auto"/>
        <w:right w:val="none" w:sz="0" w:space="0" w:color="auto"/>
      </w:divBdr>
    </w:div>
    <w:div w:id="1520242996">
      <w:bodyDiv w:val="1"/>
      <w:marLeft w:val="0"/>
      <w:marRight w:val="0"/>
      <w:marTop w:val="0"/>
      <w:marBottom w:val="0"/>
      <w:divBdr>
        <w:top w:val="none" w:sz="0" w:space="0" w:color="auto"/>
        <w:left w:val="none" w:sz="0" w:space="0" w:color="auto"/>
        <w:bottom w:val="none" w:sz="0" w:space="0" w:color="auto"/>
        <w:right w:val="none" w:sz="0" w:space="0" w:color="auto"/>
      </w:divBdr>
    </w:div>
    <w:div w:id="1520580973">
      <w:bodyDiv w:val="1"/>
      <w:marLeft w:val="0"/>
      <w:marRight w:val="0"/>
      <w:marTop w:val="0"/>
      <w:marBottom w:val="0"/>
      <w:divBdr>
        <w:top w:val="none" w:sz="0" w:space="0" w:color="auto"/>
        <w:left w:val="none" w:sz="0" w:space="0" w:color="auto"/>
        <w:bottom w:val="none" w:sz="0" w:space="0" w:color="auto"/>
        <w:right w:val="none" w:sz="0" w:space="0" w:color="auto"/>
      </w:divBdr>
    </w:div>
    <w:div w:id="1520656165">
      <w:bodyDiv w:val="1"/>
      <w:marLeft w:val="0"/>
      <w:marRight w:val="0"/>
      <w:marTop w:val="0"/>
      <w:marBottom w:val="0"/>
      <w:divBdr>
        <w:top w:val="none" w:sz="0" w:space="0" w:color="auto"/>
        <w:left w:val="none" w:sz="0" w:space="0" w:color="auto"/>
        <w:bottom w:val="none" w:sz="0" w:space="0" w:color="auto"/>
        <w:right w:val="none" w:sz="0" w:space="0" w:color="auto"/>
      </w:divBdr>
    </w:div>
    <w:div w:id="1521434366">
      <w:marLeft w:val="480"/>
      <w:marRight w:val="0"/>
      <w:marTop w:val="0"/>
      <w:marBottom w:val="0"/>
      <w:divBdr>
        <w:top w:val="none" w:sz="0" w:space="0" w:color="auto"/>
        <w:left w:val="none" w:sz="0" w:space="0" w:color="auto"/>
        <w:bottom w:val="none" w:sz="0" w:space="0" w:color="auto"/>
        <w:right w:val="none" w:sz="0" w:space="0" w:color="auto"/>
      </w:divBdr>
    </w:div>
    <w:div w:id="1522669320">
      <w:bodyDiv w:val="1"/>
      <w:marLeft w:val="0"/>
      <w:marRight w:val="0"/>
      <w:marTop w:val="0"/>
      <w:marBottom w:val="0"/>
      <w:divBdr>
        <w:top w:val="none" w:sz="0" w:space="0" w:color="auto"/>
        <w:left w:val="none" w:sz="0" w:space="0" w:color="auto"/>
        <w:bottom w:val="none" w:sz="0" w:space="0" w:color="auto"/>
        <w:right w:val="none" w:sz="0" w:space="0" w:color="auto"/>
      </w:divBdr>
    </w:div>
    <w:div w:id="1522932513">
      <w:bodyDiv w:val="1"/>
      <w:marLeft w:val="0"/>
      <w:marRight w:val="0"/>
      <w:marTop w:val="0"/>
      <w:marBottom w:val="0"/>
      <w:divBdr>
        <w:top w:val="none" w:sz="0" w:space="0" w:color="auto"/>
        <w:left w:val="none" w:sz="0" w:space="0" w:color="auto"/>
        <w:bottom w:val="none" w:sz="0" w:space="0" w:color="auto"/>
        <w:right w:val="none" w:sz="0" w:space="0" w:color="auto"/>
      </w:divBdr>
    </w:div>
    <w:div w:id="1523203864">
      <w:bodyDiv w:val="1"/>
      <w:marLeft w:val="0"/>
      <w:marRight w:val="0"/>
      <w:marTop w:val="0"/>
      <w:marBottom w:val="0"/>
      <w:divBdr>
        <w:top w:val="none" w:sz="0" w:space="0" w:color="auto"/>
        <w:left w:val="none" w:sz="0" w:space="0" w:color="auto"/>
        <w:bottom w:val="none" w:sz="0" w:space="0" w:color="auto"/>
        <w:right w:val="none" w:sz="0" w:space="0" w:color="auto"/>
      </w:divBdr>
    </w:div>
    <w:div w:id="1525050454">
      <w:bodyDiv w:val="1"/>
      <w:marLeft w:val="0"/>
      <w:marRight w:val="0"/>
      <w:marTop w:val="0"/>
      <w:marBottom w:val="0"/>
      <w:divBdr>
        <w:top w:val="none" w:sz="0" w:space="0" w:color="auto"/>
        <w:left w:val="none" w:sz="0" w:space="0" w:color="auto"/>
        <w:bottom w:val="none" w:sz="0" w:space="0" w:color="auto"/>
        <w:right w:val="none" w:sz="0" w:space="0" w:color="auto"/>
      </w:divBdr>
    </w:div>
    <w:div w:id="1525054963">
      <w:marLeft w:val="480"/>
      <w:marRight w:val="0"/>
      <w:marTop w:val="0"/>
      <w:marBottom w:val="0"/>
      <w:divBdr>
        <w:top w:val="none" w:sz="0" w:space="0" w:color="auto"/>
        <w:left w:val="none" w:sz="0" w:space="0" w:color="auto"/>
        <w:bottom w:val="none" w:sz="0" w:space="0" w:color="auto"/>
        <w:right w:val="none" w:sz="0" w:space="0" w:color="auto"/>
      </w:divBdr>
    </w:div>
    <w:div w:id="1525440894">
      <w:bodyDiv w:val="1"/>
      <w:marLeft w:val="0"/>
      <w:marRight w:val="0"/>
      <w:marTop w:val="0"/>
      <w:marBottom w:val="0"/>
      <w:divBdr>
        <w:top w:val="none" w:sz="0" w:space="0" w:color="auto"/>
        <w:left w:val="none" w:sz="0" w:space="0" w:color="auto"/>
        <w:bottom w:val="none" w:sz="0" w:space="0" w:color="auto"/>
        <w:right w:val="none" w:sz="0" w:space="0" w:color="auto"/>
      </w:divBdr>
    </w:div>
    <w:div w:id="1529218337">
      <w:bodyDiv w:val="1"/>
      <w:marLeft w:val="0"/>
      <w:marRight w:val="0"/>
      <w:marTop w:val="0"/>
      <w:marBottom w:val="0"/>
      <w:divBdr>
        <w:top w:val="none" w:sz="0" w:space="0" w:color="auto"/>
        <w:left w:val="none" w:sz="0" w:space="0" w:color="auto"/>
        <w:bottom w:val="none" w:sz="0" w:space="0" w:color="auto"/>
        <w:right w:val="none" w:sz="0" w:space="0" w:color="auto"/>
      </w:divBdr>
    </w:div>
    <w:div w:id="1531449347">
      <w:bodyDiv w:val="1"/>
      <w:marLeft w:val="0"/>
      <w:marRight w:val="0"/>
      <w:marTop w:val="0"/>
      <w:marBottom w:val="0"/>
      <w:divBdr>
        <w:top w:val="none" w:sz="0" w:space="0" w:color="auto"/>
        <w:left w:val="none" w:sz="0" w:space="0" w:color="auto"/>
        <w:bottom w:val="none" w:sz="0" w:space="0" w:color="auto"/>
        <w:right w:val="none" w:sz="0" w:space="0" w:color="auto"/>
      </w:divBdr>
    </w:div>
    <w:div w:id="1531989044">
      <w:bodyDiv w:val="1"/>
      <w:marLeft w:val="0"/>
      <w:marRight w:val="0"/>
      <w:marTop w:val="0"/>
      <w:marBottom w:val="0"/>
      <w:divBdr>
        <w:top w:val="none" w:sz="0" w:space="0" w:color="auto"/>
        <w:left w:val="none" w:sz="0" w:space="0" w:color="auto"/>
        <w:bottom w:val="none" w:sz="0" w:space="0" w:color="auto"/>
        <w:right w:val="none" w:sz="0" w:space="0" w:color="auto"/>
      </w:divBdr>
    </w:div>
    <w:div w:id="1532499695">
      <w:bodyDiv w:val="1"/>
      <w:marLeft w:val="0"/>
      <w:marRight w:val="0"/>
      <w:marTop w:val="0"/>
      <w:marBottom w:val="0"/>
      <w:divBdr>
        <w:top w:val="none" w:sz="0" w:space="0" w:color="auto"/>
        <w:left w:val="none" w:sz="0" w:space="0" w:color="auto"/>
        <w:bottom w:val="none" w:sz="0" w:space="0" w:color="auto"/>
        <w:right w:val="none" w:sz="0" w:space="0" w:color="auto"/>
      </w:divBdr>
    </w:div>
    <w:div w:id="1533153494">
      <w:marLeft w:val="0"/>
      <w:marRight w:val="0"/>
      <w:marTop w:val="0"/>
      <w:marBottom w:val="0"/>
      <w:divBdr>
        <w:top w:val="none" w:sz="0" w:space="0" w:color="auto"/>
        <w:left w:val="none" w:sz="0" w:space="0" w:color="auto"/>
        <w:bottom w:val="none" w:sz="0" w:space="0" w:color="auto"/>
        <w:right w:val="none" w:sz="0" w:space="0" w:color="auto"/>
      </w:divBdr>
    </w:div>
    <w:div w:id="1534228854">
      <w:marLeft w:val="0"/>
      <w:marRight w:val="0"/>
      <w:marTop w:val="0"/>
      <w:marBottom w:val="0"/>
      <w:divBdr>
        <w:top w:val="none" w:sz="0" w:space="0" w:color="auto"/>
        <w:left w:val="none" w:sz="0" w:space="0" w:color="auto"/>
        <w:bottom w:val="none" w:sz="0" w:space="0" w:color="auto"/>
        <w:right w:val="none" w:sz="0" w:space="0" w:color="auto"/>
      </w:divBdr>
    </w:div>
    <w:div w:id="1535263670">
      <w:bodyDiv w:val="1"/>
      <w:marLeft w:val="0"/>
      <w:marRight w:val="0"/>
      <w:marTop w:val="0"/>
      <w:marBottom w:val="0"/>
      <w:divBdr>
        <w:top w:val="none" w:sz="0" w:space="0" w:color="auto"/>
        <w:left w:val="none" w:sz="0" w:space="0" w:color="auto"/>
        <w:bottom w:val="none" w:sz="0" w:space="0" w:color="auto"/>
        <w:right w:val="none" w:sz="0" w:space="0" w:color="auto"/>
      </w:divBdr>
    </w:div>
    <w:div w:id="1537503011">
      <w:bodyDiv w:val="1"/>
      <w:marLeft w:val="0"/>
      <w:marRight w:val="0"/>
      <w:marTop w:val="0"/>
      <w:marBottom w:val="0"/>
      <w:divBdr>
        <w:top w:val="none" w:sz="0" w:space="0" w:color="auto"/>
        <w:left w:val="none" w:sz="0" w:space="0" w:color="auto"/>
        <w:bottom w:val="none" w:sz="0" w:space="0" w:color="auto"/>
        <w:right w:val="none" w:sz="0" w:space="0" w:color="auto"/>
      </w:divBdr>
    </w:div>
    <w:div w:id="1537693503">
      <w:bodyDiv w:val="1"/>
      <w:marLeft w:val="0"/>
      <w:marRight w:val="0"/>
      <w:marTop w:val="0"/>
      <w:marBottom w:val="0"/>
      <w:divBdr>
        <w:top w:val="none" w:sz="0" w:space="0" w:color="auto"/>
        <w:left w:val="none" w:sz="0" w:space="0" w:color="auto"/>
        <w:bottom w:val="none" w:sz="0" w:space="0" w:color="auto"/>
        <w:right w:val="none" w:sz="0" w:space="0" w:color="auto"/>
      </w:divBdr>
    </w:div>
    <w:div w:id="1537891734">
      <w:bodyDiv w:val="1"/>
      <w:marLeft w:val="0"/>
      <w:marRight w:val="0"/>
      <w:marTop w:val="0"/>
      <w:marBottom w:val="0"/>
      <w:divBdr>
        <w:top w:val="none" w:sz="0" w:space="0" w:color="auto"/>
        <w:left w:val="none" w:sz="0" w:space="0" w:color="auto"/>
        <w:bottom w:val="none" w:sz="0" w:space="0" w:color="auto"/>
        <w:right w:val="none" w:sz="0" w:space="0" w:color="auto"/>
      </w:divBdr>
    </w:div>
    <w:div w:id="1537965905">
      <w:bodyDiv w:val="1"/>
      <w:marLeft w:val="0"/>
      <w:marRight w:val="0"/>
      <w:marTop w:val="0"/>
      <w:marBottom w:val="0"/>
      <w:divBdr>
        <w:top w:val="none" w:sz="0" w:space="0" w:color="auto"/>
        <w:left w:val="none" w:sz="0" w:space="0" w:color="auto"/>
        <w:bottom w:val="none" w:sz="0" w:space="0" w:color="auto"/>
        <w:right w:val="none" w:sz="0" w:space="0" w:color="auto"/>
      </w:divBdr>
    </w:div>
    <w:div w:id="1538665901">
      <w:bodyDiv w:val="1"/>
      <w:marLeft w:val="0"/>
      <w:marRight w:val="0"/>
      <w:marTop w:val="0"/>
      <w:marBottom w:val="0"/>
      <w:divBdr>
        <w:top w:val="none" w:sz="0" w:space="0" w:color="auto"/>
        <w:left w:val="none" w:sz="0" w:space="0" w:color="auto"/>
        <w:bottom w:val="none" w:sz="0" w:space="0" w:color="auto"/>
        <w:right w:val="none" w:sz="0" w:space="0" w:color="auto"/>
      </w:divBdr>
    </w:div>
    <w:div w:id="1538932490">
      <w:bodyDiv w:val="1"/>
      <w:marLeft w:val="0"/>
      <w:marRight w:val="0"/>
      <w:marTop w:val="0"/>
      <w:marBottom w:val="0"/>
      <w:divBdr>
        <w:top w:val="none" w:sz="0" w:space="0" w:color="auto"/>
        <w:left w:val="none" w:sz="0" w:space="0" w:color="auto"/>
        <w:bottom w:val="none" w:sz="0" w:space="0" w:color="auto"/>
        <w:right w:val="none" w:sz="0" w:space="0" w:color="auto"/>
      </w:divBdr>
    </w:div>
    <w:div w:id="1539076997">
      <w:marLeft w:val="480"/>
      <w:marRight w:val="0"/>
      <w:marTop w:val="0"/>
      <w:marBottom w:val="0"/>
      <w:divBdr>
        <w:top w:val="none" w:sz="0" w:space="0" w:color="auto"/>
        <w:left w:val="none" w:sz="0" w:space="0" w:color="auto"/>
        <w:bottom w:val="none" w:sz="0" w:space="0" w:color="auto"/>
        <w:right w:val="none" w:sz="0" w:space="0" w:color="auto"/>
      </w:divBdr>
    </w:div>
    <w:div w:id="1539588514">
      <w:bodyDiv w:val="1"/>
      <w:marLeft w:val="0"/>
      <w:marRight w:val="0"/>
      <w:marTop w:val="0"/>
      <w:marBottom w:val="0"/>
      <w:divBdr>
        <w:top w:val="none" w:sz="0" w:space="0" w:color="auto"/>
        <w:left w:val="none" w:sz="0" w:space="0" w:color="auto"/>
        <w:bottom w:val="none" w:sz="0" w:space="0" w:color="auto"/>
        <w:right w:val="none" w:sz="0" w:space="0" w:color="auto"/>
      </w:divBdr>
    </w:div>
    <w:div w:id="1540127480">
      <w:bodyDiv w:val="1"/>
      <w:marLeft w:val="0"/>
      <w:marRight w:val="0"/>
      <w:marTop w:val="0"/>
      <w:marBottom w:val="0"/>
      <w:divBdr>
        <w:top w:val="none" w:sz="0" w:space="0" w:color="auto"/>
        <w:left w:val="none" w:sz="0" w:space="0" w:color="auto"/>
        <w:bottom w:val="none" w:sz="0" w:space="0" w:color="auto"/>
        <w:right w:val="none" w:sz="0" w:space="0" w:color="auto"/>
      </w:divBdr>
    </w:div>
    <w:div w:id="1540313876">
      <w:bodyDiv w:val="1"/>
      <w:marLeft w:val="0"/>
      <w:marRight w:val="0"/>
      <w:marTop w:val="0"/>
      <w:marBottom w:val="0"/>
      <w:divBdr>
        <w:top w:val="none" w:sz="0" w:space="0" w:color="auto"/>
        <w:left w:val="none" w:sz="0" w:space="0" w:color="auto"/>
        <w:bottom w:val="none" w:sz="0" w:space="0" w:color="auto"/>
        <w:right w:val="none" w:sz="0" w:space="0" w:color="auto"/>
      </w:divBdr>
    </w:div>
    <w:div w:id="1540359853">
      <w:marLeft w:val="480"/>
      <w:marRight w:val="0"/>
      <w:marTop w:val="0"/>
      <w:marBottom w:val="0"/>
      <w:divBdr>
        <w:top w:val="none" w:sz="0" w:space="0" w:color="auto"/>
        <w:left w:val="none" w:sz="0" w:space="0" w:color="auto"/>
        <w:bottom w:val="none" w:sz="0" w:space="0" w:color="auto"/>
        <w:right w:val="none" w:sz="0" w:space="0" w:color="auto"/>
      </w:divBdr>
    </w:div>
    <w:div w:id="1540505625">
      <w:bodyDiv w:val="1"/>
      <w:marLeft w:val="0"/>
      <w:marRight w:val="0"/>
      <w:marTop w:val="0"/>
      <w:marBottom w:val="0"/>
      <w:divBdr>
        <w:top w:val="none" w:sz="0" w:space="0" w:color="auto"/>
        <w:left w:val="none" w:sz="0" w:space="0" w:color="auto"/>
        <w:bottom w:val="none" w:sz="0" w:space="0" w:color="auto"/>
        <w:right w:val="none" w:sz="0" w:space="0" w:color="auto"/>
      </w:divBdr>
    </w:div>
    <w:div w:id="1540512067">
      <w:bodyDiv w:val="1"/>
      <w:marLeft w:val="0"/>
      <w:marRight w:val="0"/>
      <w:marTop w:val="0"/>
      <w:marBottom w:val="0"/>
      <w:divBdr>
        <w:top w:val="none" w:sz="0" w:space="0" w:color="auto"/>
        <w:left w:val="none" w:sz="0" w:space="0" w:color="auto"/>
        <w:bottom w:val="none" w:sz="0" w:space="0" w:color="auto"/>
        <w:right w:val="none" w:sz="0" w:space="0" w:color="auto"/>
      </w:divBdr>
    </w:div>
    <w:div w:id="1541239769">
      <w:bodyDiv w:val="1"/>
      <w:marLeft w:val="0"/>
      <w:marRight w:val="0"/>
      <w:marTop w:val="0"/>
      <w:marBottom w:val="0"/>
      <w:divBdr>
        <w:top w:val="none" w:sz="0" w:space="0" w:color="auto"/>
        <w:left w:val="none" w:sz="0" w:space="0" w:color="auto"/>
        <w:bottom w:val="none" w:sz="0" w:space="0" w:color="auto"/>
        <w:right w:val="none" w:sz="0" w:space="0" w:color="auto"/>
      </w:divBdr>
    </w:div>
    <w:div w:id="1541743514">
      <w:bodyDiv w:val="1"/>
      <w:marLeft w:val="0"/>
      <w:marRight w:val="0"/>
      <w:marTop w:val="0"/>
      <w:marBottom w:val="0"/>
      <w:divBdr>
        <w:top w:val="none" w:sz="0" w:space="0" w:color="auto"/>
        <w:left w:val="none" w:sz="0" w:space="0" w:color="auto"/>
        <w:bottom w:val="none" w:sz="0" w:space="0" w:color="auto"/>
        <w:right w:val="none" w:sz="0" w:space="0" w:color="auto"/>
      </w:divBdr>
    </w:div>
    <w:div w:id="1542743544">
      <w:bodyDiv w:val="1"/>
      <w:marLeft w:val="0"/>
      <w:marRight w:val="0"/>
      <w:marTop w:val="0"/>
      <w:marBottom w:val="0"/>
      <w:divBdr>
        <w:top w:val="none" w:sz="0" w:space="0" w:color="auto"/>
        <w:left w:val="none" w:sz="0" w:space="0" w:color="auto"/>
        <w:bottom w:val="none" w:sz="0" w:space="0" w:color="auto"/>
        <w:right w:val="none" w:sz="0" w:space="0" w:color="auto"/>
      </w:divBdr>
    </w:div>
    <w:div w:id="1542787115">
      <w:marLeft w:val="480"/>
      <w:marRight w:val="0"/>
      <w:marTop w:val="0"/>
      <w:marBottom w:val="0"/>
      <w:divBdr>
        <w:top w:val="none" w:sz="0" w:space="0" w:color="auto"/>
        <w:left w:val="none" w:sz="0" w:space="0" w:color="auto"/>
        <w:bottom w:val="none" w:sz="0" w:space="0" w:color="auto"/>
        <w:right w:val="none" w:sz="0" w:space="0" w:color="auto"/>
      </w:divBdr>
    </w:div>
    <w:div w:id="1542861412">
      <w:bodyDiv w:val="1"/>
      <w:marLeft w:val="0"/>
      <w:marRight w:val="0"/>
      <w:marTop w:val="0"/>
      <w:marBottom w:val="0"/>
      <w:divBdr>
        <w:top w:val="none" w:sz="0" w:space="0" w:color="auto"/>
        <w:left w:val="none" w:sz="0" w:space="0" w:color="auto"/>
        <w:bottom w:val="none" w:sz="0" w:space="0" w:color="auto"/>
        <w:right w:val="none" w:sz="0" w:space="0" w:color="auto"/>
      </w:divBdr>
    </w:div>
    <w:div w:id="1543008205">
      <w:bodyDiv w:val="1"/>
      <w:marLeft w:val="0"/>
      <w:marRight w:val="0"/>
      <w:marTop w:val="0"/>
      <w:marBottom w:val="0"/>
      <w:divBdr>
        <w:top w:val="none" w:sz="0" w:space="0" w:color="auto"/>
        <w:left w:val="none" w:sz="0" w:space="0" w:color="auto"/>
        <w:bottom w:val="none" w:sz="0" w:space="0" w:color="auto"/>
        <w:right w:val="none" w:sz="0" w:space="0" w:color="auto"/>
      </w:divBdr>
    </w:div>
    <w:div w:id="1543403685">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44319659">
      <w:bodyDiv w:val="1"/>
      <w:marLeft w:val="0"/>
      <w:marRight w:val="0"/>
      <w:marTop w:val="0"/>
      <w:marBottom w:val="0"/>
      <w:divBdr>
        <w:top w:val="none" w:sz="0" w:space="0" w:color="auto"/>
        <w:left w:val="none" w:sz="0" w:space="0" w:color="auto"/>
        <w:bottom w:val="none" w:sz="0" w:space="0" w:color="auto"/>
        <w:right w:val="none" w:sz="0" w:space="0" w:color="auto"/>
      </w:divBdr>
    </w:div>
    <w:div w:id="1545214363">
      <w:bodyDiv w:val="1"/>
      <w:marLeft w:val="0"/>
      <w:marRight w:val="0"/>
      <w:marTop w:val="0"/>
      <w:marBottom w:val="0"/>
      <w:divBdr>
        <w:top w:val="none" w:sz="0" w:space="0" w:color="auto"/>
        <w:left w:val="none" w:sz="0" w:space="0" w:color="auto"/>
        <w:bottom w:val="none" w:sz="0" w:space="0" w:color="auto"/>
        <w:right w:val="none" w:sz="0" w:space="0" w:color="auto"/>
      </w:divBdr>
    </w:div>
    <w:div w:id="1545866343">
      <w:bodyDiv w:val="1"/>
      <w:marLeft w:val="0"/>
      <w:marRight w:val="0"/>
      <w:marTop w:val="0"/>
      <w:marBottom w:val="0"/>
      <w:divBdr>
        <w:top w:val="none" w:sz="0" w:space="0" w:color="auto"/>
        <w:left w:val="none" w:sz="0" w:space="0" w:color="auto"/>
        <w:bottom w:val="none" w:sz="0" w:space="0" w:color="auto"/>
        <w:right w:val="none" w:sz="0" w:space="0" w:color="auto"/>
      </w:divBdr>
    </w:div>
    <w:div w:id="1546409804">
      <w:bodyDiv w:val="1"/>
      <w:marLeft w:val="0"/>
      <w:marRight w:val="0"/>
      <w:marTop w:val="0"/>
      <w:marBottom w:val="0"/>
      <w:divBdr>
        <w:top w:val="none" w:sz="0" w:space="0" w:color="auto"/>
        <w:left w:val="none" w:sz="0" w:space="0" w:color="auto"/>
        <w:bottom w:val="none" w:sz="0" w:space="0" w:color="auto"/>
        <w:right w:val="none" w:sz="0" w:space="0" w:color="auto"/>
      </w:divBdr>
    </w:div>
    <w:div w:id="1546478657">
      <w:bodyDiv w:val="1"/>
      <w:marLeft w:val="0"/>
      <w:marRight w:val="0"/>
      <w:marTop w:val="0"/>
      <w:marBottom w:val="0"/>
      <w:divBdr>
        <w:top w:val="none" w:sz="0" w:space="0" w:color="auto"/>
        <w:left w:val="none" w:sz="0" w:space="0" w:color="auto"/>
        <w:bottom w:val="none" w:sz="0" w:space="0" w:color="auto"/>
        <w:right w:val="none" w:sz="0" w:space="0" w:color="auto"/>
      </w:divBdr>
    </w:div>
    <w:div w:id="1546673891">
      <w:bodyDiv w:val="1"/>
      <w:marLeft w:val="0"/>
      <w:marRight w:val="0"/>
      <w:marTop w:val="0"/>
      <w:marBottom w:val="0"/>
      <w:divBdr>
        <w:top w:val="none" w:sz="0" w:space="0" w:color="auto"/>
        <w:left w:val="none" w:sz="0" w:space="0" w:color="auto"/>
        <w:bottom w:val="none" w:sz="0" w:space="0" w:color="auto"/>
        <w:right w:val="none" w:sz="0" w:space="0" w:color="auto"/>
      </w:divBdr>
    </w:div>
    <w:div w:id="1547638597">
      <w:bodyDiv w:val="1"/>
      <w:marLeft w:val="0"/>
      <w:marRight w:val="0"/>
      <w:marTop w:val="0"/>
      <w:marBottom w:val="0"/>
      <w:divBdr>
        <w:top w:val="none" w:sz="0" w:space="0" w:color="auto"/>
        <w:left w:val="none" w:sz="0" w:space="0" w:color="auto"/>
        <w:bottom w:val="none" w:sz="0" w:space="0" w:color="auto"/>
        <w:right w:val="none" w:sz="0" w:space="0" w:color="auto"/>
      </w:divBdr>
    </w:div>
    <w:div w:id="1547983074">
      <w:bodyDiv w:val="1"/>
      <w:marLeft w:val="0"/>
      <w:marRight w:val="0"/>
      <w:marTop w:val="0"/>
      <w:marBottom w:val="0"/>
      <w:divBdr>
        <w:top w:val="none" w:sz="0" w:space="0" w:color="auto"/>
        <w:left w:val="none" w:sz="0" w:space="0" w:color="auto"/>
        <w:bottom w:val="none" w:sz="0" w:space="0" w:color="auto"/>
        <w:right w:val="none" w:sz="0" w:space="0" w:color="auto"/>
      </w:divBdr>
    </w:div>
    <w:div w:id="1549878001">
      <w:bodyDiv w:val="1"/>
      <w:marLeft w:val="0"/>
      <w:marRight w:val="0"/>
      <w:marTop w:val="0"/>
      <w:marBottom w:val="0"/>
      <w:divBdr>
        <w:top w:val="none" w:sz="0" w:space="0" w:color="auto"/>
        <w:left w:val="none" w:sz="0" w:space="0" w:color="auto"/>
        <w:bottom w:val="none" w:sz="0" w:space="0" w:color="auto"/>
        <w:right w:val="none" w:sz="0" w:space="0" w:color="auto"/>
      </w:divBdr>
    </w:div>
    <w:div w:id="1550914583">
      <w:bodyDiv w:val="1"/>
      <w:marLeft w:val="0"/>
      <w:marRight w:val="0"/>
      <w:marTop w:val="0"/>
      <w:marBottom w:val="0"/>
      <w:divBdr>
        <w:top w:val="none" w:sz="0" w:space="0" w:color="auto"/>
        <w:left w:val="none" w:sz="0" w:space="0" w:color="auto"/>
        <w:bottom w:val="none" w:sz="0" w:space="0" w:color="auto"/>
        <w:right w:val="none" w:sz="0" w:space="0" w:color="auto"/>
      </w:divBdr>
    </w:div>
    <w:div w:id="1551267116">
      <w:bodyDiv w:val="1"/>
      <w:marLeft w:val="0"/>
      <w:marRight w:val="0"/>
      <w:marTop w:val="0"/>
      <w:marBottom w:val="0"/>
      <w:divBdr>
        <w:top w:val="none" w:sz="0" w:space="0" w:color="auto"/>
        <w:left w:val="none" w:sz="0" w:space="0" w:color="auto"/>
        <w:bottom w:val="none" w:sz="0" w:space="0" w:color="auto"/>
        <w:right w:val="none" w:sz="0" w:space="0" w:color="auto"/>
      </w:divBdr>
    </w:div>
    <w:div w:id="1551959662">
      <w:bodyDiv w:val="1"/>
      <w:marLeft w:val="0"/>
      <w:marRight w:val="0"/>
      <w:marTop w:val="0"/>
      <w:marBottom w:val="0"/>
      <w:divBdr>
        <w:top w:val="none" w:sz="0" w:space="0" w:color="auto"/>
        <w:left w:val="none" w:sz="0" w:space="0" w:color="auto"/>
        <w:bottom w:val="none" w:sz="0" w:space="0" w:color="auto"/>
        <w:right w:val="none" w:sz="0" w:space="0" w:color="auto"/>
      </w:divBdr>
    </w:div>
    <w:div w:id="1553006757">
      <w:bodyDiv w:val="1"/>
      <w:marLeft w:val="0"/>
      <w:marRight w:val="0"/>
      <w:marTop w:val="0"/>
      <w:marBottom w:val="0"/>
      <w:divBdr>
        <w:top w:val="none" w:sz="0" w:space="0" w:color="auto"/>
        <w:left w:val="none" w:sz="0" w:space="0" w:color="auto"/>
        <w:bottom w:val="none" w:sz="0" w:space="0" w:color="auto"/>
        <w:right w:val="none" w:sz="0" w:space="0" w:color="auto"/>
      </w:divBdr>
    </w:div>
    <w:div w:id="1553076174">
      <w:bodyDiv w:val="1"/>
      <w:marLeft w:val="0"/>
      <w:marRight w:val="0"/>
      <w:marTop w:val="0"/>
      <w:marBottom w:val="0"/>
      <w:divBdr>
        <w:top w:val="none" w:sz="0" w:space="0" w:color="auto"/>
        <w:left w:val="none" w:sz="0" w:space="0" w:color="auto"/>
        <w:bottom w:val="none" w:sz="0" w:space="0" w:color="auto"/>
        <w:right w:val="none" w:sz="0" w:space="0" w:color="auto"/>
      </w:divBdr>
    </w:div>
    <w:div w:id="1553690143">
      <w:bodyDiv w:val="1"/>
      <w:marLeft w:val="0"/>
      <w:marRight w:val="0"/>
      <w:marTop w:val="0"/>
      <w:marBottom w:val="0"/>
      <w:divBdr>
        <w:top w:val="none" w:sz="0" w:space="0" w:color="auto"/>
        <w:left w:val="none" w:sz="0" w:space="0" w:color="auto"/>
        <w:bottom w:val="none" w:sz="0" w:space="0" w:color="auto"/>
        <w:right w:val="none" w:sz="0" w:space="0" w:color="auto"/>
      </w:divBdr>
    </w:div>
    <w:div w:id="1553734510">
      <w:marLeft w:val="0"/>
      <w:marRight w:val="0"/>
      <w:marTop w:val="0"/>
      <w:marBottom w:val="0"/>
      <w:divBdr>
        <w:top w:val="none" w:sz="0" w:space="0" w:color="auto"/>
        <w:left w:val="none" w:sz="0" w:space="0" w:color="auto"/>
        <w:bottom w:val="none" w:sz="0" w:space="0" w:color="auto"/>
        <w:right w:val="none" w:sz="0" w:space="0" w:color="auto"/>
      </w:divBdr>
    </w:div>
    <w:div w:id="1553804514">
      <w:bodyDiv w:val="1"/>
      <w:marLeft w:val="0"/>
      <w:marRight w:val="0"/>
      <w:marTop w:val="0"/>
      <w:marBottom w:val="0"/>
      <w:divBdr>
        <w:top w:val="none" w:sz="0" w:space="0" w:color="auto"/>
        <w:left w:val="none" w:sz="0" w:space="0" w:color="auto"/>
        <w:bottom w:val="none" w:sz="0" w:space="0" w:color="auto"/>
        <w:right w:val="none" w:sz="0" w:space="0" w:color="auto"/>
      </w:divBdr>
    </w:div>
    <w:div w:id="1554000868">
      <w:bodyDiv w:val="1"/>
      <w:marLeft w:val="0"/>
      <w:marRight w:val="0"/>
      <w:marTop w:val="0"/>
      <w:marBottom w:val="0"/>
      <w:divBdr>
        <w:top w:val="none" w:sz="0" w:space="0" w:color="auto"/>
        <w:left w:val="none" w:sz="0" w:space="0" w:color="auto"/>
        <w:bottom w:val="none" w:sz="0" w:space="0" w:color="auto"/>
        <w:right w:val="none" w:sz="0" w:space="0" w:color="auto"/>
      </w:divBdr>
    </w:div>
    <w:div w:id="1555196572">
      <w:bodyDiv w:val="1"/>
      <w:marLeft w:val="0"/>
      <w:marRight w:val="0"/>
      <w:marTop w:val="0"/>
      <w:marBottom w:val="0"/>
      <w:divBdr>
        <w:top w:val="none" w:sz="0" w:space="0" w:color="auto"/>
        <w:left w:val="none" w:sz="0" w:space="0" w:color="auto"/>
        <w:bottom w:val="none" w:sz="0" w:space="0" w:color="auto"/>
        <w:right w:val="none" w:sz="0" w:space="0" w:color="auto"/>
      </w:divBdr>
    </w:div>
    <w:div w:id="1555504542">
      <w:bodyDiv w:val="1"/>
      <w:marLeft w:val="0"/>
      <w:marRight w:val="0"/>
      <w:marTop w:val="0"/>
      <w:marBottom w:val="0"/>
      <w:divBdr>
        <w:top w:val="none" w:sz="0" w:space="0" w:color="auto"/>
        <w:left w:val="none" w:sz="0" w:space="0" w:color="auto"/>
        <w:bottom w:val="none" w:sz="0" w:space="0" w:color="auto"/>
        <w:right w:val="none" w:sz="0" w:space="0" w:color="auto"/>
      </w:divBdr>
    </w:div>
    <w:div w:id="1555576836">
      <w:bodyDiv w:val="1"/>
      <w:marLeft w:val="0"/>
      <w:marRight w:val="0"/>
      <w:marTop w:val="0"/>
      <w:marBottom w:val="0"/>
      <w:divBdr>
        <w:top w:val="none" w:sz="0" w:space="0" w:color="auto"/>
        <w:left w:val="none" w:sz="0" w:space="0" w:color="auto"/>
        <w:bottom w:val="none" w:sz="0" w:space="0" w:color="auto"/>
        <w:right w:val="none" w:sz="0" w:space="0" w:color="auto"/>
      </w:divBdr>
    </w:div>
    <w:div w:id="1555921744">
      <w:bodyDiv w:val="1"/>
      <w:marLeft w:val="0"/>
      <w:marRight w:val="0"/>
      <w:marTop w:val="0"/>
      <w:marBottom w:val="0"/>
      <w:divBdr>
        <w:top w:val="none" w:sz="0" w:space="0" w:color="auto"/>
        <w:left w:val="none" w:sz="0" w:space="0" w:color="auto"/>
        <w:bottom w:val="none" w:sz="0" w:space="0" w:color="auto"/>
        <w:right w:val="none" w:sz="0" w:space="0" w:color="auto"/>
      </w:divBdr>
    </w:div>
    <w:div w:id="1556506673">
      <w:bodyDiv w:val="1"/>
      <w:marLeft w:val="0"/>
      <w:marRight w:val="0"/>
      <w:marTop w:val="0"/>
      <w:marBottom w:val="0"/>
      <w:divBdr>
        <w:top w:val="none" w:sz="0" w:space="0" w:color="auto"/>
        <w:left w:val="none" w:sz="0" w:space="0" w:color="auto"/>
        <w:bottom w:val="none" w:sz="0" w:space="0" w:color="auto"/>
        <w:right w:val="none" w:sz="0" w:space="0" w:color="auto"/>
      </w:divBdr>
    </w:div>
    <w:div w:id="1556624613">
      <w:bodyDiv w:val="1"/>
      <w:marLeft w:val="0"/>
      <w:marRight w:val="0"/>
      <w:marTop w:val="0"/>
      <w:marBottom w:val="0"/>
      <w:divBdr>
        <w:top w:val="none" w:sz="0" w:space="0" w:color="auto"/>
        <w:left w:val="none" w:sz="0" w:space="0" w:color="auto"/>
        <w:bottom w:val="none" w:sz="0" w:space="0" w:color="auto"/>
        <w:right w:val="none" w:sz="0" w:space="0" w:color="auto"/>
      </w:divBdr>
    </w:div>
    <w:div w:id="1557158813">
      <w:bodyDiv w:val="1"/>
      <w:marLeft w:val="0"/>
      <w:marRight w:val="0"/>
      <w:marTop w:val="0"/>
      <w:marBottom w:val="0"/>
      <w:divBdr>
        <w:top w:val="none" w:sz="0" w:space="0" w:color="auto"/>
        <w:left w:val="none" w:sz="0" w:space="0" w:color="auto"/>
        <w:bottom w:val="none" w:sz="0" w:space="0" w:color="auto"/>
        <w:right w:val="none" w:sz="0" w:space="0" w:color="auto"/>
      </w:divBdr>
    </w:div>
    <w:div w:id="1557817080">
      <w:bodyDiv w:val="1"/>
      <w:marLeft w:val="0"/>
      <w:marRight w:val="0"/>
      <w:marTop w:val="0"/>
      <w:marBottom w:val="0"/>
      <w:divBdr>
        <w:top w:val="none" w:sz="0" w:space="0" w:color="auto"/>
        <w:left w:val="none" w:sz="0" w:space="0" w:color="auto"/>
        <w:bottom w:val="none" w:sz="0" w:space="0" w:color="auto"/>
        <w:right w:val="none" w:sz="0" w:space="0" w:color="auto"/>
      </w:divBdr>
    </w:div>
    <w:div w:id="1558122875">
      <w:bodyDiv w:val="1"/>
      <w:marLeft w:val="0"/>
      <w:marRight w:val="0"/>
      <w:marTop w:val="0"/>
      <w:marBottom w:val="0"/>
      <w:divBdr>
        <w:top w:val="none" w:sz="0" w:space="0" w:color="auto"/>
        <w:left w:val="none" w:sz="0" w:space="0" w:color="auto"/>
        <w:bottom w:val="none" w:sz="0" w:space="0" w:color="auto"/>
        <w:right w:val="none" w:sz="0" w:space="0" w:color="auto"/>
      </w:divBdr>
    </w:div>
    <w:div w:id="1558317035">
      <w:marLeft w:val="480"/>
      <w:marRight w:val="0"/>
      <w:marTop w:val="0"/>
      <w:marBottom w:val="0"/>
      <w:divBdr>
        <w:top w:val="none" w:sz="0" w:space="0" w:color="auto"/>
        <w:left w:val="none" w:sz="0" w:space="0" w:color="auto"/>
        <w:bottom w:val="none" w:sz="0" w:space="0" w:color="auto"/>
        <w:right w:val="none" w:sz="0" w:space="0" w:color="auto"/>
      </w:divBdr>
    </w:div>
    <w:div w:id="1558469001">
      <w:bodyDiv w:val="1"/>
      <w:marLeft w:val="0"/>
      <w:marRight w:val="0"/>
      <w:marTop w:val="0"/>
      <w:marBottom w:val="0"/>
      <w:divBdr>
        <w:top w:val="none" w:sz="0" w:space="0" w:color="auto"/>
        <w:left w:val="none" w:sz="0" w:space="0" w:color="auto"/>
        <w:bottom w:val="none" w:sz="0" w:space="0" w:color="auto"/>
        <w:right w:val="none" w:sz="0" w:space="0" w:color="auto"/>
      </w:divBdr>
    </w:div>
    <w:div w:id="1558740228">
      <w:marLeft w:val="480"/>
      <w:marRight w:val="0"/>
      <w:marTop w:val="0"/>
      <w:marBottom w:val="0"/>
      <w:divBdr>
        <w:top w:val="none" w:sz="0" w:space="0" w:color="auto"/>
        <w:left w:val="none" w:sz="0" w:space="0" w:color="auto"/>
        <w:bottom w:val="none" w:sz="0" w:space="0" w:color="auto"/>
        <w:right w:val="none" w:sz="0" w:space="0" w:color="auto"/>
      </w:divBdr>
    </w:div>
    <w:div w:id="155963370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60632498">
      <w:bodyDiv w:val="1"/>
      <w:marLeft w:val="0"/>
      <w:marRight w:val="0"/>
      <w:marTop w:val="0"/>
      <w:marBottom w:val="0"/>
      <w:divBdr>
        <w:top w:val="none" w:sz="0" w:space="0" w:color="auto"/>
        <w:left w:val="none" w:sz="0" w:space="0" w:color="auto"/>
        <w:bottom w:val="none" w:sz="0" w:space="0" w:color="auto"/>
        <w:right w:val="none" w:sz="0" w:space="0" w:color="auto"/>
      </w:divBdr>
    </w:div>
    <w:div w:id="1560826911">
      <w:bodyDiv w:val="1"/>
      <w:marLeft w:val="0"/>
      <w:marRight w:val="0"/>
      <w:marTop w:val="0"/>
      <w:marBottom w:val="0"/>
      <w:divBdr>
        <w:top w:val="none" w:sz="0" w:space="0" w:color="auto"/>
        <w:left w:val="none" w:sz="0" w:space="0" w:color="auto"/>
        <w:bottom w:val="none" w:sz="0" w:space="0" w:color="auto"/>
        <w:right w:val="none" w:sz="0" w:space="0" w:color="auto"/>
      </w:divBdr>
    </w:div>
    <w:div w:id="1561281978">
      <w:bodyDiv w:val="1"/>
      <w:marLeft w:val="0"/>
      <w:marRight w:val="0"/>
      <w:marTop w:val="0"/>
      <w:marBottom w:val="0"/>
      <w:divBdr>
        <w:top w:val="none" w:sz="0" w:space="0" w:color="auto"/>
        <w:left w:val="none" w:sz="0" w:space="0" w:color="auto"/>
        <w:bottom w:val="none" w:sz="0" w:space="0" w:color="auto"/>
        <w:right w:val="none" w:sz="0" w:space="0" w:color="auto"/>
      </w:divBdr>
    </w:div>
    <w:div w:id="1561667510">
      <w:bodyDiv w:val="1"/>
      <w:marLeft w:val="0"/>
      <w:marRight w:val="0"/>
      <w:marTop w:val="0"/>
      <w:marBottom w:val="0"/>
      <w:divBdr>
        <w:top w:val="none" w:sz="0" w:space="0" w:color="auto"/>
        <w:left w:val="none" w:sz="0" w:space="0" w:color="auto"/>
        <w:bottom w:val="none" w:sz="0" w:space="0" w:color="auto"/>
        <w:right w:val="none" w:sz="0" w:space="0" w:color="auto"/>
      </w:divBdr>
    </w:div>
    <w:div w:id="1562444692">
      <w:bodyDiv w:val="1"/>
      <w:marLeft w:val="0"/>
      <w:marRight w:val="0"/>
      <w:marTop w:val="0"/>
      <w:marBottom w:val="0"/>
      <w:divBdr>
        <w:top w:val="none" w:sz="0" w:space="0" w:color="auto"/>
        <w:left w:val="none" w:sz="0" w:space="0" w:color="auto"/>
        <w:bottom w:val="none" w:sz="0" w:space="0" w:color="auto"/>
        <w:right w:val="none" w:sz="0" w:space="0" w:color="auto"/>
      </w:divBdr>
    </w:div>
    <w:div w:id="1563371981">
      <w:bodyDiv w:val="1"/>
      <w:marLeft w:val="0"/>
      <w:marRight w:val="0"/>
      <w:marTop w:val="0"/>
      <w:marBottom w:val="0"/>
      <w:divBdr>
        <w:top w:val="none" w:sz="0" w:space="0" w:color="auto"/>
        <w:left w:val="none" w:sz="0" w:space="0" w:color="auto"/>
        <w:bottom w:val="none" w:sz="0" w:space="0" w:color="auto"/>
        <w:right w:val="none" w:sz="0" w:space="0" w:color="auto"/>
      </w:divBdr>
    </w:div>
    <w:div w:id="1563565192">
      <w:bodyDiv w:val="1"/>
      <w:marLeft w:val="0"/>
      <w:marRight w:val="0"/>
      <w:marTop w:val="0"/>
      <w:marBottom w:val="0"/>
      <w:divBdr>
        <w:top w:val="none" w:sz="0" w:space="0" w:color="auto"/>
        <w:left w:val="none" w:sz="0" w:space="0" w:color="auto"/>
        <w:bottom w:val="none" w:sz="0" w:space="0" w:color="auto"/>
        <w:right w:val="none" w:sz="0" w:space="0" w:color="auto"/>
      </w:divBdr>
    </w:div>
    <w:div w:id="1564172894">
      <w:marLeft w:val="480"/>
      <w:marRight w:val="0"/>
      <w:marTop w:val="0"/>
      <w:marBottom w:val="0"/>
      <w:divBdr>
        <w:top w:val="none" w:sz="0" w:space="0" w:color="auto"/>
        <w:left w:val="none" w:sz="0" w:space="0" w:color="auto"/>
        <w:bottom w:val="none" w:sz="0" w:space="0" w:color="auto"/>
        <w:right w:val="none" w:sz="0" w:space="0" w:color="auto"/>
      </w:divBdr>
    </w:div>
    <w:div w:id="1564561338">
      <w:bodyDiv w:val="1"/>
      <w:marLeft w:val="0"/>
      <w:marRight w:val="0"/>
      <w:marTop w:val="0"/>
      <w:marBottom w:val="0"/>
      <w:divBdr>
        <w:top w:val="none" w:sz="0" w:space="0" w:color="auto"/>
        <w:left w:val="none" w:sz="0" w:space="0" w:color="auto"/>
        <w:bottom w:val="none" w:sz="0" w:space="0" w:color="auto"/>
        <w:right w:val="none" w:sz="0" w:space="0" w:color="auto"/>
      </w:divBdr>
    </w:div>
    <w:div w:id="1564755764">
      <w:bodyDiv w:val="1"/>
      <w:marLeft w:val="0"/>
      <w:marRight w:val="0"/>
      <w:marTop w:val="0"/>
      <w:marBottom w:val="0"/>
      <w:divBdr>
        <w:top w:val="none" w:sz="0" w:space="0" w:color="auto"/>
        <w:left w:val="none" w:sz="0" w:space="0" w:color="auto"/>
        <w:bottom w:val="none" w:sz="0" w:space="0" w:color="auto"/>
        <w:right w:val="none" w:sz="0" w:space="0" w:color="auto"/>
      </w:divBdr>
    </w:div>
    <w:div w:id="1564876788">
      <w:bodyDiv w:val="1"/>
      <w:marLeft w:val="0"/>
      <w:marRight w:val="0"/>
      <w:marTop w:val="0"/>
      <w:marBottom w:val="0"/>
      <w:divBdr>
        <w:top w:val="none" w:sz="0" w:space="0" w:color="auto"/>
        <w:left w:val="none" w:sz="0" w:space="0" w:color="auto"/>
        <w:bottom w:val="none" w:sz="0" w:space="0" w:color="auto"/>
        <w:right w:val="none" w:sz="0" w:space="0" w:color="auto"/>
      </w:divBdr>
    </w:div>
    <w:div w:id="1566064147">
      <w:bodyDiv w:val="1"/>
      <w:marLeft w:val="0"/>
      <w:marRight w:val="0"/>
      <w:marTop w:val="0"/>
      <w:marBottom w:val="0"/>
      <w:divBdr>
        <w:top w:val="none" w:sz="0" w:space="0" w:color="auto"/>
        <w:left w:val="none" w:sz="0" w:space="0" w:color="auto"/>
        <w:bottom w:val="none" w:sz="0" w:space="0" w:color="auto"/>
        <w:right w:val="none" w:sz="0" w:space="0" w:color="auto"/>
      </w:divBdr>
    </w:div>
    <w:div w:id="1566641462">
      <w:bodyDiv w:val="1"/>
      <w:marLeft w:val="0"/>
      <w:marRight w:val="0"/>
      <w:marTop w:val="0"/>
      <w:marBottom w:val="0"/>
      <w:divBdr>
        <w:top w:val="none" w:sz="0" w:space="0" w:color="auto"/>
        <w:left w:val="none" w:sz="0" w:space="0" w:color="auto"/>
        <w:bottom w:val="none" w:sz="0" w:space="0" w:color="auto"/>
        <w:right w:val="none" w:sz="0" w:space="0" w:color="auto"/>
      </w:divBdr>
    </w:div>
    <w:div w:id="1568346594">
      <w:bodyDiv w:val="1"/>
      <w:marLeft w:val="0"/>
      <w:marRight w:val="0"/>
      <w:marTop w:val="0"/>
      <w:marBottom w:val="0"/>
      <w:divBdr>
        <w:top w:val="none" w:sz="0" w:space="0" w:color="auto"/>
        <w:left w:val="none" w:sz="0" w:space="0" w:color="auto"/>
        <w:bottom w:val="none" w:sz="0" w:space="0" w:color="auto"/>
        <w:right w:val="none" w:sz="0" w:space="0" w:color="auto"/>
      </w:divBdr>
    </w:div>
    <w:div w:id="1569224217">
      <w:bodyDiv w:val="1"/>
      <w:marLeft w:val="0"/>
      <w:marRight w:val="0"/>
      <w:marTop w:val="0"/>
      <w:marBottom w:val="0"/>
      <w:divBdr>
        <w:top w:val="none" w:sz="0" w:space="0" w:color="auto"/>
        <w:left w:val="none" w:sz="0" w:space="0" w:color="auto"/>
        <w:bottom w:val="none" w:sz="0" w:space="0" w:color="auto"/>
        <w:right w:val="none" w:sz="0" w:space="0" w:color="auto"/>
      </w:divBdr>
    </w:div>
    <w:div w:id="1569654479">
      <w:bodyDiv w:val="1"/>
      <w:marLeft w:val="0"/>
      <w:marRight w:val="0"/>
      <w:marTop w:val="0"/>
      <w:marBottom w:val="0"/>
      <w:divBdr>
        <w:top w:val="none" w:sz="0" w:space="0" w:color="auto"/>
        <w:left w:val="none" w:sz="0" w:space="0" w:color="auto"/>
        <w:bottom w:val="none" w:sz="0" w:space="0" w:color="auto"/>
        <w:right w:val="none" w:sz="0" w:space="0" w:color="auto"/>
      </w:divBdr>
    </w:div>
    <w:div w:id="1570336444">
      <w:bodyDiv w:val="1"/>
      <w:marLeft w:val="0"/>
      <w:marRight w:val="0"/>
      <w:marTop w:val="0"/>
      <w:marBottom w:val="0"/>
      <w:divBdr>
        <w:top w:val="none" w:sz="0" w:space="0" w:color="auto"/>
        <w:left w:val="none" w:sz="0" w:space="0" w:color="auto"/>
        <w:bottom w:val="none" w:sz="0" w:space="0" w:color="auto"/>
        <w:right w:val="none" w:sz="0" w:space="0" w:color="auto"/>
      </w:divBdr>
    </w:div>
    <w:div w:id="1570337518">
      <w:bodyDiv w:val="1"/>
      <w:marLeft w:val="0"/>
      <w:marRight w:val="0"/>
      <w:marTop w:val="0"/>
      <w:marBottom w:val="0"/>
      <w:divBdr>
        <w:top w:val="none" w:sz="0" w:space="0" w:color="auto"/>
        <w:left w:val="none" w:sz="0" w:space="0" w:color="auto"/>
        <w:bottom w:val="none" w:sz="0" w:space="0" w:color="auto"/>
        <w:right w:val="none" w:sz="0" w:space="0" w:color="auto"/>
      </w:divBdr>
    </w:div>
    <w:div w:id="1571504378">
      <w:bodyDiv w:val="1"/>
      <w:marLeft w:val="0"/>
      <w:marRight w:val="0"/>
      <w:marTop w:val="0"/>
      <w:marBottom w:val="0"/>
      <w:divBdr>
        <w:top w:val="none" w:sz="0" w:space="0" w:color="auto"/>
        <w:left w:val="none" w:sz="0" w:space="0" w:color="auto"/>
        <w:bottom w:val="none" w:sz="0" w:space="0" w:color="auto"/>
        <w:right w:val="none" w:sz="0" w:space="0" w:color="auto"/>
      </w:divBdr>
    </w:div>
    <w:div w:id="1571621990">
      <w:marLeft w:val="480"/>
      <w:marRight w:val="0"/>
      <w:marTop w:val="0"/>
      <w:marBottom w:val="0"/>
      <w:divBdr>
        <w:top w:val="none" w:sz="0" w:space="0" w:color="auto"/>
        <w:left w:val="none" w:sz="0" w:space="0" w:color="auto"/>
        <w:bottom w:val="none" w:sz="0" w:space="0" w:color="auto"/>
        <w:right w:val="none" w:sz="0" w:space="0" w:color="auto"/>
      </w:divBdr>
    </w:div>
    <w:div w:id="1571692283">
      <w:marLeft w:val="480"/>
      <w:marRight w:val="0"/>
      <w:marTop w:val="0"/>
      <w:marBottom w:val="0"/>
      <w:divBdr>
        <w:top w:val="none" w:sz="0" w:space="0" w:color="auto"/>
        <w:left w:val="none" w:sz="0" w:space="0" w:color="auto"/>
        <w:bottom w:val="none" w:sz="0" w:space="0" w:color="auto"/>
        <w:right w:val="none" w:sz="0" w:space="0" w:color="auto"/>
      </w:divBdr>
    </w:div>
    <w:div w:id="1572353968">
      <w:bodyDiv w:val="1"/>
      <w:marLeft w:val="0"/>
      <w:marRight w:val="0"/>
      <w:marTop w:val="0"/>
      <w:marBottom w:val="0"/>
      <w:divBdr>
        <w:top w:val="none" w:sz="0" w:space="0" w:color="auto"/>
        <w:left w:val="none" w:sz="0" w:space="0" w:color="auto"/>
        <w:bottom w:val="none" w:sz="0" w:space="0" w:color="auto"/>
        <w:right w:val="none" w:sz="0" w:space="0" w:color="auto"/>
      </w:divBdr>
    </w:div>
    <w:div w:id="1572500807">
      <w:bodyDiv w:val="1"/>
      <w:marLeft w:val="0"/>
      <w:marRight w:val="0"/>
      <w:marTop w:val="0"/>
      <w:marBottom w:val="0"/>
      <w:divBdr>
        <w:top w:val="none" w:sz="0" w:space="0" w:color="auto"/>
        <w:left w:val="none" w:sz="0" w:space="0" w:color="auto"/>
        <w:bottom w:val="none" w:sz="0" w:space="0" w:color="auto"/>
        <w:right w:val="none" w:sz="0" w:space="0" w:color="auto"/>
      </w:divBdr>
    </w:div>
    <w:div w:id="1573664384">
      <w:bodyDiv w:val="1"/>
      <w:marLeft w:val="0"/>
      <w:marRight w:val="0"/>
      <w:marTop w:val="0"/>
      <w:marBottom w:val="0"/>
      <w:divBdr>
        <w:top w:val="none" w:sz="0" w:space="0" w:color="auto"/>
        <w:left w:val="none" w:sz="0" w:space="0" w:color="auto"/>
        <w:bottom w:val="none" w:sz="0" w:space="0" w:color="auto"/>
        <w:right w:val="none" w:sz="0" w:space="0" w:color="auto"/>
      </w:divBdr>
    </w:div>
    <w:div w:id="1573933502">
      <w:bodyDiv w:val="1"/>
      <w:marLeft w:val="0"/>
      <w:marRight w:val="0"/>
      <w:marTop w:val="0"/>
      <w:marBottom w:val="0"/>
      <w:divBdr>
        <w:top w:val="none" w:sz="0" w:space="0" w:color="auto"/>
        <w:left w:val="none" w:sz="0" w:space="0" w:color="auto"/>
        <w:bottom w:val="none" w:sz="0" w:space="0" w:color="auto"/>
        <w:right w:val="none" w:sz="0" w:space="0" w:color="auto"/>
      </w:divBdr>
    </w:div>
    <w:div w:id="1574465562">
      <w:bodyDiv w:val="1"/>
      <w:marLeft w:val="0"/>
      <w:marRight w:val="0"/>
      <w:marTop w:val="0"/>
      <w:marBottom w:val="0"/>
      <w:divBdr>
        <w:top w:val="none" w:sz="0" w:space="0" w:color="auto"/>
        <w:left w:val="none" w:sz="0" w:space="0" w:color="auto"/>
        <w:bottom w:val="none" w:sz="0" w:space="0" w:color="auto"/>
        <w:right w:val="none" w:sz="0" w:space="0" w:color="auto"/>
      </w:divBdr>
    </w:div>
    <w:div w:id="1575243989">
      <w:bodyDiv w:val="1"/>
      <w:marLeft w:val="0"/>
      <w:marRight w:val="0"/>
      <w:marTop w:val="0"/>
      <w:marBottom w:val="0"/>
      <w:divBdr>
        <w:top w:val="none" w:sz="0" w:space="0" w:color="auto"/>
        <w:left w:val="none" w:sz="0" w:space="0" w:color="auto"/>
        <w:bottom w:val="none" w:sz="0" w:space="0" w:color="auto"/>
        <w:right w:val="none" w:sz="0" w:space="0" w:color="auto"/>
      </w:divBdr>
    </w:div>
    <w:div w:id="1575316464">
      <w:bodyDiv w:val="1"/>
      <w:marLeft w:val="0"/>
      <w:marRight w:val="0"/>
      <w:marTop w:val="0"/>
      <w:marBottom w:val="0"/>
      <w:divBdr>
        <w:top w:val="none" w:sz="0" w:space="0" w:color="auto"/>
        <w:left w:val="none" w:sz="0" w:space="0" w:color="auto"/>
        <w:bottom w:val="none" w:sz="0" w:space="0" w:color="auto"/>
        <w:right w:val="none" w:sz="0" w:space="0" w:color="auto"/>
      </w:divBdr>
    </w:div>
    <w:div w:id="1575317268">
      <w:bodyDiv w:val="1"/>
      <w:marLeft w:val="0"/>
      <w:marRight w:val="0"/>
      <w:marTop w:val="0"/>
      <w:marBottom w:val="0"/>
      <w:divBdr>
        <w:top w:val="none" w:sz="0" w:space="0" w:color="auto"/>
        <w:left w:val="none" w:sz="0" w:space="0" w:color="auto"/>
        <w:bottom w:val="none" w:sz="0" w:space="0" w:color="auto"/>
        <w:right w:val="none" w:sz="0" w:space="0" w:color="auto"/>
      </w:divBdr>
    </w:div>
    <w:div w:id="1577007707">
      <w:bodyDiv w:val="1"/>
      <w:marLeft w:val="0"/>
      <w:marRight w:val="0"/>
      <w:marTop w:val="0"/>
      <w:marBottom w:val="0"/>
      <w:divBdr>
        <w:top w:val="none" w:sz="0" w:space="0" w:color="auto"/>
        <w:left w:val="none" w:sz="0" w:space="0" w:color="auto"/>
        <w:bottom w:val="none" w:sz="0" w:space="0" w:color="auto"/>
        <w:right w:val="none" w:sz="0" w:space="0" w:color="auto"/>
      </w:divBdr>
    </w:div>
    <w:div w:id="1578515455">
      <w:bodyDiv w:val="1"/>
      <w:marLeft w:val="0"/>
      <w:marRight w:val="0"/>
      <w:marTop w:val="0"/>
      <w:marBottom w:val="0"/>
      <w:divBdr>
        <w:top w:val="none" w:sz="0" w:space="0" w:color="auto"/>
        <w:left w:val="none" w:sz="0" w:space="0" w:color="auto"/>
        <w:bottom w:val="none" w:sz="0" w:space="0" w:color="auto"/>
        <w:right w:val="none" w:sz="0" w:space="0" w:color="auto"/>
      </w:divBdr>
    </w:div>
    <w:div w:id="1579754426">
      <w:marLeft w:val="480"/>
      <w:marRight w:val="0"/>
      <w:marTop w:val="0"/>
      <w:marBottom w:val="0"/>
      <w:divBdr>
        <w:top w:val="none" w:sz="0" w:space="0" w:color="auto"/>
        <w:left w:val="none" w:sz="0" w:space="0" w:color="auto"/>
        <w:bottom w:val="none" w:sz="0" w:space="0" w:color="auto"/>
        <w:right w:val="none" w:sz="0" w:space="0" w:color="auto"/>
      </w:divBdr>
    </w:div>
    <w:div w:id="1581791656">
      <w:bodyDiv w:val="1"/>
      <w:marLeft w:val="0"/>
      <w:marRight w:val="0"/>
      <w:marTop w:val="0"/>
      <w:marBottom w:val="0"/>
      <w:divBdr>
        <w:top w:val="none" w:sz="0" w:space="0" w:color="auto"/>
        <w:left w:val="none" w:sz="0" w:space="0" w:color="auto"/>
        <w:bottom w:val="none" w:sz="0" w:space="0" w:color="auto"/>
        <w:right w:val="none" w:sz="0" w:space="0" w:color="auto"/>
      </w:divBdr>
    </w:div>
    <w:div w:id="1582449425">
      <w:bodyDiv w:val="1"/>
      <w:marLeft w:val="0"/>
      <w:marRight w:val="0"/>
      <w:marTop w:val="0"/>
      <w:marBottom w:val="0"/>
      <w:divBdr>
        <w:top w:val="none" w:sz="0" w:space="0" w:color="auto"/>
        <w:left w:val="none" w:sz="0" w:space="0" w:color="auto"/>
        <w:bottom w:val="none" w:sz="0" w:space="0" w:color="auto"/>
        <w:right w:val="none" w:sz="0" w:space="0" w:color="auto"/>
      </w:divBdr>
    </w:div>
    <w:div w:id="1582714760">
      <w:marLeft w:val="480"/>
      <w:marRight w:val="0"/>
      <w:marTop w:val="0"/>
      <w:marBottom w:val="0"/>
      <w:divBdr>
        <w:top w:val="none" w:sz="0" w:space="0" w:color="auto"/>
        <w:left w:val="none" w:sz="0" w:space="0" w:color="auto"/>
        <w:bottom w:val="none" w:sz="0" w:space="0" w:color="auto"/>
        <w:right w:val="none" w:sz="0" w:space="0" w:color="auto"/>
      </w:divBdr>
    </w:div>
    <w:div w:id="1582786822">
      <w:bodyDiv w:val="1"/>
      <w:marLeft w:val="0"/>
      <w:marRight w:val="0"/>
      <w:marTop w:val="0"/>
      <w:marBottom w:val="0"/>
      <w:divBdr>
        <w:top w:val="none" w:sz="0" w:space="0" w:color="auto"/>
        <w:left w:val="none" w:sz="0" w:space="0" w:color="auto"/>
        <w:bottom w:val="none" w:sz="0" w:space="0" w:color="auto"/>
        <w:right w:val="none" w:sz="0" w:space="0" w:color="auto"/>
      </w:divBdr>
    </w:div>
    <w:div w:id="1583906347">
      <w:bodyDiv w:val="1"/>
      <w:marLeft w:val="0"/>
      <w:marRight w:val="0"/>
      <w:marTop w:val="0"/>
      <w:marBottom w:val="0"/>
      <w:divBdr>
        <w:top w:val="none" w:sz="0" w:space="0" w:color="auto"/>
        <w:left w:val="none" w:sz="0" w:space="0" w:color="auto"/>
        <w:bottom w:val="none" w:sz="0" w:space="0" w:color="auto"/>
        <w:right w:val="none" w:sz="0" w:space="0" w:color="auto"/>
      </w:divBdr>
    </w:div>
    <w:div w:id="1583906441">
      <w:bodyDiv w:val="1"/>
      <w:marLeft w:val="0"/>
      <w:marRight w:val="0"/>
      <w:marTop w:val="0"/>
      <w:marBottom w:val="0"/>
      <w:divBdr>
        <w:top w:val="none" w:sz="0" w:space="0" w:color="auto"/>
        <w:left w:val="none" w:sz="0" w:space="0" w:color="auto"/>
        <w:bottom w:val="none" w:sz="0" w:space="0" w:color="auto"/>
        <w:right w:val="none" w:sz="0" w:space="0" w:color="auto"/>
      </w:divBdr>
    </w:div>
    <w:div w:id="1584022242">
      <w:bodyDiv w:val="1"/>
      <w:marLeft w:val="0"/>
      <w:marRight w:val="0"/>
      <w:marTop w:val="0"/>
      <w:marBottom w:val="0"/>
      <w:divBdr>
        <w:top w:val="none" w:sz="0" w:space="0" w:color="auto"/>
        <w:left w:val="none" w:sz="0" w:space="0" w:color="auto"/>
        <w:bottom w:val="none" w:sz="0" w:space="0" w:color="auto"/>
        <w:right w:val="none" w:sz="0" w:space="0" w:color="auto"/>
      </w:divBdr>
    </w:div>
    <w:div w:id="1584070901">
      <w:bodyDiv w:val="1"/>
      <w:marLeft w:val="0"/>
      <w:marRight w:val="0"/>
      <w:marTop w:val="0"/>
      <w:marBottom w:val="0"/>
      <w:divBdr>
        <w:top w:val="none" w:sz="0" w:space="0" w:color="auto"/>
        <w:left w:val="none" w:sz="0" w:space="0" w:color="auto"/>
        <w:bottom w:val="none" w:sz="0" w:space="0" w:color="auto"/>
        <w:right w:val="none" w:sz="0" w:space="0" w:color="auto"/>
      </w:divBdr>
    </w:div>
    <w:div w:id="1585451668">
      <w:bodyDiv w:val="1"/>
      <w:marLeft w:val="0"/>
      <w:marRight w:val="0"/>
      <w:marTop w:val="0"/>
      <w:marBottom w:val="0"/>
      <w:divBdr>
        <w:top w:val="none" w:sz="0" w:space="0" w:color="auto"/>
        <w:left w:val="none" w:sz="0" w:space="0" w:color="auto"/>
        <w:bottom w:val="none" w:sz="0" w:space="0" w:color="auto"/>
        <w:right w:val="none" w:sz="0" w:space="0" w:color="auto"/>
      </w:divBdr>
    </w:div>
    <w:div w:id="1585525519">
      <w:bodyDiv w:val="1"/>
      <w:marLeft w:val="0"/>
      <w:marRight w:val="0"/>
      <w:marTop w:val="0"/>
      <w:marBottom w:val="0"/>
      <w:divBdr>
        <w:top w:val="none" w:sz="0" w:space="0" w:color="auto"/>
        <w:left w:val="none" w:sz="0" w:space="0" w:color="auto"/>
        <w:bottom w:val="none" w:sz="0" w:space="0" w:color="auto"/>
        <w:right w:val="none" w:sz="0" w:space="0" w:color="auto"/>
      </w:divBdr>
    </w:div>
    <w:div w:id="1585803263">
      <w:bodyDiv w:val="1"/>
      <w:marLeft w:val="0"/>
      <w:marRight w:val="0"/>
      <w:marTop w:val="0"/>
      <w:marBottom w:val="0"/>
      <w:divBdr>
        <w:top w:val="none" w:sz="0" w:space="0" w:color="auto"/>
        <w:left w:val="none" w:sz="0" w:space="0" w:color="auto"/>
        <w:bottom w:val="none" w:sz="0" w:space="0" w:color="auto"/>
        <w:right w:val="none" w:sz="0" w:space="0" w:color="auto"/>
      </w:divBdr>
    </w:div>
    <w:div w:id="1586188156">
      <w:bodyDiv w:val="1"/>
      <w:marLeft w:val="0"/>
      <w:marRight w:val="0"/>
      <w:marTop w:val="0"/>
      <w:marBottom w:val="0"/>
      <w:divBdr>
        <w:top w:val="none" w:sz="0" w:space="0" w:color="auto"/>
        <w:left w:val="none" w:sz="0" w:space="0" w:color="auto"/>
        <w:bottom w:val="none" w:sz="0" w:space="0" w:color="auto"/>
        <w:right w:val="none" w:sz="0" w:space="0" w:color="auto"/>
      </w:divBdr>
    </w:div>
    <w:div w:id="1586960333">
      <w:bodyDiv w:val="1"/>
      <w:marLeft w:val="0"/>
      <w:marRight w:val="0"/>
      <w:marTop w:val="0"/>
      <w:marBottom w:val="0"/>
      <w:divBdr>
        <w:top w:val="none" w:sz="0" w:space="0" w:color="auto"/>
        <w:left w:val="none" w:sz="0" w:space="0" w:color="auto"/>
        <w:bottom w:val="none" w:sz="0" w:space="0" w:color="auto"/>
        <w:right w:val="none" w:sz="0" w:space="0" w:color="auto"/>
      </w:divBdr>
    </w:div>
    <w:div w:id="1587807972">
      <w:bodyDiv w:val="1"/>
      <w:marLeft w:val="0"/>
      <w:marRight w:val="0"/>
      <w:marTop w:val="0"/>
      <w:marBottom w:val="0"/>
      <w:divBdr>
        <w:top w:val="none" w:sz="0" w:space="0" w:color="auto"/>
        <w:left w:val="none" w:sz="0" w:space="0" w:color="auto"/>
        <w:bottom w:val="none" w:sz="0" w:space="0" w:color="auto"/>
        <w:right w:val="none" w:sz="0" w:space="0" w:color="auto"/>
      </w:divBdr>
    </w:div>
    <w:div w:id="1587954587">
      <w:bodyDiv w:val="1"/>
      <w:marLeft w:val="0"/>
      <w:marRight w:val="0"/>
      <w:marTop w:val="0"/>
      <w:marBottom w:val="0"/>
      <w:divBdr>
        <w:top w:val="none" w:sz="0" w:space="0" w:color="auto"/>
        <w:left w:val="none" w:sz="0" w:space="0" w:color="auto"/>
        <w:bottom w:val="none" w:sz="0" w:space="0" w:color="auto"/>
        <w:right w:val="none" w:sz="0" w:space="0" w:color="auto"/>
      </w:divBdr>
    </w:div>
    <w:div w:id="1588928784">
      <w:bodyDiv w:val="1"/>
      <w:marLeft w:val="0"/>
      <w:marRight w:val="0"/>
      <w:marTop w:val="0"/>
      <w:marBottom w:val="0"/>
      <w:divBdr>
        <w:top w:val="none" w:sz="0" w:space="0" w:color="auto"/>
        <w:left w:val="none" w:sz="0" w:space="0" w:color="auto"/>
        <w:bottom w:val="none" w:sz="0" w:space="0" w:color="auto"/>
        <w:right w:val="none" w:sz="0" w:space="0" w:color="auto"/>
      </w:divBdr>
    </w:div>
    <w:div w:id="1589536916">
      <w:bodyDiv w:val="1"/>
      <w:marLeft w:val="0"/>
      <w:marRight w:val="0"/>
      <w:marTop w:val="0"/>
      <w:marBottom w:val="0"/>
      <w:divBdr>
        <w:top w:val="none" w:sz="0" w:space="0" w:color="auto"/>
        <w:left w:val="none" w:sz="0" w:space="0" w:color="auto"/>
        <w:bottom w:val="none" w:sz="0" w:space="0" w:color="auto"/>
        <w:right w:val="none" w:sz="0" w:space="0" w:color="auto"/>
      </w:divBdr>
    </w:div>
    <w:div w:id="1589581102">
      <w:bodyDiv w:val="1"/>
      <w:marLeft w:val="0"/>
      <w:marRight w:val="0"/>
      <w:marTop w:val="0"/>
      <w:marBottom w:val="0"/>
      <w:divBdr>
        <w:top w:val="none" w:sz="0" w:space="0" w:color="auto"/>
        <w:left w:val="none" w:sz="0" w:space="0" w:color="auto"/>
        <w:bottom w:val="none" w:sz="0" w:space="0" w:color="auto"/>
        <w:right w:val="none" w:sz="0" w:space="0" w:color="auto"/>
      </w:divBdr>
    </w:div>
    <w:div w:id="1589774128">
      <w:bodyDiv w:val="1"/>
      <w:marLeft w:val="0"/>
      <w:marRight w:val="0"/>
      <w:marTop w:val="0"/>
      <w:marBottom w:val="0"/>
      <w:divBdr>
        <w:top w:val="none" w:sz="0" w:space="0" w:color="auto"/>
        <w:left w:val="none" w:sz="0" w:space="0" w:color="auto"/>
        <w:bottom w:val="none" w:sz="0" w:space="0" w:color="auto"/>
        <w:right w:val="none" w:sz="0" w:space="0" w:color="auto"/>
      </w:divBdr>
    </w:div>
    <w:div w:id="1591111648">
      <w:bodyDiv w:val="1"/>
      <w:marLeft w:val="0"/>
      <w:marRight w:val="0"/>
      <w:marTop w:val="0"/>
      <w:marBottom w:val="0"/>
      <w:divBdr>
        <w:top w:val="none" w:sz="0" w:space="0" w:color="auto"/>
        <w:left w:val="none" w:sz="0" w:space="0" w:color="auto"/>
        <w:bottom w:val="none" w:sz="0" w:space="0" w:color="auto"/>
        <w:right w:val="none" w:sz="0" w:space="0" w:color="auto"/>
      </w:divBdr>
    </w:div>
    <w:div w:id="1591884706">
      <w:bodyDiv w:val="1"/>
      <w:marLeft w:val="0"/>
      <w:marRight w:val="0"/>
      <w:marTop w:val="0"/>
      <w:marBottom w:val="0"/>
      <w:divBdr>
        <w:top w:val="none" w:sz="0" w:space="0" w:color="auto"/>
        <w:left w:val="none" w:sz="0" w:space="0" w:color="auto"/>
        <w:bottom w:val="none" w:sz="0" w:space="0" w:color="auto"/>
        <w:right w:val="none" w:sz="0" w:space="0" w:color="auto"/>
      </w:divBdr>
    </w:div>
    <w:div w:id="1592346851">
      <w:bodyDiv w:val="1"/>
      <w:marLeft w:val="0"/>
      <w:marRight w:val="0"/>
      <w:marTop w:val="0"/>
      <w:marBottom w:val="0"/>
      <w:divBdr>
        <w:top w:val="none" w:sz="0" w:space="0" w:color="auto"/>
        <w:left w:val="none" w:sz="0" w:space="0" w:color="auto"/>
        <w:bottom w:val="none" w:sz="0" w:space="0" w:color="auto"/>
        <w:right w:val="none" w:sz="0" w:space="0" w:color="auto"/>
      </w:divBdr>
    </w:div>
    <w:div w:id="1592930659">
      <w:bodyDiv w:val="1"/>
      <w:marLeft w:val="0"/>
      <w:marRight w:val="0"/>
      <w:marTop w:val="0"/>
      <w:marBottom w:val="0"/>
      <w:divBdr>
        <w:top w:val="none" w:sz="0" w:space="0" w:color="auto"/>
        <w:left w:val="none" w:sz="0" w:space="0" w:color="auto"/>
        <w:bottom w:val="none" w:sz="0" w:space="0" w:color="auto"/>
        <w:right w:val="none" w:sz="0" w:space="0" w:color="auto"/>
      </w:divBdr>
    </w:div>
    <w:div w:id="1593586778">
      <w:bodyDiv w:val="1"/>
      <w:marLeft w:val="0"/>
      <w:marRight w:val="0"/>
      <w:marTop w:val="0"/>
      <w:marBottom w:val="0"/>
      <w:divBdr>
        <w:top w:val="none" w:sz="0" w:space="0" w:color="auto"/>
        <w:left w:val="none" w:sz="0" w:space="0" w:color="auto"/>
        <w:bottom w:val="none" w:sz="0" w:space="0" w:color="auto"/>
        <w:right w:val="none" w:sz="0" w:space="0" w:color="auto"/>
      </w:divBdr>
    </w:div>
    <w:div w:id="1596160952">
      <w:bodyDiv w:val="1"/>
      <w:marLeft w:val="0"/>
      <w:marRight w:val="0"/>
      <w:marTop w:val="0"/>
      <w:marBottom w:val="0"/>
      <w:divBdr>
        <w:top w:val="none" w:sz="0" w:space="0" w:color="auto"/>
        <w:left w:val="none" w:sz="0" w:space="0" w:color="auto"/>
        <w:bottom w:val="none" w:sz="0" w:space="0" w:color="auto"/>
        <w:right w:val="none" w:sz="0" w:space="0" w:color="auto"/>
      </w:divBdr>
    </w:div>
    <w:div w:id="1597060215">
      <w:bodyDiv w:val="1"/>
      <w:marLeft w:val="0"/>
      <w:marRight w:val="0"/>
      <w:marTop w:val="0"/>
      <w:marBottom w:val="0"/>
      <w:divBdr>
        <w:top w:val="none" w:sz="0" w:space="0" w:color="auto"/>
        <w:left w:val="none" w:sz="0" w:space="0" w:color="auto"/>
        <w:bottom w:val="none" w:sz="0" w:space="0" w:color="auto"/>
        <w:right w:val="none" w:sz="0" w:space="0" w:color="auto"/>
      </w:divBdr>
    </w:div>
    <w:div w:id="1597132623">
      <w:bodyDiv w:val="1"/>
      <w:marLeft w:val="0"/>
      <w:marRight w:val="0"/>
      <w:marTop w:val="0"/>
      <w:marBottom w:val="0"/>
      <w:divBdr>
        <w:top w:val="none" w:sz="0" w:space="0" w:color="auto"/>
        <w:left w:val="none" w:sz="0" w:space="0" w:color="auto"/>
        <w:bottom w:val="none" w:sz="0" w:space="0" w:color="auto"/>
        <w:right w:val="none" w:sz="0" w:space="0" w:color="auto"/>
      </w:divBdr>
    </w:div>
    <w:div w:id="1597251444">
      <w:bodyDiv w:val="1"/>
      <w:marLeft w:val="0"/>
      <w:marRight w:val="0"/>
      <w:marTop w:val="0"/>
      <w:marBottom w:val="0"/>
      <w:divBdr>
        <w:top w:val="none" w:sz="0" w:space="0" w:color="auto"/>
        <w:left w:val="none" w:sz="0" w:space="0" w:color="auto"/>
        <w:bottom w:val="none" w:sz="0" w:space="0" w:color="auto"/>
        <w:right w:val="none" w:sz="0" w:space="0" w:color="auto"/>
      </w:divBdr>
    </w:div>
    <w:div w:id="1597591573">
      <w:bodyDiv w:val="1"/>
      <w:marLeft w:val="0"/>
      <w:marRight w:val="0"/>
      <w:marTop w:val="0"/>
      <w:marBottom w:val="0"/>
      <w:divBdr>
        <w:top w:val="none" w:sz="0" w:space="0" w:color="auto"/>
        <w:left w:val="none" w:sz="0" w:space="0" w:color="auto"/>
        <w:bottom w:val="none" w:sz="0" w:space="0" w:color="auto"/>
        <w:right w:val="none" w:sz="0" w:space="0" w:color="auto"/>
      </w:divBdr>
    </w:div>
    <w:div w:id="1597901995">
      <w:bodyDiv w:val="1"/>
      <w:marLeft w:val="0"/>
      <w:marRight w:val="0"/>
      <w:marTop w:val="0"/>
      <w:marBottom w:val="0"/>
      <w:divBdr>
        <w:top w:val="none" w:sz="0" w:space="0" w:color="auto"/>
        <w:left w:val="none" w:sz="0" w:space="0" w:color="auto"/>
        <w:bottom w:val="none" w:sz="0" w:space="0" w:color="auto"/>
        <w:right w:val="none" w:sz="0" w:space="0" w:color="auto"/>
      </w:divBdr>
    </w:div>
    <w:div w:id="1598363119">
      <w:bodyDiv w:val="1"/>
      <w:marLeft w:val="0"/>
      <w:marRight w:val="0"/>
      <w:marTop w:val="0"/>
      <w:marBottom w:val="0"/>
      <w:divBdr>
        <w:top w:val="none" w:sz="0" w:space="0" w:color="auto"/>
        <w:left w:val="none" w:sz="0" w:space="0" w:color="auto"/>
        <w:bottom w:val="none" w:sz="0" w:space="0" w:color="auto"/>
        <w:right w:val="none" w:sz="0" w:space="0" w:color="auto"/>
      </w:divBdr>
    </w:div>
    <w:div w:id="1599144966">
      <w:bodyDiv w:val="1"/>
      <w:marLeft w:val="0"/>
      <w:marRight w:val="0"/>
      <w:marTop w:val="0"/>
      <w:marBottom w:val="0"/>
      <w:divBdr>
        <w:top w:val="none" w:sz="0" w:space="0" w:color="auto"/>
        <w:left w:val="none" w:sz="0" w:space="0" w:color="auto"/>
        <w:bottom w:val="none" w:sz="0" w:space="0" w:color="auto"/>
        <w:right w:val="none" w:sz="0" w:space="0" w:color="auto"/>
      </w:divBdr>
    </w:div>
    <w:div w:id="1599945607">
      <w:bodyDiv w:val="1"/>
      <w:marLeft w:val="0"/>
      <w:marRight w:val="0"/>
      <w:marTop w:val="0"/>
      <w:marBottom w:val="0"/>
      <w:divBdr>
        <w:top w:val="none" w:sz="0" w:space="0" w:color="auto"/>
        <w:left w:val="none" w:sz="0" w:space="0" w:color="auto"/>
        <w:bottom w:val="none" w:sz="0" w:space="0" w:color="auto"/>
        <w:right w:val="none" w:sz="0" w:space="0" w:color="auto"/>
      </w:divBdr>
    </w:div>
    <w:div w:id="1600020545">
      <w:bodyDiv w:val="1"/>
      <w:marLeft w:val="0"/>
      <w:marRight w:val="0"/>
      <w:marTop w:val="0"/>
      <w:marBottom w:val="0"/>
      <w:divBdr>
        <w:top w:val="none" w:sz="0" w:space="0" w:color="auto"/>
        <w:left w:val="none" w:sz="0" w:space="0" w:color="auto"/>
        <w:bottom w:val="none" w:sz="0" w:space="0" w:color="auto"/>
        <w:right w:val="none" w:sz="0" w:space="0" w:color="auto"/>
      </w:divBdr>
    </w:div>
    <w:div w:id="1600136859">
      <w:bodyDiv w:val="1"/>
      <w:marLeft w:val="0"/>
      <w:marRight w:val="0"/>
      <w:marTop w:val="0"/>
      <w:marBottom w:val="0"/>
      <w:divBdr>
        <w:top w:val="none" w:sz="0" w:space="0" w:color="auto"/>
        <w:left w:val="none" w:sz="0" w:space="0" w:color="auto"/>
        <w:bottom w:val="none" w:sz="0" w:space="0" w:color="auto"/>
        <w:right w:val="none" w:sz="0" w:space="0" w:color="auto"/>
      </w:divBdr>
    </w:div>
    <w:div w:id="1600260323">
      <w:bodyDiv w:val="1"/>
      <w:marLeft w:val="0"/>
      <w:marRight w:val="0"/>
      <w:marTop w:val="0"/>
      <w:marBottom w:val="0"/>
      <w:divBdr>
        <w:top w:val="none" w:sz="0" w:space="0" w:color="auto"/>
        <w:left w:val="none" w:sz="0" w:space="0" w:color="auto"/>
        <w:bottom w:val="none" w:sz="0" w:space="0" w:color="auto"/>
        <w:right w:val="none" w:sz="0" w:space="0" w:color="auto"/>
      </w:divBdr>
    </w:div>
    <w:div w:id="1600721821">
      <w:bodyDiv w:val="1"/>
      <w:marLeft w:val="0"/>
      <w:marRight w:val="0"/>
      <w:marTop w:val="0"/>
      <w:marBottom w:val="0"/>
      <w:divBdr>
        <w:top w:val="none" w:sz="0" w:space="0" w:color="auto"/>
        <w:left w:val="none" w:sz="0" w:space="0" w:color="auto"/>
        <w:bottom w:val="none" w:sz="0" w:space="0" w:color="auto"/>
        <w:right w:val="none" w:sz="0" w:space="0" w:color="auto"/>
      </w:divBdr>
    </w:div>
    <w:div w:id="1600868423">
      <w:bodyDiv w:val="1"/>
      <w:marLeft w:val="0"/>
      <w:marRight w:val="0"/>
      <w:marTop w:val="0"/>
      <w:marBottom w:val="0"/>
      <w:divBdr>
        <w:top w:val="none" w:sz="0" w:space="0" w:color="auto"/>
        <w:left w:val="none" w:sz="0" w:space="0" w:color="auto"/>
        <w:bottom w:val="none" w:sz="0" w:space="0" w:color="auto"/>
        <w:right w:val="none" w:sz="0" w:space="0" w:color="auto"/>
      </w:divBdr>
    </w:div>
    <w:div w:id="1600874619">
      <w:bodyDiv w:val="1"/>
      <w:marLeft w:val="0"/>
      <w:marRight w:val="0"/>
      <w:marTop w:val="0"/>
      <w:marBottom w:val="0"/>
      <w:divBdr>
        <w:top w:val="none" w:sz="0" w:space="0" w:color="auto"/>
        <w:left w:val="none" w:sz="0" w:space="0" w:color="auto"/>
        <w:bottom w:val="none" w:sz="0" w:space="0" w:color="auto"/>
        <w:right w:val="none" w:sz="0" w:space="0" w:color="auto"/>
      </w:divBdr>
    </w:div>
    <w:div w:id="1601260039">
      <w:bodyDiv w:val="1"/>
      <w:marLeft w:val="0"/>
      <w:marRight w:val="0"/>
      <w:marTop w:val="0"/>
      <w:marBottom w:val="0"/>
      <w:divBdr>
        <w:top w:val="none" w:sz="0" w:space="0" w:color="auto"/>
        <w:left w:val="none" w:sz="0" w:space="0" w:color="auto"/>
        <w:bottom w:val="none" w:sz="0" w:space="0" w:color="auto"/>
        <w:right w:val="none" w:sz="0" w:space="0" w:color="auto"/>
      </w:divBdr>
    </w:div>
    <w:div w:id="1601522384">
      <w:bodyDiv w:val="1"/>
      <w:marLeft w:val="0"/>
      <w:marRight w:val="0"/>
      <w:marTop w:val="0"/>
      <w:marBottom w:val="0"/>
      <w:divBdr>
        <w:top w:val="none" w:sz="0" w:space="0" w:color="auto"/>
        <w:left w:val="none" w:sz="0" w:space="0" w:color="auto"/>
        <w:bottom w:val="none" w:sz="0" w:space="0" w:color="auto"/>
        <w:right w:val="none" w:sz="0" w:space="0" w:color="auto"/>
      </w:divBdr>
    </w:div>
    <w:div w:id="1601530246">
      <w:bodyDiv w:val="1"/>
      <w:marLeft w:val="0"/>
      <w:marRight w:val="0"/>
      <w:marTop w:val="0"/>
      <w:marBottom w:val="0"/>
      <w:divBdr>
        <w:top w:val="none" w:sz="0" w:space="0" w:color="auto"/>
        <w:left w:val="none" w:sz="0" w:space="0" w:color="auto"/>
        <w:bottom w:val="none" w:sz="0" w:space="0" w:color="auto"/>
        <w:right w:val="none" w:sz="0" w:space="0" w:color="auto"/>
      </w:divBdr>
    </w:div>
    <w:div w:id="1601714892">
      <w:bodyDiv w:val="1"/>
      <w:marLeft w:val="0"/>
      <w:marRight w:val="0"/>
      <w:marTop w:val="0"/>
      <w:marBottom w:val="0"/>
      <w:divBdr>
        <w:top w:val="none" w:sz="0" w:space="0" w:color="auto"/>
        <w:left w:val="none" w:sz="0" w:space="0" w:color="auto"/>
        <w:bottom w:val="none" w:sz="0" w:space="0" w:color="auto"/>
        <w:right w:val="none" w:sz="0" w:space="0" w:color="auto"/>
      </w:divBdr>
    </w:div>
    <w:div w:id="1602030174">
      <w:bodyDiv w:val="1"/>
      <w:marLeft w:val="0"/>
      <w:marRight w:val="0"/>
      <w:marTop w:val="0"/>
      <w:marBottom w:val="0"/>
      <w:divBdr>
        <w:top w:val="none" w:sz="0" w:space="0" w:color="auto"/>
        <w:left w:val="none" w:sz="0" w:space="0" w:color="auto"/>
        <w:bottom w:val="none" w:sz="0" w:space="0" w:color="auto"/>
        <w:right w:val="none" w:sz="0" w:space="0" w:color="auto"/>
      </w:divBdr>
    </w:div>
    <w:div w:id="1602100876">
      <w:bodyDiv w:val="1"/>
      <w:marLeft w:val="0"/>
      <w:marRight w:val="0"/>
      <w:marTop w:val="0"/>
      <w:marBottom w:val="0"/>
      <w:divBdr>
        <w:top w:val="none" w:sz="0" w:space="0" w:color="auto"/>
        <w:left w:val="none" w:sz="0" w:space="0" w:color="auto"/>
        <w:bottom w:val="none" w:sz="0" w:space="0" w:color="auto"/>
        <w:right w:val="none" w:sz="0" w:space="0" w:color="auto"/>
      </w:divBdr>
    </w:div>
    <w:div w:id="1602487745">
      <w:bodyDiv w:val="1"/>
      <w:marLeft w:val="0"/>
      <w:marRight w:val="0"/>
      <w:marTop w:val="0"/>
      <w:marBottom w:val="0"/>
      <w:divBdr>
        <w:top w:val="none" w:sz="0" w:space="0" w:color="auto"/>
        <w:left w:val="none" w:sz="0" w:space="0" w:color="auto"/>
        <w:bottom w:val="none" w:sz="0" w:space="0" w:color="auto"/>
        <w:right w:val="none" w:sz="0" w:space="0" w:color="auto"/>
      </w:divBdr>
    </w:div>
    <w:div w:id="1603106889">
      <w:bodyDiv w:val="1"/>
      <w:marLeft w:val="0"/>
      <w:marRight w:val="0"/>
      <w:marTop w:val="0"/>
      <w:marBottom w:val="0"/>
      <w:divBdr>
        <w:top w:val="none" w:sz="0" w:space="0" w:color="auto"/>
        <w:left w:val="none" w:sz="0" w:space="0" w:color="auto"/>
        <w:bottom w:val="none" w:sz="0" w:space="0" w:color="auto"/>
        <w:right w:val="none" w:sz="0" w:space="0" w:color="auto"/>
      </w:divBdr>
    </w:div>
    <w:div w:id="1606037136">
      <w:bodyDiv w:val="1"/>
      <w:marLeft w:val="0"/>
      <w:marRight w:val="0"/>
      <w:marTop w:val="0"/>
      <w:marBottom w:val="0"/>
      <w:divBdr>
        <w:top w:val="none" w:sz="0" w:space="0" w:color="auto"/>
        <w:left w:val="none" w:sz="0" w:space="0" w:color="auto"/>
        <w:bottom w:val="none" w:sz="0" w:space="0" w:color="auto"/>
        <w:right w:val="none" w:sz="0" w:space="0" w:color="auto"/>
      </w:divBdr>
    </w:div>
    <w:div w:id="1606573729">
      <w:bodyDiv w:val="1"/>
      <w:marLeft w:val="0"/>
      <w:marRight w:val="0"/>
      <w:marTop w:val="0"/>
      <w:marBottom w:val="0"/>
      <w:divBdr>
        <w:top w:val="none" w:sz="0" w:space="0" w:color="auto"/>
        <w:left w:val="none" w:sz="0" w:space="0" w:color="auto"/>
        <w:bottom w:val="none" w:sz="0" w:space="0" w:color="auto"/>
        <w:right w:val="none" w:sz="0" w:space="0" w:color="auto"/>
      </w:divBdr>
    </w:div>
    <w:div w:id="1606965331">
      <w:bodyDiv w:val="1"/>
      <w:marLeft w:val="0"/>
      <w:marRight w:val="0"/>
      <w:marTop w:val="0"/>
      <w:marBottom w:val="0"/>
      <w:divBdr>
        <w:top w:val="none" w:sz="0" w:space="0" w:color="auto"/>
        <w:left w:val="none" w:sz="0" w:space="0" w:color="auto"/>
        <w:bottom w:val="none" w:sz="0" w:space="0" w:color="auto"/>
        <w:right w:val="none" w:sz="0" w:space="0" w:color="auto"/>
      </w:divBdr>
    </w:div>
    <w:div w:id="1607346540">
      <w:bodyDiv w:val="1"/>
      <w:marLeft w:val="0"/>
      <w:marRight w:val="0"/>
      <w:marTop w:val="0"/>
      <w:marBottom w:val="0"/>
      <w:divBdr>
        <w:top w:val="none" w:sz="0" w:space="0" w:color="auto"/>
        <w:left w:val="none" w:sz="0" w:space="0" w:color="auto"/>
        <w:bottom w:val="none" w:sz="0" w:space="0" w:color="auto"/>
        <w:right w:val="none" w:sz="0" w:space="0" w:color="auto"/>
      </w:divBdr>
    </w:div>
    <w:div w:id="1607498147">
      <w:bodyDiv w:val="1"/>
      <w:marLeft w:val="0"/>
      <w:marRight w:val="0"/>
      <w:marTop w:val="0"/>
      <w:marBottom w:val="0"/>
      <w:divBdr>
        <w:top w:val="none" w:sz="0" w:space="0" w:color="auto"/>
        <w:left w:val="none" w:sz="0" w:space="0" w:color="auto"/>
        <w:bottom w:val="none" w:sz="0" w:space="0" w:color="auto"/>
        <w:right w:val="none" w:sz="0" w:space="0" w:color="auto"/>
      </w:divBdr>
    </w:div>
    <w:div w:id="1607612907">
      <w:bodyDiv w:val="1"/>
      <w:marLeft w:val="0"/>
      <w:marRight w:val="0"/>
      <w:marTop w:val="0"/>
      <w:marBottom w:val="0"/>
      <w:divBdr>
        <w:top w:val="none" w:sz="0" w:space="0" w:color="auto"/>
        <w:left w:val="none" w:sz="0" w:space="0" w:color="auto"/>
        <w:bottom w:val="none" w:sz="0" w:space="0" w:color="auto"/>
        <w:right w:val="none" w:sz="0" w:space="0" w:color="auto"/>
      </w:divBdr>
    </w:div>
    <w:div w:id="1607813640">
      <w:bodyDiv w:val="1"/>
      <w:marLeft w:val="0"/>
      <w:marRight w:val="0"/>
      <w:marTop w:val="0"/>
      <w:marBottom w:val="0"/>
      <w:divBdr>
        <w:top w:val="none" w:sz="0" w:space="0" w:color="auto"/>
        <w:left w:val="none" w:sz="0" w:space="0" w:color="auto"/>
        <w:bottom w:val="none" w:sz="0" w:space="0" w:color="auto"/>
        <w:right w:val="none" w:sz="0" w:space="0" w:color="auto"/>
      </w:divBdr>
    </w:div>
    <w:div w:id="1607888682">
      <w:bodyDiv w:val="1"/>
      <w:marLeft w:val="0"/>
      <w:marRight w:val="0"/>
      <w:marTop w:val="0"/>
      <w:marBottom w:val="0"/>
      <w:divBdr>
        <w:top w:val="none" w:sz="0" w:space="0" w:color="auto"/>
        <w:left w:val="none" w:sz="0" w:space="0" w:color="auto"/>
        <w:bottom w:val="none" w:sz="0" w:space="0" w:color="auto"/>
        <w:right w:val="none" w:sz="0" w:space="0" w:color="auto"/>
      </w:divBdr>
    </w:div>
    <w:div w:id="1608586769">
      <w:bodyDiv w:val="1"/>
      <w:marLeft w:val="0"/>
      <w:marRight w:val="0"/>
      <w:marTop w:val="0"/>
      <w:marBottom w:val="0"/>
      <w:divBdr>
        <w:top w:val="none" w:sz="0" w:space="0" w:color="auto"/>
        <w:left w:val="none" w:sz="0" w:space="0" w:color="auto"/>
        <w:bottom w:val="none" w:sz="0" w:space="0" w:color="auto"/>
        <w:right w:val="none" w:sz="0" w:space="0" w:color="auto"/>
      </w:divBdr>
    </w:div>
    <w:div w:id="1608653695">
      <w:bodyDiv w:val="1"/>
      <w:marLeft w:val="0"/>
      <w:marRight w:val="0"/>
      <w:marTop w:val="0"/>
      <w:marBottom w:val="0"/>
      <w:divBdr>
        <w:top w:val="none" w:sz="0" w:space="0" w:color="auto"/>
        <w:left w:val="none" w:sz="0" w:space="0" w:color="auto"/>
        <w:bottom w:val="none" w:sz="0" w:space="0" w:color="auto"/>
        <w:right w:val="none" w:sz="0" w:space="0" w:color="auto"/>
      </w:divBdr>
    </w:div>
    <w:div w:id="1610309105">
      <w:bodyDiv w:val="1"/>
      <w:marLeft w:val="0"/>
      <w:marRight w:val="0"/>
      <w:marTop w:val="0"/>
      <w:marBottom w:val="0"/>
      <w:divBdr>
        <w:top w:val="none" w:sz="0" w:space="0" w:color="auto"/>
        <w:left w:val="none" w:sz="0" w:space="0" w:color="auto"/>
        <w:bottom w:val="none" w:sz="0" w:space="0" w:color="auto"/>
        <w:right w:val="none" w:sz="0" w:space="0" w:color="auto"/>
      </w:divBdr>
    </w:div>
    <w:div w:id="1610429483">
      <w:bodyDiv w:val="1"/>
      <w:marLeft w:val="0"/>
      <w:marRight w:val="0"/>
      <w:marTop w:val="0"/>
      <w:marBottom w:val="0"/>
      <w:divBdr>
        <w:top w:val="none" w:sz="0" w:space="0" w:color="auto"/>
        <w:left w:val="none" w:sz="0" w:space="0" w:color="auto"/>
        <w:bottom w:val="none" w:sz="0" w:space="0" w:color="auto"/>
        <w:right w:val="none" w:sz="0" w:space="0" w:color="auto"/>
      </w:divBdr>
    </w:div>
    <w:div w:id="1611351009">
      <w:bodyDiv w:val="1"/>
      <w:marLeft w:val="0"/>
      <w:marRight w:val="0"/>
      <w:marTop w:val="0"/>
      <w:marBottom w:val="0"/>
      <w:divBdr>
        <w:top w:val="none" w:sz="0" w:space="0" w:color="auto"/>
        <w:left w:val="none" w:sz="0" w:space="0" w:color="auto"/>
        <w:bottom w:val="none" w:sz="0" w:space="0" w:color="auto"/>
        <w:right w:val="none" w:sz="0" w:space="0" w:color="auto"/>
      </w:divBdr>
    </w:div>
    <w:div w:id="1611739132">
      <w:bodyDiv w:val="1"/>
      <w:marLeft w:val="0"/>
      <w:marRight w:val="0"/>
      <w:marTop w:val="0"/>
      <w:marBottom w:val="0"/>
      <w:divBdr>
        <w:top w:val="none" w:sz="0" w:space="0" w:color="auto"/>
        <w:left w:val="none" w:sz="0" w:space="0" w:color="auto"/>
        <w:bottom w:val="none" w:sz="0" w:space="0" w:color="auto"/>
        <w:right w:val="none" w:sz="0" w:space="0" w:color="auto"/>
      </w:divBdr>
    </w:div>
    <w:div w:id="1613780922">
      <w:bodyDiv w:val="1"/>
      <w:marLeft w:val="0"/>
      <w:marRight w:val="0"/>
      <w:marTop w:val="0"/>
      <w:marBottom w:val="0"/>
      <w:divBdr>
        <w:top w:val="none" w:sz="0" w:space="0" w:color="auto"/>
        <w:left w:val="none" w:sz="0" w:space="0" w:color="auto"/>
        <w:bottom w:val="none" w:sz="0" w:space="0" w:color="auto"/>
        <w:right w:val="none" w:sz="0" w:space="0" w:color="auto"/>
      </w:divBdr>
    </w:div>
    <w:div w:id="1614090645">
      <w:bodyDiv w:val="1"/>
      <w:marLeft w:val="0"/>
      <w:marRight w:val="0"/>
      <w:marTop w:val="0"/>
      <w:marBottom w:val="0"/>
      <w:divBdr>
        <w:top w:val="none" w:sz="0" w:space="0" w:color="auto"/>
        <w:left w:val="none" w:sz="0" w:space="0" w:color="auto"/>
        <w:bottom w:val="none" w:sz="0" w:space="0" w:color="auto"/>
        <w:right w:val="none" w:sz="0" w:space="0" w:color="auto"/>
      </w:divBdr>
    </w:div>
    <w:div w:id="1614550847">
      <w:bodyDiv w:val="1"/>
      <w:marLeft w:val="0"/>
      <w:marRight w:val="0"/>
      <w:marTop w:val="0"/>
      <w:marBottom w:val="0"/>
      <w:divBdr>
        <w:top w:val="none" w:sz="0" w:space="0" w:color="auto"/>
        <w:left w:val="none" w:sz="0" w:space="0" w:color="auto"/>
        <w:bottom w:val="none" w:sz="0" w:space="0" w:color="auto"/>
        <w:right w:val="none" w:sz="0" w:space="0" w:color="auto"/>
      </w:divBdr>
    </w:div>
    <w:div w:id="1615483190">
      <w:bodyDiv w:val="1"/>
      <w:marLeft w:val="0"/>
      <w:marRight w:val="0"/>
      <w:marTop w:val="0"/>
      <w:marBottom w:val="0"/>
      <w:divBdr>
        <w:top w:val="none" w:sz="0" w:space="0" w:color="auto"/>
        <w:left w:val="none" w:sz="0" w:space="0" w:color="auto"/>
        <w:bottom w:val="none" w:sz="0" w:space="0" w:color="auto"/>
        <w:right w:val="none" w:sz="0" w:space="0" w:color="auto"/>
      </w:divBdr>
    </w:div>
    <w:div w:id="1616907293">
      <w:bodyDiv w:val="1"/>
      <w:marLeft w:val="0"/>
      <w:marRight w:val="0"/>
      <w:marTop w:val="0"/>
      <w:marBottom w:val="0"/>
      <w:divBdr>
        <w:top w:val="none" w:sz="0" w:space="0" w:color="auto"/>
        <w:left w:val="none" w:sz="0" w:space="0" w:color="auto"/>
        <w:bottom w:val="none" w:sz="0" w:space="0" w:color="auto"/>
        <w:right w:val="none" w:sz="0" w:space="0" w:color="auto"/>
      </w:divBdr>
    </w:div>
    <w:div w:id="1618176387">
      <w:bodyDiv w:val="1"/>
      <w:marLeft w:val="0"/>
      <w:marRight w:val="0"/>
      <w:marTop w:val="0"/>
      <w:marBottom w:val="0"/>
      <w:divBdr>
        <w:top w:val="none" w:sz="0" w:space="0" w:color="auto"/>
        <w:left w:val="none" w:sz="0" w:space="0" w:color="auto"/>
        <w:bottom w:val="none" w:sz="0" w:space="0" w:color="auto"/>
        <w:right w:val="none" w:sz="0" w:space="0" w:color="auto"/>
      </w:divBdr>
    </w:div>
    <w:div w:id="1618291493">
      <w:bodyDiv w:val="1"/>
      <w:marLeft w:val="0"/>
      <w:marRight w:val="0"/>
      <w:marTop w:val="0"/>
      <w:marBottom w:val="0"/>
      <w:divBdr>
        <w:top w:val="none" w:sz="0" w:space="0" w:color="auto"/>
        <w:left w:val="none" w:sz="0" w:space="0" w:color="auto"/>
        <w:bottom w:val="none" w:sz="0" w:space="0" w:color="auto"/>
        <w:right w:val="none" w:sz="0" w:space="0" w:color="auto"/>
      </w:divBdr>
    </w:div>
    <w:div w:id="1619095630">
      <w:bodyDiv w:val="1"/>
      <w:marLeft w:val="0"/>
      <w:marRight w:val="0"/>
      <w:marTop w:val="0"/>
      <w:marBottom w:val="0"/>
      <w:divBdr>
        <w:top w:val="none" w:sz="0" w:space="0" w:color="auto"/>
        <w:left w:val="none" w:sz="0" w:space="0" w:color="auto"/>
        <w:bottom w:val="none" w:sz="0" w:space="0" w:color="auto"/>
        <w:right w:val="none" w:sz="0" w:space="0" w:color="auto"/>
      </w:divBdr>
    </w:div>
    <w:div w:id="1619137465">
      <w:bodyDiv w:val="1"/>
      <w:marLeft w:val="0"/>
      <w:marRight w:val="0"/>
      <w:marTop w:val="0"/>
      <w:marBottom w:val="0"/>
      <w:divBdr>
        <w:top w:val="none" w:sz="0" w:space="0" w:color="auto"/>
        <w:left w:val="none" w:sz="0" w:space="0" w:color="auto"/>
        <w:bottom w:val="none" w:sz="0" w:space="0" w:color="auto"/>
        <w:right w:val="none" w:sz="0" w:space="0" w:color="auto"/>
      </w:divBdr>
    </w:div>
    <w:div w:id="1619489705">
      <w:bodyDiv w:val="1"/>
      <w:marLeft w:val="0"/>
      <w:marRight w:val="0"/>
      <w:marTop w:val="0"/>
      <w:marBottom w:val="0"/>
      <w:divBdr>
        <w:top w:val="none" w:sz="0" w:space="0" w:color="auto"/>
        <w:left w:val="none" w:sz="0" w:space="0" w:color="auto"/>
        <w:bottom w:val="none" w:sz="0" w:space="0" w:color="auto"/>
        <w:right w:val="none" w:sz="0" w:space="0" w:color="auto"/>
      </w:divBdr>
    </w:div>
    <w:div w:id="1620448728">
      <w:bodyDiv w:val="1"/>
      <w:marLeft w:val="0"/>
      <w:marRight w:val="0"/>
      <w:marTop w:val="0"/>
      <w:marBottom w:val="0"/>
      <w:divBdr>
        <w:top w:val="none" w:sz="0" w:space="0" w:color="auto"/>
        <w:left w:val="none" w:sz="0" w:space="0" w:color="auto"/>
        <w:bottom w:val="none" w:sz="0" w:space="0" w:color="auto"/>
        <w:right w:val="none" w:sz="0" w:space="0" w:color="auto"/>
      </w:divBdr>
    </w:div>
    <w:div w:id="1620838125">
      <w:bodyDiv w:val="1"/>
      <w:marLeft w:val="0"/>
      <w:marRight w:val="0"/>
      <w:marTop w:val="0"/>
      <w:marBottom w:val="0"/>
      <w:divBdr>
        <w:top w:val="none" w:sz="0" w:space="0" w:color="auto"/>
        <w:left w:val="none" w:sz="0" w:space="0" w:color="auto"/>
        <w:bottom w:val="none" w:sz="0" w:space="0" w:color="auto"/>
        <w:right w:val="none" w:sz="0" w:space="0" w:color="auto"/>
      </w:divBdr>
    </w:div>
    <w:div w:id="1621260954">
      <w:bodyDiv w:val="1"/>
      <w:marLeft w:val="0"/>
      <w:marRight w:val="0"/>
      <w:marTop w:val="0"/>
      <w:marBottom w:val="0"/>
      <w:divBdr>
        <w:top w:val="none" w:sz="0" w:space="0" w:color="auto"/>
        <w:left w:val="none" w:sz="0" w:space="0" w:color="auto"/>
        <w:bottom w:val="none" w:sz="0" w:space="0" w:color="auto"/>
        <w:right w:val="none" w:sz="0" w:space="0" w:color="auto"/>
      </w:divBdr>
    </w:div>
    <w:div w:id="1621299630">
      <w:bodyDiv w:val="1"/>
      <w:marLeft w:val="0"/>
      <w:marRight w:val="0"/>
      <w:marTop w:val="0"/>
      <w:marBottom w:val="0"/>
      <w:divBdr>
        <w:top w:val="none" w:sz="0" w:space="0" w:color="auto"/>
        <w:left w:val="none" w:sz="0" w:space="0" w:color="auto"/>
        <w:bottom w:val="none" w:sz="0" w:space="0" w:color="auto"/>
        <w:right w:val="none" w:sz="0" w:space="0" w:color="auto"/>
      </w:divBdr>
    </w:div>
    <w:div w:id="1621300734">
      <w:bodyDiv w:val="1"/>
      <w:marLeft w:val="0"/>
      <w:marRight w:val="0"/>
      <w:marTop w:val="0"/>
      <w:marBottom w:val="0"/>
      <w:divBdr>
        <w:top w:val="none" w:sz="0" w:space="0" w:color="auto"/>
        <w:left w:val="none" w:sz="0" w:space="0" w:color="auto"/>
        <w:bottom w:val="none" w:sz="0" w:space="0" w:color="auto"/>
        <w:right w:val="none" w:sz="0" w:space="0" w:color="auto"/>
      </w:divBdr>
    </w:div>
    <w:div w:id="1621378740">
      <w:bodyDiv w:val="1"/>
      <w:marLeft w:val="0"/>
      <w:marRight w:val="0"/>
      <w:marTop w:val="0"/>
      <w:marBottom w:val="0"/>
      <w:divBdr>
        <w:top w:val="none" w:sz="0" w:space="0" w:color="auto"/>
        <w:left w:val="none" w:sz="0" w:space="0" w:color="auto"/>
        <w:bottom w:val="none" w:sz="0" w:space="0" w:color="auto"/>
        <w:right w:val="none" w:sz="0" w:space="0" w:color="auto"/>
      </w:divBdr>
    </w:div>
    <w:div w:id="1621381589">
      <w:marLeft w:val="0"/>
      <w:marRight w:val="0"/>
      <w:marTop w:val="0"/>
      <w:marBottom w:val="0"/>
      <w:divBdr>
        <w:top w:val="none" w:sz="0" w:space="0" w:color="auto"/>
        <w:left w:val="none" w:sz="0" w:space="0" w:color="auto"/>
        <w:bottom w:val="none" w:sz="0" w:space="0" w:color="auto"/>
        <w:right w:val="none" w:sz="0" w:space="0" w:color="auto"/>
      </w:divBdr>
    </w:div>
    <w:div w:id="1622034439">
      <w:bodyDiv w:val="1"/>
      <w:marLeft w:val="0"/>
      <w:marRight w:val="0"/>
      <w:marTop w:val="0"/>
      <w:marBottom w:val="0"/>
      <w:divBdr>
        <w:top w:val="none" w:sz="0" w:space="0" w:color="auto"/>
        <w:left w:val="none" w:sz="0" w:space="0" w:color="auto"/>
        <w:bottom w:val="none" w:sz="0" w:space="0" w:color="auto"/>
        <w:right w:val="none" w:sz="0" w:space="0" w:color="auto"/>
      </w:divBdr>
    </w:div>
    <w:div w:id="1623069676">
      <w:bodyDiv w:val="1"/>
      <w:marLeft w:val="0"/>
      <w:marRight w:val="0"/>
      <w:marTop w:val="0"/>
      <w:marBottom w:val="0"/>
      <w:divBdr>
        <w:top w:val="none" w:sz="0" w:space="0" w:color="auto"/>
        <w:left w:val="none" w:sz="0" w:space="0" w:color="auto"/>
        <w:bottom w:val="none" w:sz="0" w:space="0" w:color="auto"/>
        <w:right w:val="none" w:sz="0" w:space="0" w:color="auto"/>
      </w:divBdr>
    </w:div>
    <w:div w:id="1623533063">
      <w:bodyDiv w:val="1"/>
      <w:marLeft w:val="0"/>
      <w:marRight w:val="0"/>
      <w:marTop w:val="0"/>
      <w:marBottom w:val="0"/>
      <w:divBdr>
        <w:top w:val="none" w:sz="0" w:space="0" w:color="auto"/>
        <w:left w:val="none" w:sz="0" w:space="0" w:color="auto"/>
        <w:bottom w:val="none" w:sz="0" w:space="0" w:color="auto"/>
        <w:right w:val="none" w:sz="0" w:space="0" w:color="auto"/>
      </w:divBdr>
    </w:div>
    <w:div w:id="1623925253">
      <w:bodyDiv w:val="1"/>
      <w:marLeft w:val="0"/>
      <w:marRight w:val="0"/>
      <w:marTop w:val="0"/>
      <w:marBottom w:val="0"/>
      <w:divBdr>
        <w:top w:val="none" w:sz="0" w:space="0" w:color="auto"/>
        <w:left w:val="none" w:sz="0" w:space="0" w:color="auto"/>
        <w:bottom w:val="none" w:sz="0" w:space="0" w:color="auto"/>
        <w:right w:val="none" w:sz="0" w:space="0" w:color="auto"/>
      </w:divBdr>
    </w:div>
    <w:div w:id="1624993963">
      <w:bodyDiv w:val="1"/>
      <w:marLeft w:val="0"/>
      <w:marRight w:val="0"/>
      <w:marTop w:val="0"/>
      <w:marBottom w:val="0"/>
      <w:divBdr>
        <w:top w:val="none" w:sz="0" w:space="0" w:color="auto"/>
        <w:left w:val="none" w:sz="0" w:space="0" w:color="auto"/>
        <w:bottom w:val="none" w:sz="0" w:space="0" w:color="auto"/>
        <w:right w:val="none" w:sz="0" w:space="0" w:color="auto"/>
      </w:divBdr>
    </w:div>
    <w:div w:id="1625113727">
      <w:bodyDiv w:val="1"/>
      <w:marLeft w:val="0"/>
      <w:marRight w:val="0"/>
      <w:marTop w:val="0"/>
      <w:marBottom w:val="0"/>
      <w:divBdr>
        <w:top w:val="none" w:sz="0" w:space="0" w:color="auto"/>
        <w:left w:val="none" w:sz="0" w:space="0" w:color="auto"/>
        <w:bottom w:val="none" w:sz="0" w:space="0" w:color="auto"/>
        <w:right w:val="none" w:sz="0" w:space="0" w:color="auto"/>
      </w:divBdr>
    </w:div>
    <w:div w:id="1625309891">
      <w:bodyDiv w:val="1"/>
      <w:marLeft w:val="0"/>
      <w:marRight w:val="0"/>
      <w:marTop w:val="0"/>
      <w:marBottom w:val="0"/>
      <w:divBdr>
        <w:top w:val="none" w:sz="0" w:space="0" w:color="auto"/>
        <w:left w:val="none" w:sz="0" w:space="0" w:color="auto"/>
        <w:bottom w:val="none" w:sz="0" w:space="0" w:color="auto"/>
        <w:right w:val="none" w:sz="0" w:space="0" w:color="auto"/>
      </w:divBdr>
    </w:div>
    <w:div w:id="1625500342">
      <w:bodyDiv w:val="1"/>
      <w:marLeft w:val="0"/>
      <w:marRight w:val="0"/>
      <w:marTop w:val="0"/>
      <w:marBottom w:val="0"/>
      <w:divBdr>
        <w:top w:val="none" w:sz="0" w:space="0" w:color="auto"/>
        <w:left w:val="none" w:sz="0" w:space="0" w:color="auto"/>
        <w:bottom w:val="none" w:sz="0" w:space="0" w:color="auto"/>
        <w:right w:val="none" w:sz="0" w:space="0" w:color="auto"/>
      </w:divBdr>
    </w:div>
    <w:div w:id="1625842162">
      <w:bodyDiv w:val="1"/>
      <w:marLeft w:val="0"/>
      <w:marRight w:val="0"/>
      <w:marTop w:val="0"/>
      <w:marBottom w:val="0"/>
      <w:divBdr>
        <w:top w:val="none" w:sz="0" w:space="0" w:color="auto"/>
        <w:left w:val="none" w:sz="0" w:space="0" w:color="auto"/>
        <w:bottom w:val="none" w:sz="0" w:space="0" w:color="auto"/>
        <w:right w:val="none" w:sz="0" w:space="0" w:color="auto"/>
      </w:divBdr>
    </w:div>
    <w:div w:id="1626278816">
      <w:bodyDiv w:val="1"/>
      <w:marLeft w:val="0"/>
      <w:marRight w:val="0"/>
      <w:marTop w:val="0"/>
      <w:marBottom w:val="0"/>
      <w:divBdr>
        <w:top w:val="none" w:sz="0" w:space="0" w:color="auto"/>
        <w:left w:val="none" w:sz="0" w:space="0" w:color="auto"/>
        <w:bottom w:val="none" w:sz="0" w:space="0" w:color="auto"/>
        <w:right w:val="none" w:sz="0" w:space="0" w:color="auto"/>
      </w:divBdr>
    </w:div>
    <w:div w:id="1627538084">
      <w:bodyDiv w:val="1"/>
      <w:marLeft w:val="0"/>
      <w:marRight w:val="0"/>
      <w:marTop w:val="0"/>
      <w:marBottom w:val="0"/>
      <w:divBdr>
        <w:top w:val="none" w:sz="0" w:space="0" w:color="auto"/>
        <w:left w:val="none" w:sz="0" w:space="0" w:color="auto"/>
        <w:bottom w:val="none" w:sz="0" w:space="0" w:color="auto"/>
        <w:right w:val="none" w:sz="0" w:space="0" w:color="auto"/>
      </w:divBdr>
    </w:div>
    <w:div w:id="1628078045">
      <w:bodyDiv w:val="1"/>
      <w:marLeft w:val="0"/>
      <w:marRight w:val="0"/>
      <w:marTop w:val="0"/>
      <w:marBottom w:val="0"/>
      <w:divBdr>
        <w:top w:val="none" w:sz="0" w:space="0" w:color="auto"/>
        <w:left w:val="none" w:sz="0" w:space="0" w:color="auto"/>
        <w:bottom w:val="none" w:sz="0" w:space="0" w:color="auto"/>
        <w:right w:val="none" w:sz="0" w:space="0" w:color="auto"/>
      </w:divBdr>
    </w:div>
    <w:div w:id="1628194107">
      <w:marLeft w:val="0"/>
      <w:marRight w:val="0"/>
      <w:marTop w:val="0"/>
      <w:marBottom w:val="0"/>
      <w:divBdr>
        <w:top w:val="none" w:sz="0" w:space="0" w:color="auto"/>
        <w:left w:val="none" w:sz="0" w:space="0" w:color="auto"/>
        <w:bottom w:val="none" w:sz="0" w:space="0" w:color="auto"/>
        <w:right w:val="none" w:sz="0" w:space="0" w:color="auto"/>
      </w:divBdr>
    </w:div>
    <w:div w:id="1628471028">
      <w:bodyDiv w:val="1"/>
      <w:marLeft w:val="0"/>
      <w:marRight w:val="0"/>
      <w:marTop w:val="0"/>
      <w:marBottom w:val="0"/>
      <w:divBdr>
        <w:top w:val="none" w:sz="0" w:space="0" w:color="auto"/>
        <w:left w:val="none" w:sz="0" w:space="0" w:color="auto"/>
        <w:bottom w:val="none" w:sz="0" w:space="0" w:color="auto"/>
        <w:right w:val="none" w:sz="0" w:space="0" w:color="auto"/>
      </w:divBdr>
    </w:div>
    <w:div w:id="1628512098">
      <w:bodyDiv w:val="1"/>
      <w:marLeft w:val="0"/>
      <w:marRight w:val="0"/>
      <w:marTop w:val="0"/>
      <w:marBottom w:val="0"/>
      <w:divBdr>
        <w:top w:val="none" w:sz="0" w:space="0" w:color="auto"/>
        <w:left w:val="none" w:sz="0" w:space="0" w:color="auto"/>
        <w:bottom w:val="none" w:sz="0" w:space="0" w:color="auto"/>
        <w:right w:val="none" w:sz="0" w:space="0" w:color="auto"/>
      </w:divBdr>
    </w:div>
    <w:div w:id="1628732351">
      <w:bodyDiv w:val="1"/>
      <w:marLeft w:val="0"/>
      <w:marRight w:val="0"/>
      <w:marTop w:val="0"/>
      <w:marBottom w:val="0"/>
      <w:divBdr>
        <w:top w:val="none" w:sz="0" w:space="0" w:color="auto"/>
        <w:left w:val="none" w:sz="0" w:space="0" w:color="auto"/>
        <w:bottom w:val="none" w:sz="0" w:space="0" w:color="auto"/>
        <w:right w:val="none" w:sz="0" w:space="0" w:color="auto"/>
      </w:divBdr>
    </w:div>
    <w:div w:id="1628925824">
      <w:bodyDiv w:val="1"/>
      <w:marLeft w:val="0"/>
      <w:marRight w:val="0"/>
      <w:marTop w:val="0"/>
      <w:marBottom w:val="0"/>
      <w:divBdr>
        <w:top w:val="none" w:sz="0" w:space="0" w:color="auto"/>
        <w:left w:val="none" w:sz="0" w:space="0" w:color="auto"/>
        <w:bottom w:val="none" w:sz="0" w:space="0" w:color="auto"/>
        <w:right w:val="none" w:sz="0" w:space="0" w:color="auto"/>
      </w:divBdr>
    </w:div>
    <w:div w:id="1629049531">
      <w:bodyDiv w:val="1"/>
      <w:marLeft w:val="0"/>
      <w:marRight w:val="0"/>
      <w:marTop w:val="0"/>
      <w:marBottom w:val="0"/>
      <w:divBdr>
        <w:top w:val="none" w:sz="0" w:space="0" w:color="auto"/>
        <w:left w:val="none" w:sz="0" w:space="0" w:color="auto"/>
        <w:bottom w:val="none" w:sz="0" w:space="0" w:color="auto"/>
        <w:right w:val="none" w:sz="0" w:space="0" w:color="auto"/>
      </w:divBdr>
    </w:div>
    <w:div w:id="1629160265">
      <w:bodyDiv w:val="1"/>
      <w:marLeft w:val="0"/>
      <w:marRight w:val="0"/>
      <w:marTop w:val="0"/>
      <w:marBottom w:val="0"/>
      <w:divBdr>
        <w:top w:val="none" w:sz="0" w:space="0" w:color="auto"/>
        <w:left w:val="none" w:sz="0" w:space="0" w:color="auto"/>
        <w:bottom w:val="none" w:sz="0" w:space="0" w:color="auto"/>
        <w:right w:val="none" w:sz="0" w:space="0" w:color="auto"/>
      </w:divBdr>
    </w:div>
    <w:div w:id="1629316672">
      <w:bodyDiv w:val="1"/>
      <w:marLeft w:val="0"/>
      <w:marRight w:val="0"/>
      <w:marTop w:val="0"/>
      <w:marBottom w:val="0"/>
      <w:divBdr>
        <w:top w:val="none" w:sz="0" w:space="0" w:color="auto"/>
        <w:left w:val="none" w:sz="0" w:space="0" w:color="auto"/>
        <w:bottom w:val="none" w:sz="0" w:space="0" w:color="auto"/>
        <w:right w:val="none" w:sz="0" w:space="0" w:color="auto"/>
      </w:divBdr>
    </w:div>
    <w:div w:id="1629437734">
      <w:bodyDiv w:val="1"/>
      <w:marLeft w:val="0"/>
      <w:marRight w:val="0"/>
      <w:marTop w:val="0"/>
      <w:marBottom w:val="0"/>
      <w:divBdr>
        <w:top w:val="none" w:sz="0" w:space="0" w:color="auto"/>
        <w:left w:val="none" w:sz="0" w:space="0" w:color="auto"/>
        <w:bottom w:val="none" w:sz="0" w:space="0" w:color="auto"/>
        <w:right w:val="none" w:sz="0" w:space="0" w:color="auto"/>
      </w:divBdr>
    </w:div>
    <w:div w:id="1629628683">
      <w:bodyDiv w:val="1"/>
      <w:marLeft w:val="0"/>
      <w:marRight w:val="0"/>
      <w:marTop w:val="0"/>
      <w:marBottom w:val="0"/>
      <w:divBdr>
        <w:top w:val="none" w:sz="0" w:space="0" w:color="auto"/>
        <w:left w:val="none" w:sz="0" w:space="0" w:color="auto"/>
        <w:bottom w:val="none" w:sz="0" w:space="0" w:color="auto"/>
        <w:right w:val="none" w:sz="0" w:space="0" w:color="auto"/>
      </w:divBdr>
    </w:div>
    <w:div w:id="1630160202">
      <w:bodyDiv w:val="1"/>
      <w:marLeft w:val="0"/>
      <w:marRight w:val="0"/>
      <w:marTop w:val="0"/>
      <w:marBottom w:val="0"/>
      <w:divBdr>
        <w:top w:val="none" w:sz="0" w:space="0" w:color="auto"/>
        <w:left w:val="none" w:sz="0" w:space="0" w:color="auto"/>
        <w:bottom w:val="none" w:sz="0" w:space="0" w:color="auto"/>
        <w:right w:val="none" w:sz="0" w:space="0" w:color="auto"/>
      </w:divBdr>
    </w:div>
    <w:div w:id="1631205837">
      <w:bodyDiv w:val="1"/>
      <w:marLeft w:val="0"/>
      <w:marRight w:val="0"/>
      <w:marTop w:val="0"/>
      <w:marBottom w:val="0"/>
      <w:divBdr>
        <w:top w:val="none" w:sz="0" w:space="0" w:color="auto"/>
        <w:left w:val="none" w:sz="0" w:space="0" w:color="auto"/>
        <w:bottom w:val="none" w:sz="0" w:space="0" w:color="auto"/>
        <w:right w:val="none" w:sz="0" w:space="0" w:color="auto"/>
      </w:divBdr>
    </w:div>
    <w:div w:id="1632203456">
      <w:bodyDiv w:val="1"/>
      <w:marLeft w:val="0"/>
      <w:marRight w:val="0"/>
      <w:marTop w:val="0"/>
      <w:marBottom w:val="0"/>
      <w:divBdr>
        <w:top w:val="none" w:sz="0" w:space="0" w:color="auto"/>
        <w:left w:val="none" w:sz="0" w:space="0" w:color="auto"/>
        <w:bottom w:val="none" w:sz="0" w:space="0" w:color="auto"/>
        <w:right w:val="none" w:sz="0" w:space="0" w:color="auto"/>
      </w:divBdr>
    </w:div>
    <w:div w:id="1632252157">
      <w:bodyDiv w:val="1"/>
      <w:marLeft w:val="0"/>
      <w:marRight w:val="0"/>
      <w:marTop w:val="0"/>
      <w:marBottom w:val="0"/>
      <w:divBdr>
        <w:top w:val="none" w:sz="0" w:space="0" w:color="auto"/>
        <w:left w:val="none" w:sz="0" w:space="0" w:color="auto"/>
        <w:bottom w:val="none" w:sz="0" w:space="0" w:color="auto"/>
        <w:right w:val="none" w:sz="0" w:space="0" w:color="auto"/>
      </w:divBdr>
    </w:div>
    <w:div w:id="1632712431">
      <w:marLeft w:val="0"/>
      <w:marRight w:val="0"/>
      <w:marTop w:val="0"/>
      <w:marBottom w:val="0"/>
      <w:divBdr>
        <w:top w:val="none" w:sz="0" w:space="0" w:color="auto"/>
        <w:left w:val="none" w:sz="0" w:space="0" w:color="auto"/>
        <w:bottom w:val="none" w:sz="0" w:space="0" w:color="auto"/>
        <w:right w:val="none" w:sz="0" w:space="0" w:color="auto"/>
      </w:divBdr>
    </w:div>
    <w:div w:id="1633635113">
      <w:bodyDiv w:val="1"/>
      <w:marLeft w:val="0"/>
      <w:marRight w:val="0"/>
      <w:marTop w:val="0"/>
      <w:marBottom w:val="0"/>
      <w:divBdr>
        <w:top w:val="none" w:sz="0" w:space="0" w:color="auto"/>
        <w:left w:val="none" w:sz="0" w:space="0" w:color="auto"/>
        <w:bottom w:val="none" w:sz="0" w:space="0" w:color="auto"/>
        <w:right w:val="none" w:sz="0" w:space="0" w:color="auto"/>
      </w:divBdr>
    </w:div>
    <w:div w:id="1633749375">
      <w:bodyDiv w:val="1"/>
      <w:marLeft w:val="0"/>
      <w:marRight w:val="0"/>
      <w:marTop w:val="0"/>
      <w:marBottom w:val="0"/>
      <w:divBdr>
        <w:top w:val="none" w:sz="0" w:space="0" w:color="auto"/>
        <w:left w:val="none" w:sz="0" w:space="0" w:color="auto"/>
        <w:bottom w:val="none" w:sz="0" w:space="0" w:color="auto"/>
        <w:right w:val="none" w:sz="0" w:space="0" w:color="auto"/>
      </w:divBdr>
    </w:div>
    <w:div w:id="1633753036">
      <w:bodyDiv w:val="1"/>
      <w:marLeft w:val="0"/>
      <w:marRight w:val="0"/>
      <w:marTop w:val="0"/>
      <w:marBottom w:val="0"/>
      <w:divBdr>
        <w:top w:val="none" w:sz="0" w:space="0" w:color="auto"/>
        <w:left w:val="none" w:sz="0" w:space="0" w:color="auto"/>
        <w:bottom w:val="none" w:sz="0" w:space="0" w:color="auto"/>
        <w:right w:val="none" w:sz="0" w:space="0" w:color="auto"/>
      </w:divBdr>
    </w:div>
    <w:div w:id="1634404866">
      <w:bodyDiv w:val="1"/>
      <w:marLeft w:val="0"/>
      <w:marRight w:val="0"/>
      <w:marTop w:val="0"/>
      <w:marBottom w:val="0"/>
      <w:divBdr>
        <w:top w:val="none" w:sz="0" w:space="0" w:color="auto"/>
        <w:left w:val="none" w:sz="0" w:space="0" w:color="auto"/>
        <w:bottom w:val="none" w:sz="0" w:space="0" w:color="auto"/>
        <w:right w:val="none" w:sz="0" w:space="0" w:color="auto"/>
      </w:divBdr>
    </w:div>
    <w:div w:id="1634601227">
      <w:bodyDiv w:val="1"/>
      <w:marLeft w:val="0"/>
      <w:marRight w:val="0"/>
      <w:marTop w:val="0"/>
      <w:marBottom w:val="0"/>
      <w:divBdr>
        <w:top w:val="none" w:sz="0" w:space="0" w:color="auto"/>
        <w:left w:val="none" w:sz="0" w:space="0" w:color="auto"/>
        <w:bottom w:val="none" w:sz="0" w:space="0" w:color="auto"/>
        <w:right w:val="none" w:sz="0" w:space="0" w:color="auto"/>
      </w:divBdr>
    </w:div>
    <w:div w:id="1634602668">
      <w:bodyDiv w:val="1"/>
      <w:marLeft w:val="0"/>
      <w:marRight w:val="0"/>
      <w:marTop w:val="0"/>
      <w:marBottom w:val="0"/>
      <w:divBdr>
        <w:top w:val="none" w:sz="0" w:space="0" w:color="auto"/>
        <w:left w:val="none" w:sz="0" w:space="0" w:color="auto"/>
        <w:bottom w:val="none" w:sz="0" w:space="0" w:color="auto"/>
        <w:right w:val="none" w:sz="0" w:space="0" w:color="auto"/>
      </w:divBdr>
    </w:div>
    <w:div w:id="1634672611">
      <w:bodyDiv w:val="1"/>
      <w:marLeft w:val="0"/>
      <w:marRight w:val="0"/>
      <w:marTop w:val="0"/>
      <w:marBottom w:val="0"/>
      <w:divBdr>
        <w:top w:val="none" w:sz="0" w:space="0" w:color="auto"/>
        <w:left w:val="none" w:sz="0" w:space="0" w:color="auto"/>
        <w:bottom w:val="none" w:sz="0" w:space="0" w:color="auto"/>
        <w:right w:val="none" w:sz="0" w:space="0" w:color="auto"/>
      </w:divBdr>
    </w:div>
    <w:div w:id="1634674495">
      <w:bodyDiv w:val="1"/>
      <w:marLeft w:val="0"/>
      <w:marRight w:val="0"/>
      <w:marTop w:val="0"/>
      <w:marBottom w:val="0"/>
      <w:divBdr>
        <w:top w:val="none" w:sz="0" w:space="0" w:color="auto"/>
        <w:left w:val="none" w:sz="0" w:space="0" w:color="auto"/>
        <w:bottom w:val="none" w:sz="0" w:space="0" w:color="auto"/>
        <w:right w:val="none" w:sz="0" w:space="0" w:color="auto"/>
      </w:divBdr>
    </w:div>
    <w:div w:id="1635141408">
      <w:bodyDiv w:val="1"/>
      <w:marLeft w:val="0"/>
      <w:marRight w:val="0"/>
      <w:marTop w:val="0"/>
      <w:marBottom w:val="0"/>
      <w:divBdr>
        <w:top w:val="none" w:sz="0" w:space="0" w:color="auto"/>
        <w:left w:val="none" w:sz="0" w:space="0" w:color="auto"/>
        <w:bottom w:val="none" w:sz="0" w:space="0" w:color="auto"/>
        <w:right w:val="none" w:sz="0" w:space="0" w:color="auto"/>
      </w:divBdr>
    </w:div>
    <w:div w:id="1635216922">
      <w:bodyDiv w:val="1"/>
      <w:marLeft w:val="0"/>
      <w:marRight w:val="0"/>
      <w:marTop w:val="0"/>
      <w:marBottom w:val="0"/>
      <w:divBdr>
        <w:top w:val="none" w:sz="0" w:space="0" w:color="auto"/>
        <w:left w:val="none" w:sz="0" w:space="0" w:color="auto"/>
        <w:bottom w:val="none" w:sz="0" w:space="0" w:color="auto"/>
        <w:right w:val="none" w:sz="0" w:space="0" w:color="auto"/>
      </w:divBdr>
    </w:div>
    <w:div w:id="1635602818">
      <w:bodyDiv w:val="1"/>
      <w:marLeft w:val="0"/>
      <w:marRight w:val="0"/>
      <w:marTop w:val="0"/>
      <w:marBottom w:val="0"/>
      <w:divBdr>
        <w:top w:val="none" w:sz="0" w:space="0" w:color="auto"/>
        <w:left w:val="none" w:sz="0" w:space="0" w:color="auto"/>
        <w:bottom w:val="none" w:sz="0" w:space="0" w:color="auto"/>
        <w:right w:val="none" w:sz="0" w:space="0" w:color="auto"/>
      </w:divBdr>
    </w:div>
    <w:div w:id="1635791825">
      <w:bodyDiv w:val="1"/>
      <w:marLeft w:val="0"/>
      <w:marRight w:val="0"/>
      <w:marTop w:val="0"/>
      <w:marBottom w:val="0"/>
      <w:divBdr>
        <w:top w:val="none" w:sz="0" w:space="0" w:color="auto"/>
        <w:left w:val="none" w:sz="0" w:space="0" w:color="auto"/>
        <w:bottom w:val="none" w:sz="0" w:space="0" w:color="auto"/>
        <w:right w:val="none" w:sz="0" w:space="0" w:color="auto"/>
      </w:divBdr>
    </w:div>
    <w:div w:id="163625214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38030780">
      <w:bodyDiv w:val="1"/>
      <w:marLeft w:val="0"/>
      <w:marRight w:val="0"/>
      <w:marTop w:val="0"/>
      <w:marBottom w:val="0"/>
      <w:divBdr>
        <w:top w:val="none" w:sz="0" w:space="0" w:color="auto"/>
        <w:left w:val="none" w:sz="0" w:space="0" w:color="auto"/>
        <w:bottom w:val="none" w:sz="0" w:space="0" w:color="auto"/>
        <w:right w:val="none" w:sz="0" w:space="0" w:color="auto"/>
      </w:divBdr>
    </w:div>
    <w:div w:id="1638098440">
      <w:bodyDiv w:val="1"/>
      <w:marLeft w:val="0"/>
      <w:marRight w:val="0"/>
      <w:marTop w:val="0"/>
      <w:marBottom w:val="0"/>
      <w:divBdr>
        <w:top w:val="none" w:sz="0" w:space="0" w:color="auto"/>
        <w:left w:val="none" w:sz="0" w:space="0" w:color="auto"/>
        <w:bottom w:val="none" w:sz="0" w:space="0" w:color="auto"/>
        <w:right w:val="none" w:sz="0" w:space="0" w:color="auto"/>
      </w:divBdr>
    </w:div>
    <w:div w:id="1638293233">
      <w:bodyDiv w:val="1"/>
      <w:marLeft w:val="0"/>
      <w:marRight w:val="0"/>
      <w:marTop w:val="0"/>
      <w:marBottom w:val="0"/>
      <w:divBdr>
        <w:top w:val="none" w:sz="0" w:space="0" w:color="auto"/>
        <w:left w:val="none" w:sz="0" w:space="0" w:color="auto"/>
        <w:bottom w:val="none" w:sz="0" w:space="0" w:color="auto"/>
        <w:right w:val="none" w:sz="0" w:space="0" w:color="auto"/>
      </w:divBdr>
    </w:div>
    <w:div w:id="1639333826">
      <w:bodyDiv w:val="1"/>
      <w:marLeft w:val="0"/>
      <w:marRight w:val="0"/>
      <w:marTop w:val="0"/>
      <w:marBottom w:val="0"/>
      <w:divBdr>
        <w:top w:val="none" w:sz="0" w:space="0" w:color="auto"/>
        <w:left w:val="none" w:sz="0" w:space="0" w:color="auto"/>
        <w:bottom w:val="none" w:sz="0" w:space="0" w:color="auto"/>
        <w:right w:val="none" w:sz="0" w:space="0" w:color="auto"/>
      </w:divBdr>
    </w:div>
    <w:div w:id="1640182878">
      <w:bodyDiv w:val="1"/>
      <w:marLeft w:val="0"/>
      <w:marRight w:val="0"/>
      <w:marTop w:val="0"/>
      <w:marBottom w:val="0"/>
      <w:divBdr>
        <w:top w:val="none" w:sz="0" w:space="0" w:color="auto"/>
        <w:left w:val="none" w:sz="0" w:space="0" w:color="auto"/>
        <w:bottom w:val="none" w:sz="0" w:space="0" w:color="auto"/>
        <w:right w:val="none" w:sz="0" w:space="0" w:color="auto"/>
      </w:divBdr>
    </w:div>
    <w:div w:id="1640723858">
      <w:bodyDiv w:val="1"/>
      <w:marLeft w:val="0"/>
      <w:marRight w:val="0"/>
      <w:marTop w:val="0"/>
      <w:marBottom w:val="0"/>
      <w:divBdr>
        <w:top w:val="none" w:sz="0" w:space="0" w:color="auto"/>
        <w:left w:val="none" w:sz="0" w:space="0" w:color="auto"/>
        <w:bottom w:val="none" w:sz="0" w:space="0" w:color="auto"/>
        <w:right w:val="none" w:sz="0" w:space="0" w:color="auto"/>
      </w:divBdr>
    </w:div>
    <w:div w:id="1641571446">
      <w:marLeft w:val="480"/>
      <w:marRight w:val="0"/>
      <w:marTop w:val="0"/>
      <w:marBottom w:val="0"/>
      <w:divBdr>
        <w:top w:val="none" w:sz="0" w:space="0" w:color="auto"/>
        <w:left w:val="none" w:sz="0" w:space="0" w:color="auto"/>
        <w:bottom w:val="none" w:sz="0" w:space="0" w:color="auto"/>
        <w:right w:val="none" w:sz="0" w:space="0" w:color="auto"/>
      </w:divBdr>
    </w:div>
    <w:div w:id="1641767938">
      <w:bodyDiv w:val="1"/>
      <w:marLeft w:val="0"/>
      <w:marRight w:val="0"/>
      <w:marTop w:val="0"/>
      <w:marBottom w:val="0"/>
      <w:divBdr>
        <w:top w:val="none" w:sz="0" w:space="0" w:color="auto"/>
        <w:left w:val="none" w:sz="0" w:space="0" w:color="auto"/>
        <w:bottom w:val="none" w:sz="0" w:space="0" w:color="auto"/>
        <w:right w:val="none" w:sz="0" w:space="0" w:color="auto"/>
      </w:divBdr>
    </w:div>
    <w:div w:id="1641955590">
      <w:bodyDiv w:val="1"/>
      <w:marLeft w:val="0"/>
      <w:marRight w:val="0"/>
      <w:marTop w:val="0"/>
      <w:marBottom w:val="0"/>
      <w:divBdr>
        <w:top w:val="none" w:sz="0" w:space="0" w:color="auto"/>
        <w:left w:val="none" w:sz="0" w:space="0" w:color="auto"/>
        <w:bottom w:val="none" w:sz="0" w:space="0" w:color="auto"/>
        <w:right w:val="none" w:sz="0" w:space="0" w:color="auto"/>
      </w:divBdr>
    </w:div>
    <w:div w:id="1641959908">
      <w:bodyDiv w:val="1"/>
      <w:marLeft w:val="0"/>
      <w:marRight w:val="0"/>
      <w:marTop w:val="0"/>
      <w:marBottom w:val="0"/>
      <w:divBdr>
        <w:top w:val="none" w:sz="0" w:space="0" w:color="auto"/>
        <w:left w:val="none" w:sz="0" w:space="0" w:color="auto"/>
        <w:bottom w:val="none" w:sz="0" w:space="0" w:color="auto"/>
        <w:right w:val="none" w:sz="0" w:space="0" w:color="auto"/>
      </w:divBdr>
    </w:div>
    <w:div w:id="1644460056">
      <w:bodyDiv w:val="1"/>
      <w:marLeft w:val="0"/>
      <w:marRight w:val="0"/>
      <w:marTop w:val="0"/>
      <w:marBottom w:val="0"/>
      <w:divBdr>
        <w:top w:val="none" w:sz="0" w:space="0" w:color="auto"/>
        <w:left w:val="none" w:sz="0" w:space="0" w:color="auto"/>
        <w:bottom w:val="none" w:sz="0" w:space="0" w:color="auto"/>
        <w:right w:val="none" w:sz="0" w:space="0" w:color="auto"/>
      </w:divBdr>
    </w:div>
    <w:div w:id="1644626513">
      <w:marLeft w:val="480"/>
      <w:marRight w:val="0"/>
      <w:marTop w:val="0"/>
      <w:marBottom w:val="0"/>
      <w:divBdr>
        <w:top w:val="none" w:sz="0" w:space="0" w:color="auto"/>
        <w:left w:val="none" w:sz="0" w:space="0" w:color="auto"/>
        <w:bottom w:val="none" w:sz="0" w:space="0" w:color="auto"/>
        <w:right w:val="none" w:sz="0" w:space="0" w:color="auto"/>
      </w:divBdr>
    </w:div>
    <w:div w:id="1644966131">
      <w:bodyDiv w:val="1"/>
      <w:marLeft w:val="0"/>
      <w:marRight w:val="0"/>
      <w:marTop w:val="0"/>
      <w:marBottom w:val="0"/>
      <w:divBdr>
        <w:top w:val="none" w:sz="0" w:space="0" w:color="auto"/>
        <w:left w:val="none" w:sz="0" w:space="0" w:color="auto"/>
        <w:bottom w:val="none" w:sz="0" w:space="0" w:color="auto"/>
        <w:right w:val="none" w:sz="0" w:space="0" w:color="auto"/>
      </w:divBdr>
    </w:div>
    <w:div w:id="1645507289">
      <w:bodyDiv w:val="1"/>
      <w:marLeft w:val="0"/>
      <w:marRight w:val="0"/>
      <w:marTop w:val="0"/>
      <w:marBottom w:val="0"/>
      <w:divBdr>
        <w:top w:val="none" w:sz="0" w:space="0" w:color="auto"/>
        <w:left w:val="none" w:sz="0" w:space="0" w:color="auto"/>
        <w:bottom w:val="none" w:sz="0" w:space="0" w:color="auto"/>
        <w:right w:val="none" w:sz="0" w:space="0" w:color="auto"/>
      </w:divBdr>
    </w:div>
    <w:div w:id="1645891866">
      <w:marLeft w:val="480"/>
      <w:marRight w:val="0"/>
      <w:marTop w:val="0"/>
      <w:marBottom w:val="0"/>
      <w:divBdr>
        <w:top w:val="none" w:sz="0" w:space="0" w:color="auto"/>
        <w:left w:val="none" w:sz="0" w:space="0" w:color="auto"/>
        <w:bottom w:val="none" w:sz="0" w:space="0" w:color="auto"/>
        <w:right w:val="none" w:sz="0" w:space="0" w:color="auto"/>
      </w:divBdr>
    </w:div>
    <w:div w:id="1646662108">
      <w:bodyDiv w:val="1"/>
      <w:marLeft w:val="0"/>
      <w:marRight w:val="0"/>
      <w:marTop w:val="0"/>
      <w:marBottom w:val="0"/>
      <w:divBdr>
        <w:top w:val="none" w:sz="0" w:space="0" w:color="auto"/>
        <w:left w:val="none" w:sz="0" w:space="0" w:color="auto"/>
        <w:bottom w:val="none" w:sz="0" w:space="0" w:color="auto"/>
        <w:right w:val="none" w:sz="0" w:space="0" w:color="auto"/>
      </w:divBdr>
    </w:div>
    <w:div w:id="1647396152">
      <w:bodyDiv w:val="1"/>
      <w:marLeft w:val="0"/>
      <w:marRight w:val="0"/>
      <w:marTop w:val="0"/>
      <w:marBottom w:val="0"/>
      <w:divBdr>
        <w:top w:val="none" w:sz="0" w:space="0" w:color="auto"/>
        <w:left w:val="none" w:sz="0" w:space="0" w:color="auto"/>
        <w:bottom w:val="none" w:sz="0" w:space="0" w:color="auto"/>
        <w:right w:val="none" w:sz="0" w:space="0" w:color="auto"/>
      </w:divBdr>
    </w:div>
    <w:div w:id="1647472071">
      <w:bodyDiv w:val="1"/>
      <w:marLeft w:val="0"/>
      <w:marRight w:val="0"/>
      <w:marTop w:val="0"/>
      <w:marBottom w:val="0"/>
      <w:divBdr>
        <w:top w:val="none" w:sz="0" w:space="0" w:color="auto"/>
        <w:left w:val="none" w:sz="0" w:space="0" w:color="auto"/>
        <w:bottom w:val="none" w:sz="0" w:space="0" w:color="auto"/>
        <w:right w:val="none" w:sz="0" w:space="0" w:color="auto"/>
      </w:divBdr>
    </w:div>
    <w:div w:id="1647903298">
      <w:bodyDiv w:val="1"/>
      <w:marLeft w:val="0"/>
      <w:marRight w:val="0"/>
      <w:marTop w:val="0"/>
      <w:marBottom w:val="0"/>
      <w:divBdr>
        <w:top w:val="none" w:sz="0" w:space="0" w:color="auto"/>
        <w:left w:val="none" w:sz="0" w:space="0" w:color="auto"/>
        <w:bottom w:val="none" w:sz="0" w:space="0" w:color="auto"/>
        <w:right w:val="none" w:sz="0" w:space="0" w:color="auto"/>
      </w:divBdr>
    </w:div>
    <w:div w:id="1648123766">
      <w:marLeft w:val="480"/>
      <w:marRight w:val="0"/>
      <w:marTop w:val="0"/>
      <w:marBottom w:val="0"/>
      <w:divBdr>
        <w:top w:val="none" w:sz="0" w:space="0" w:color="auto"/>
        <w:left w:val="none" w:sz="0" w:space="0" w:color="auto"/>
        <w:bottom w:val="none" w:sz="0" w:space="0" w:color="auto"/>
        <w:right w:val="none" w:sz="0" w:space="0" w:color="auto"/>
      </w:divBdr>
    </w:div>
    <w:div w:id="1648316435">
      <w:bodyDiv w:val="1"/>
      <w:marLeft w:val="0"/>
      <w:marRight w:val="0"/>
      <w:marTop w:val="0"/>
      <w:marBottom w:val="0"/>
      <w:divBdr>
        <w:top w:val="none" w:sz="0" w:space="0" w:color="auto"/>
        <w:left w:val="none" w:sz="0" w:space="0" w:color="auto"/>
        <w:bottom w:val="none" w:sz="0" w:space="0" w:color="auto"/>
        <w:right w:val="none" w:sz="0" w:space="0" w:color="auto"/>
      </w:divBdr>
    </w:div>
    <w:div w:id="1648434869">
      <w:bodyDiv w:val="1"/>
      <w:marLeft w:val="0"/>
      <w:marRight w:val="0"/>
      <w:marTop w:val="0"/>
      <w:marBottom w:val="0"/>
      <w:divBdr>
        <w:top w:val="none" w:sz="0" w:space="0" w:color="auto"/>
        <w:left w:val="none" w:sz="0" w:space="0" w:color="auto"/>
        <w:bottom w:val="none" w:sz="0" w:space="0" w:color="auto"/>
        <w:right w:val="none" w:sz="0" w:space="0" w:color="auto"/>
      </w:divBdr>
    </w:div>
    <w:div w:id="1648821871">
      <w:bodyDiv w:val="1"/>
      <w:marLeft w:val="0"/>
      <w:marRight w:val="0"/>
      <w:marTop w:val="0"/>
      <w:marBottom w:val="0"/>
      <w:divBdr>
        <w:top w:val="none" w:sz="0" w:space="0" w:color="auto"/>
        <w:left w:val="none" w:sz="0" w:space="0" w:color="auto"/>
        <w:bottom w:val="none" w:sz="0" w:space="0" w:color="auto"/>
        <w:right w:val="none" w:sz="0" w:space="0" w:color="auto"/>
      </w:divBdr>
    </w:div>
    <w:div w:id="1648822385">
      <w:bodyDiv w:val="1"/>
      <w:marLeft w:val="0"/>
      <w:marRight w:val="0"/>
      <w:marTop w:val="0"/>
      <w:marBottom w:val="0"/>
      <w:divBdr>
        <w:top w:val="none" w:sz="0" w:space="0" w:color="auto"/>
        <w:left w:val="none" w:sz="0" w:space="0" w:color="auto"/>
        <w:bottom w:val="none" w:sz="0" w:space="0" w:color="auto"/>
        <w:right w:val="none" w:sz="0" w:space="0" w:color="auto"/>
      </w:divBdr>
    </w:div>
    <w:div w:id="1649548994">
      <w:bodyDiv w:val="1"/>
      <w:marLeft w:val="0"/>
      <w:marRight w:val="0"/>
      <w:marTop w:val="0"/>
      <w:marBottom w:val="0"/>
      <w:divBdr>
        <w:top w:val="none" w:sz="0" w:space="0" w:color="auto"/>
        <w:left w:val="none" w:sz="0" w:space="0" w:color="auto"/>
        <w:bottom w:val="none" w:sz="0" w:space="0" w:color="auto"/>
        <w:right w:val="none" w:sz="0" w:space="0" w:color="auto"/>
      </w:divBdr>
    </w:div>
    <w:div w:id="1650280470">
      <w:bodyDiv w:val="1"/>
      <w:marLeft w:val="0"/>
      <w:marRight w:val="0"/>
      <w:marTop w:val="0"/>
      <w:marBottom w:val="0"/>
      <w:divBdr>
        <w:top w:val="none" w:sz="0" w:space="0" w:color="auto"/>
        <w:left w:val="none" w:sz="0" w:space="0" w:color="auto"/>
        <w:bottom w:val="none" w:sz="0" w:space="0" w:color="auto"/>
        <w:right w:val="none" w:sz="0" w:space="0" w:color="auto"/>
      </w:divBdr>
    </w:div>
    <w:div w:id="1650281845">
      <w:bodyDiv w:val="1"/>
      <w:marLeft w:val="0"/>
      <w:marRight w:val="0"/>
      <w:marTop w:val="0"/>
      <w:marBottom w:val="0"/>
      <w:divBdr>
        <w:top w:val="none" w:sz="0" w:space="0" w:color="auto"/>
        <w:left w:val="none" w:sz="0" w:space="0" w:color="auto"/>
        <w:bottom w:val="none" w:sz="0" w:space="0" w:color="auto"/>
        <w:right w:val="none" w:sz="0" w:space="0" w:color="auto"/>
      </w:divBdr>
    </w:div>
    <w:div w:id="1650402843">
      <w:bodyDiv w:val="1"/>
      <w:marLeft w:val="0"/>
      <w:marRight w:val="0"/>
      <w:marTop w:val="0"/>
      <w:marBottom w:val="0"/>
      <w:divBdr>
        <w:top w:val="none" w:sz="0" w:space="0" w:color="auto"/>
        <w:left w:val="none" w:sz="0" w:space="0" w:color="auto"/>
        <w:bottom w:val="none" w:sz="0" w:space="0" w:color="auto"/>
        <w:right w:val="none" w:sz="0" w:space="0" w:color="auto"/>
      </w:divBdr>
    </w:div>
    <w:div w:id="1650474580">
      <w:marLeft w:val="480"/>
      <w:marRight w:val="0"/>
      <w:marTop w:val="0"/>
      <w:marBottom w:val="0"/>
      <w:divBdr>
        <w:top w:val="none" w:sz="0" w:space="0" w:color="auto"/>
        <w:left w:val="none" w:sz="0" w:space="0" w:color="auto"/>
        <w:bottom w:val="none" w:sz="0" w:space="0" w:color="auto"/>
        <w:right w:val="none" w:sz="0" w:space="0" w:color="auto"/>
      </w:divBdr>
    </w:div>
    <w:div w:id="1650475910">
      <w:bodyDiv w:val="1"/>
      <w:marLeft w:val="0"/>
      <w:marRight w:val="0"/>
      <w:marTop w:val="0"/>
      <w:marBottom w:val="0"/>
      <w:divBdr>
        <w:top w:val="none" w:sz="0" w:space="0" w:color="auto"/>
        <w:left w:val="none" w:sz="0" w:space="0" w:color="auto"/>
        <w:bottom w:val="none" w:sz="0" w:space="0" w:color="auto"/>
        <w:right w:val="none" w:sz="0" w:space="0" w:color="auto"/>
      </w:divBdr>
    </w:div>
    <w:div w:id="1650861711">
      <w:bodyDiv w:val="1"/>
      <w:marLeft w:val="0"/>
      <w:marRight w:val="0"/>
      <w:marTop w:val="0"/>
      <w:marBottom w:val="0"/>
      <w:divBdr>
        <w:top w:val="none" w:sz="0" w:space="0" w:color="auto"/>
        <w:left w:val="none" w:sz="0" w:space="0" w:color="auto"/>
        <w:bottom w:val="none" w:sz="0" w:space="0" w:color="auto"/>
        <w:right w:val="none" w:sz="0" w:space="0" w:color="auto"/>
      </w:divBdr>
    </w:div>
    <w:div w:id="1651128841">
      <w:marLeft w:val="480"/>
      <w:marRight w:val="0"/>
      <w:marTop w:val="0"/>
      <w:marBottom w:val="0"/>
      <w:divBdr>
        <w:top w:val="none" w:sz="0" w:space="0" w:color="auto"/>
        <w:left w:val="none" w:sz="0" w:space="0" w:color="auto"/>
        <w:bottom w:val="none" w:sz="0" w:space="0" w:color="auto"/>
        <w:right w:val="none" w:sz="0" w:space="0" w:color="auto"/>
      </w:divBdr>
    </w:div>
    <w:div w:id="1651669879">
      <w:bodyDiv w:val="1"/>
      <w:marLeft w:val="0"/>
      <w:marRight w:val="0"/>
      <w:marTop w:val="0"/>
      <w:marBottom w:val="0"/>
      <w:divBdr>
        <w:top w:val="none" w:sz="0" w:space="0" w:color="auto"/>
        <w:left w:val="none" w:sz="0" w:space="0" w:color="auto"/>
        <w:bottom w:val="none" w:sz="0" w:space="0" w:color="auto"/>
        <w:right w:val="none" w:sz="0" w:space="0" w:color="auto"/>
      </w:divBdr>
    </w:div>
    <w:div w:id="1651901984">
      <w:marLeft w:val="480"/>
      <w:marRight w:val="0"/>
      <w:marTop w:val="0"/>
      <w:marBottom w:val="0"/>
      <w:divBdr>
        <w:top w:val="none" w:sz="0" w:space="0" w:color="auto"/>
        <w:left w:val="none" w:sz="0" w:space="0" w:color="auto"/>
        <w:bottom w:val="none" w:sz="0" w:space="0" w:color="auto"/>
        <w:right w:val="none" w:sz="0" w:space="0" w:color="auto"/>
      </w:divBdr>
    </w:div>
    <w:div w:id="1652171674">
      <w:bodyDiv w:val="1"/>
      <w:marLeft w:val="0"/>
      <w:marRight w:val="0"/>
      <w:marTop w:val="0"/>
      <w:marBottom w:val="0"/>
      <w:divBdr>
        <w:top w:val="none" w:sz="0" w:space="0" w:color="auto"/>
        <w:left w:val="none" w:sz="0" w:space="0" w:color="auto"/>
        <w:bottom w:val="none" w:sz="0" w:space="0" w:color="auto"/>
        <w:right w:val="none" w:sz="0" w:space="0" w:color="auto"/>
      </w:divBdr>
    </w:div>
    <w:div w:id="1652560032">
      <w:bodyDiv w:val="1"/>
      <w:marLeft w:val="0"/>
      <w:marRight w:val="0"/>
      <w:marTop w:val="0"/>
      <w:marBottom w:val="0"/>
      <w:divBdr>
        <w:top w:val="none" w:sz="0" w:space="0" w:color="auto"/>
        <w:left w:val="none" w:sz="0" w:space="0" w:color="auto"/>
        <w:bottom w:val="none" w:sz="0" w:space="0" w:color="auto"/>
        <w:right w:val="none" w:sz="0" w:space="0" w:color="auto"/>
      </w:divBdr>
    </w:div>
    <w:div w:id="1652755734">
      <w:bodyDiv w:val="1"/>
      <w:marLeft w:val="0"/>
      <w:marRight w:val="0"/>
      <w:marTop w:val="0"/>
      <w:marBottom w:val="0"/>
      <w:divBdr>
        <w:top w:val="none" w:sz="0" w:space="0" w:color="auto"/>
        <w:left w:val="none" w:sz="0" w:space="0" w:color="auto"/>
        <w:bottom w:val="none" w:sz="0" w:space="0" w:color="auto"/>
        <w:right w:val="none" w:sz="0" w:space="0" w:color="auto"/>
      </w:divBdr>
    </w:div>
    <w:div w:id="1652976078">
      <w:bodyDiv w:val="1"/>
      <w:marLeft w:val="0"/>
      <w:marRight w:val="0"/>
      <w:marTop w:val="0"/>
      <w:marBottom w:val="0"/>
      <w:divBdr>
        <w:top w:val="none" w:sz="0" w:space="0" w:color="auto"/>
        <w:left w:val="none" w:sz="0" w:space="0" w:color="auto"/>
        <w:bottom w:val="none" w:sz="0" w:space="0" w:color="auto"/>
        <w:right w:val="none" w:sz="0" w:space="0" w:color="auto"/>
      </w:divBdr>
    </w:div>
    <w:div w:id="1653560747">
      <w:bodyDiv w:val="1"/>
      <w:marLeft w:val="0"/>
      <w:marRight w:val="0"/>
      <w:marTop w:val="0"/>
      <w:marBottom w:val="0"/>
      <w:divBdr>
        <w:top w:val="none" w:sz="0" w:space="0" w:color="auto"/>
        <w:left w:val="none" w:sz="0" w:space="0" w:color="auto"/>
        <w:bottom w:val="none" w:sz="0" w:space="0" w:color="auto"/>
        <w:right w:val="none" w:sz="0" w:space="0" w:color="auto"/>
      </w:divBdr>
    </w:div>
    <w:div w:id="1653607104">
      <w:bodyDiv w:val="1"/>
      <w:marLeft w:val="0"/>
      <w:marRight w:val="0"/>
      <w:marTop w:val="0"/>
      <w:marBottom w:val="0"/>
      <w:divBdr>
        <w:top w:val="none" w:sz="0" w:space="0" w:color="auto"/>
        <w:left w:val="none" w:sz="0" w:space="0" w:color="auto"/>
        <w:bottom w:val="none" w:sz="0" w:space="0" w:color="auto"/>
        <w:right w:val="none" w:sz="0" w:space="0" w:color="auto"/>
      </w:divBdr>
    </w:div>
    <w:div w:id="1654219719">
      <w:bodyDiv w:val="1"/>
      <w:marLeft w:val="0"/>
      <w:marRight w:val="0"/>
      <w:marTop w:val="0"/>
      <w:marBottom w:val="0"/>
      <w:divBdr>
        <w:top w:val="none" w:sz="0" w:space="0" w:color="auto"/>
        <w:left w:val="none" w:sz="0" w:space="0" w:color="auto"/>
        <w:bottom w:val="none" w:sz="0" w:space="0" w:color="auto"/>
        <w:right w:val="none" w:sz="0" w:space="0" w:color="auto"/>
      </w:divBdr>
    </w:div>
    <w:div w:id="1654333330">
      <w:bodyDiv w:val="1"/>
      <w:marLeft w:val="0"/>
      <w:marRight w:val="0"/>
      <w:marTop w:val="0"/>
      <w:marBottom w:val="0"/>
      <w:divBdr>
        <w:top w:val="none" w:sz="0" w:space="0" w:color="auto"/>
        <w:left w:val="none" w:sz="0" w:space="0" w:color="auto"/>
        <w:bottom w:val="none" w:sz="0" w:space="0" w:color="auto"/>
        <w:right w:val="none" w:sz="0" w:space="0" w:color="auto"/>
      </w:divBdr>
    </w:div>
    <w:div w:id="1654527951">
      <w:bodyDiv w:val="1"/>
      <w:marLeft w:val="0"/>
      <w:marRight w:val="0"/>
      <w:marTop w:val="0"/>
      <w:marBottom w:val="0"/>
      <w:divBdr>
        <w:top w:val="none" w:sz="0" w:space="0" w:color="auto"/>
        <w:left w:val="none" w:sz="0" w:space="0" w:color="auto"/>
        <w:bottom w:val="none" w:sz="0" w:space="0" w:color="auto"/>
        <w:right w:val="none" w:sz="0" w:space="0" w:color="auto"/>
      </w:divBdr>
    </w:div>
    <w:div w:id="1655522891">
      <w:marLeft w:val="480"/>
      <w:marRight w:val="0"/>
      <w:marTop w:val="0"/>
      <w:marBottom w:val="0"/>
      <w:divBdr>
        <w:top w:val="none" w:sz="0" w:space="0" w:color="auto"/>
        <w:left w:val="none" w:sz="0" w:space="0" w:color="auto"/>
        <w:bottom w:val="none" w:sz="0" w:space="0" w:color="auto"/>
        <w:right w:val="none" w:sz="0" w:space="0" w:color="auto"/>
      </w:divBdr>
    </w:div>
    <w:div w:id="1655647143">
      <w:bodyDiv w:val="1"/>
      <w:marLeft w:val="0"/>
      <w:marRight w:val="0"/>
      <w:marTop w:val="0"/>
      <w:marBottom w:val="0"/>
      <w:divBdr>
        <w:top w:val="none" w:sz="0" w:space="0" w:color="auto"/>
        <w:left w:val="none" w:sz="0" w:space="0" w:color="auto"/>
        <w:bottom w:val="none" w:sz="0" w:space="0" w:color="auto"/>
        <w:right w:val="none" w:sz="0" w:space="0" w:color="auto"/>
      </w:divBdr>
    </w:div>
    <w:div w:id="1655991318">
      <w:bodyDiv w:val="1"/>
      <w:marLeft w:val="0"/>
      <w:marRight w:val="0"/>
      <w:marTop w:val="0"/>
      <w:marBottom w:val="0"/>
      <w:divBdr>
        <w:top w:val="none" w:sz="0" w:space="0" w:color="auto"/>
        <w:left w:val="none" w:sz="0" w:space="0" w:color="auto"/>
        <w:bottom w:val="none" w:sz="0" w:space="0" w:color="auto"/>
        <w:right w:val="none" w:sz="0" w:space="0" w:color="auto"/>
      </w:divBdr>
    </w:div>
    <w:div w:id="1656833895">
      <w:bodyDiv w:val="1"/>
      <w:marLeft w:val="0"/>
      <w:marRight w:val="0"/>
      <w:marTop w:val="0"/>
      <w:marBottom w:val="0"/>
      <w:divBdr>
        <w:top w:val="none" w:sz="0" w:space="0" w:color="auto"/>
        <w:left w:val="none" w:sz="0" w:space="0" w:color="auto"/>
        <w:bottom w:val="none" w:sz="0" w:space="0" w:color="auto"/>
        <w:right w:val="none" w:sz="0" w:space="0" w:color="auto"/>
      </w:divBdr>
    </w:div>
    <w:div w:id="1657150490">
      <w:bodyDiv w:val="1"/>
      <w:marLeft w:val="0"/>
      <w:marRight w:val="0"/>
      <w:marTop w:val="0"/>
      <w:marBottom w:val="0"/>
      <w:divBdr>
        <w:top w:val="none" w:sz="0" w:space="0" w:color="auto"/>
        <w:left w:val="none" w:sz="0" w:space="0" w:color="auto"/>
        <w:bottom w:val="none" w:sz="0" w:space="0" w:color="auto"/>
        <w:right w:val="none" w:sz="0" w:space="0" w:color="auto"/>
      </w:divBdr>
    </w:div>
    <w:div w:id="1657151228">
      <w:bodyDiv w:val="1"/>
      <w:marLeft w:val="0"/>
      <w:marRight w:val="0"/>
      <w:marTop w:val="0"/>
      <w:marBottom w:val="0"/>
      <w:divBdr>
        <w:top w:val="none" w:sz="0" w:space="0" w:color="auto"/>
        <w:left w:val="none" w:sz="0" w:space="0" w:color="auto"/>
        <w:bottom w:val="none" w:sz="0" w:space="0" w:color="auto"/>
        <w:right w:val="none" w:sz="0" w:space="0" w:color="auto"/>
      </w:divBdr>
    </w:div>
    <w:div w:id="1657225991">
      <w:bodyDiv w:val="1"/>
      <w:marLeft w:val="0"/>
      <w:marRight w:val="0"/>
      <w:marTop w:val="0"/>
      <w:marBottom w:val="0"/>
      <w:divBdr>
        <w:top w:val="none" w:sz="0" w:space="0" w:color="auto"/>
        <w:left w:val="none" w:sz="0" w:space="0" w:color="auto"/>
        <w:bottom w:val="none" w:sz="0" w:space="0" w:color="auto"/>
        <w:right w:val="none" w:sz="0" w:space="0" w:color="auto"/>
      </w:divBdr>
    </w:div>
    <w:div w:id="1657762479">
      <w:bodyDiv w:val="1"/>
      <w:marLeft w:val="0"/>
      <w:marRight w:val="0"/>
      <w:marTop w:val="0"/>
      <w:marBottom w:val="0"/>
      <w:divBdr>
        <w:top w:val="none" w:sz="0" w:space="0" w:color="auto"/>
        <w:left w:val="none" w:sz="0" w:space="0" w:color="auto"/>
        <w:bottom w:val="none" w:sz="0" w:space="0" w:color="auto"/>
        <w:right w:val="none" w:sz="0" w:space="0" w:color="auto"/>
      </w:divBdr>
    </w:div>
    <w:div w:id="1657876740">
      <w:bodyDiv w:val="1"/>
      <w:marLeft w:val="0"/>
      <w:marRight w:val="0"/>
      <w:marTop w:val="0"/>
      <w:marBottom w:val="0"/>
      <w:divBdr>
        <w:top w:val="none" w:sz="0" w:space="0" w:color="auto"/>
        <w:left w:val="none" w:sz="0" w:space="0" w:color="auto"/>
        <w:bottom w:val="none" w:sz="0" w:space="0" w:color="auto"/>
        <w:right w:val="none" w:sz="0" w:space="0" w:color="auto"/>
      </w:divBdr>
    </w:div>
    <w:div w:id="1658344865">
      <w:bodyDiv w:val="1"/>
      <w:marLeft w:val="0"/>
      <w:marRight w:val="0"/>
      <w:marTop w:val="0"/>
      <w:marBottom w:val="0"/>
      <w:divBdr>
        <w:top w:val="none" w:sz="0" w:space="0" w:color="auto"/>
        <w:left w:val="none" w:sz="0" w:space="0" w:color="auto"/>
        <w:bottom w:val="none" w:sz="0" w:space="0" w:color="auto"/>
        <w:right w:val="none" w:sz="0" w:space="0" w:color="auto"/>
      </w:divBdr>
    </w:div>
    <w:div w:id="1658608075">
      <w:bodyDiv w:val="1"/>
      <w:marLeft w:val="0"/>
      <w:marRight w:val="0"/>
      <w:marTop w:val="0"/>
      <w:marBottom w:val="0"/>
      <w:divBdr>
        <w:top w:val="none" w:sz="0" w:space="0" w:color="auto"/>
        <w:left w:val="none" w:sz="0" w:space="0" w:color="auto"/>
        <w:bottom w:val="none" w:sz="0" w:space="0" w:color="auto"/>
        <w:right w:val="none" w:sz="0" w:space="0" w:color="auto"/>
      </w:divBdr>
    </w:div>
    <w:div w:id="1658878381">
      <w:bodyDiv w:val="1"/>
      <w:marLeft w:val="0"/>
      <w:marRight w:val="0"/>
      <w:marTop w:val="0"/>
      <w:marBottom w:val="0"/>
      <w:divBdr>
        <w:top w:val="none" w:sz="0" w:space="0" w:color="auto"/>
        <w:left w:val="none" w:sz="0" w:space="0" w:color="auto"/>
        <w:bottom w:val="none" w:sz="0" w:space="0" w:color="auto"/>
        <w:right w:val="none" w:sz="0" w:space="0" w:color="auto"/>
      </w:divBdr>
    </w:div>
    <w:div w:id="1659068492">
      <w:bodyDiv w:val="1"/>
      <w:marLeft w:val="0"/>
      <w:marRight w:val="0"/>
      <w:marTop w:val="0"/>
      <w:marBottom w:val="0"/>
      <w:divBdr>
        <w:top w:val="none" w:sz="0" w:space="0" w:color="auto"/>
        <w:left w:val="none" w:sz="0" w:space="0" w:color="auto"/>
        <w:bottom w:val="none" w:sz="0" w:space="0" w:color="auto"/>
        <w:right w:val="none" w:sz="0" w:space="0" w:color="auto"/>
      </w:divBdr>
    </w:div>
    <w:div w:id="1659846513">
      <w:bodyDiv w:val="1"/>
      <w:marLeft w:val="0"/>
      <w:marRight w:val="0"/>
      <w:marTop w:val="0"/>
      <w:marBottom w:val="0"/>
      <w:divBdr>
        <w:top w:val="none" w:sz="0" w:space="0" w:color="auto"/>
        <w:left w:val="none" w:sz="0" w:space="0" w:color="auto"/>
        <w:bottom w:val="none" w:sz="0" w:space="0" w:color="auto"/>
        <w:right w:val="none" w:sz="0" w:space="0" w:color="auto"/>
      </w:divBdr>
    </w:div>
    <w:div w:id="1660228048">
      <w:bodyDiv w:val="1"/>
      <w:marLeft w:val="0"/>
      <w:marRight w:val="0"/>
      <w:marTop w:val="0"/>
      <w:marBottom w:val="0"/>
      <w:divBdr>
        <w:top w:val="none" w:sz="0" w:space="0" w:color="auto"/>
        <w:left w:val="none" w:sz="0" w:space="0" w:color="auto"/>
        <w:bottom w:val="none" w:sz="0" w:space="0" w:color="auto"/>
        <w:right w:val="none" w:sz="0" w:space="0" w:color="auto"/>
      </w:divBdr>
    </w:div>
    <w:div w:id="1660764157">
      <w:bodyDiv w:val="1"/>
      <w:marLeft w:val="0"/>
      <w:marRight w:val="0"/>
      <w:marTop w:val="0"/>
      <w:marBottom w:val="0"/>
      <w:divBdr>
        <w:top w:val="none" w:sz="0" w:space="0" w:color="auto"/>
        <w:left w:val="none" w:sz="0" w:space="0" w:color="auto"/>
        <w:bottom w:val="none" w:sz="0" w:space="0" w:color="auto"/>
        <w:right w:val="none" w:sz="0" w:space="0" w:color="auto"/>
      </w:divBdr>
    </w:div>
    <w:div w:id="1660768997">
      <w:bodyDiv w:val="1"/>
      <w:marLeft w:val="0"/>
      <w:marRight w:val="0"/>
      <w:marTop w:val="0"/>
      <w:marBottom w:val="0"/>
      <w:divBdr>
        <w:top w:val="none" w:sz="0" w:space="0" w:color="auto"/>
        <w:left w:val="none" w:sz="0" w:space="0" w:color="auto"/>
        <w:bottom w:val="none" w:sz="0" w:space="0" w:color="auto"/>
        <w:right w:val="none" w:sz="0" w:space="0" w:color="auto"/>
      </w:divBdr>
    </w:div>
    <w:div w:id="1661034035">
      <w:bodyDiv w:val="1"/>
      <w:marLeft w:val="0"/>
      <w:marRight w:val="0"/>
      <w:marTop w:val="0"/>
      <w:marBottom w:val="0"/>
      <w:divBdr>
        <w:top w:val="none" w:sz="0" w:space="0" w:color="auto"/>
        <w:left w:val="none" w:sz="0" w:space="0" w:color="auto"/>
        <w:bottom w:val="none" w:sz="0" w:space="0" w:color="auto"/>
        <w:right w:val="none" w:sz="0" w:space="0" w:color="auto"/>
      </w:divBdr>
    </w:div>
    <w:div w:id="1663728959">
      <w:bodyDiv w:val="1"/>
      <w:marLeft w:val="0"/>
      <w:marRight w:val="0"/>
      <w:marTop w:val="0"/>
      <w:marBottom w:val="0"/>
      <w:divBdr>
        <w:top w:val="none" w:sz="0" w:space="0" w:color="auto"/>
        <w:left w:val="none" w:sz="0" w:space="0" w:color="auto"/>
        <w:bottom w:val="none" w:sz="0" w:space="0" w:color="auto"/>
        <w:right w:val="none" w:sz="0" w:space="0" w:color="auto"/>
      </w:divBdr>
    </w:div>
    <w:div w:id="1664046157">
      <w:bodyDiv w:val="1"/>
      <w:marLeft w:val="0"/>
      <w:marRight w:val="0"/>
      <w:marTop w:val="0"/>
      <w:marBottom w:val="0"/>
      <w:divBdr>
        <w:top w:val="none" w:sz="0" w:space="0" w:color="auto"/>
        <w:left w:val="none" w:sz="0" w:space="0" w:color="auto"/>
        <w:bottom w:val="none" w:sz="0" w:space="0" w:color="auto"/>
        <w:right w:val="none" w:sz="0" w:space="0" w:color="auto"/>
      </w:divBdr>
    </w:div>
    <w:div w:id="1664241689">
      <w:bodyDiv w:val="1"/>
      <w:marLeft w:val="0"/>
      <w:marRight w:val="0"/>
      <w:marTop w:val="0"/>
      <w:marBottom w:val="0"/>
      <w:divBdr>
        <w:top w:val="none" w:sz="0" w:space="0" w:color="auto"/>
        <w:left w:val="none" w:sz="0" w:space="0" w:color="auto"/>
        <w:bottom w:val="none" w:sz="0" w:space="0" w:color="auto"/>
        <w:right w:val="none" w:sz="0" w:space="0" w:color="auto"/>
      </w:divBdr>
    </w:div>
    <w:div w:id="1664435066">
      <w:bodyDiv w:val="1"/>
      <w:marLeft w:val="0"/>
      <w:marRight w:val="0"/>
      <w:marTop w:val="0"/>
      <w:marBottom w:val="0"/>
      <w:divBdr>
        <w:top w:val="none" w:sz="0" w:space="0" w:color="auto"/>
        <w:left w:val="none" w:sz="0" w:space="0" w:color="auto"/>
        <w:bottom w:val="none" w:sz="0" w:space="0" w:color="auto"/>
        <w:right w:val="none" w:sz="0" w:space="0" w:color="auto"/>
      </w:divBdr>
    </w:div>
    <w:div w:id="1665356141">
      <w:bodyDiv w:val="1"/>
      <w:marLeft w:val="0"/>
      <w:marRight w:val="0"/>
      <w:marTop w:val="0"/>
      <w:marBottom w:val="0"/>
      <w:divBdr>
        <w:top w:val="none" w:sz="0" w:space="0" w:color="auto"/>
        <w:left w:val="none" w:sz="0" w:space="0" w:color="auto"/>
        <w:bottom w:val="none" w:sz="0" w:space="0" w:color="auto"/>
        <w:right w:val="none" w:sz="0" w:space="0" w:color="auto"/>
      </w:divBdr>
    </w:div>
    <w:div w:id="1665551283">
      <w:bodyDiv w:val="1"/>
      <w:marLeft w:val="0"/>
      <w:marRight w:val="0"/>
      <w:marTop w:val="0"/>
      <w:marBottom w:val="0"/>
      <w:divBdr>
        <w:top w:val="none" w:sz="0" w:space="0" w:color="auto"/>
        <w:left w:val="none" w:sz="0" w:space="0" w:color="auto"/>
        <w:bottom w:val="none" w:sz="0" w:space="0" w:color="auto"/>
        <w:right w:val="none" w:sz="0" w:space="0" w:color="auto"/>
      </w:divBdr>
    </w:div>
    <w:div w:id="1667323815">
      <w:bodyDiv w:val="1"/>
      <w:marLeft w:val="0"/>
      <w:marRight w:val="0"/>
      <w:marTop w:val="0"/>
      <w:marBottom w:val="0"/>
      <w:divBdr>
        <w:top w:val="none" w:sz="0" w:space="0" w:color="auto"/>
        <w:left w:val="none" w:sz="0" w:space="0" w:color="auto"/>
        <w:bottom w:val="none" w:sz="0" w:space="0" w:color="auto"/>
        <w:right w:val="none" w:sz="0" w:space="0" w:color="auto"/>
      </w:divBdr>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
    <w:div w:id="1668362786">
      <w:bodyDiv w:val="1"/>
      <w:marLeft w:val="0"/>
      <w:marRight w:val="0"/>
      <w:marTop w:val="0"/>
      <w:marBottom w:val="0"/>
      <w:divBdr>
        <w:top w:val="none" w:sz="0" w:space="0" w:color="auto"/>
        <w:left w:val="none" w:sz="0" w:space="0" w:color="auto"/>
        <w:bottom w:val="none" w:sz="0" w:space="0" w:color="auto"/>
        <w:right w:val="none" w:sz="0" w:space="0" w:color="auto"/>
      </w:divBdr>
    </w:div>
    <w:div w:id="1668366329">
      <w:bodyDiv w:val="1"/>
      <w:marLeft w:val="0"/>
      <w:marRight w:val="0"/>
      <w:marTop w:val="0"/>
      <w:marBottom w:val="0"/>
      <w:divBdr>
        <w:top w:val="none" w:sz="0" w:space="0" w:color="auto"/>
        <w:left w:val="none" w:sz="0" w:space="0" w:color="auto"/>
        <w:bottom w:val="none" w:sz="0" w:space="0" w:color="auto"/>
        <w:right w:val="none" w:sz="0" w:space="0" w:color="auto"/>
      </w:divBdr>
    </w:div>
    <w:div w:id="1668482560">
      <w:bodyDiv w:val="1"/>
      <w:marLeft w:val="0"/>
      <w:marRight w:val="0"/>
      <w:marTop w:val="0"/>
      <w:marBottom w:val="0"/>
      <w:divBdr>
        <w:top w:val="none" w:sz="0" w:space="0" w:color="auto"/>
        <w:left w:val="none" w:sz="0" w:space="0" w:color="auto"/>
        <w:bottom w:val="none" w:sz="0" w:space="0" w:color="auto"/>
        <w:right w:val="none" w:sz="0" w:space="0" w:color="auto"/>
      </w:divBdr>
    </w:div>
    <w:div w:id="1669361383">
      <w:bodyDiv w:val="1"/>
      <w:marLeft w:val="0"/>
      <w:marRight w:val="0"/>
      <w:marTop w:val="0"/>
      <w:marBottom w:val="0"/>
      <w:divBdr>
        <w:top w:val="none" w:sz="0" w:space="0" w:color="auto"/>
        <w:left w:val="none" w:sz="0" w:space="0" w:color="auto"/>
        <w:bottom w:val="none" w:sz="0" w:space="0" w:color="auto"/>
        <w:right w:val="none" w:sz="0" w:space="0" w:color="auto"/>
      </w:divBdr>
    </w:div>
    <w:div w:id="1670674240">
      <w:bodyDiv w:val="1"/>
      <w:marLeft w:val="0"/>
      <w:marRight w:val="0"/>
      <w:marTop w:val="0"/>
      <w:marBottom w:val="0"/>
      <w:divBdr>
        <w:top w:val="none" w:sz="0" w:space="0" w:color="auto"/>
        <w:left w:val="none" w:sz="0" w:space="0" w:color="auto"/>
        <w:bottom w:val="none" w:sz="0" w:space="0" w:color="auto"/>
        <w:right w:val="none" w:sz="0" w:space="0" w:color="auto"/>
      </w:divBdr>
    </w:div>
    <w:div w:id="1671907539">
      <w:bodyDiv w:val="1"/>
      <w:marLeft w:val="0"/>
      <w:marRight w:val="0"/>
      <w:marTop w:val="0"/>
      <w:marBottom w:val="0"/>
      <w:divBdr>
        <w:top w:val="none" w:sz="0" w:space="0" w:color="auto"/>
        <w:left w:val="none" w:sz="0" w:space="0" w:color="auto"/>
        <w:bottom w:val="none" w:sz="0" w:space="0" w:color="auto"/>
        <w:right w:val="none" w:sz="0" w:space="0" w:color="auto"/>
      </w:divBdr>
    </w:div>
    <w:div w:id="1672222281">
      <w:bodyDiv w:val="1"/>
      <w:marLeft w:val="0"/>
      <w:marRight w:val="0"/>
      <w:marTop w:val="0"/>
      <w:marBottom w:val="0"/>
      <w:divBdr>
        <w:top w:val="none" w:sz="0" w:space="0" w:color="auto"/>
        <w:left w:val="none" w:sz="0" w:space="0" w:color="auto"/>
        <w:bottom w:val="none" w:sz="0" w:space="0" w:color="auto"/>
        <w:right w:val="none" w:sz="0" w:space="0" w:color="auto"/>
      </w:divBdr>
    </w:div>
    <w:div w:id="1672680080">
      <w:bodyDiv w:val="1"/>
      <w:marLeft w:val="0"/>
      <w:marRight w:val="0"/>
      <w:marTop w:val="0"/>
      <w:marBottom w:val="0"/>
      <w:divBdr>
        <w:top w:val="none" w:sz="0" w:space="0" w:color="auto"/>
        <w:left w:val="none" w:sz="0" w:space="0" w:color="auto"/>
        <w:bottom w:val="none" w:sz="0" w:space="0" w:color="auto"/>
        <w:right w:val="none" w:sz="0" w:space="0" w:color="auto"/>
      </w:divBdr>
    </w:div>
    <w:div w:id="1672685648">
      <w:bodyDiv w:val="1"/>
      <w:marLeft w:val="0"/>
      <w:marRight w:val="0"/>
      <w:marTop w:val="0"/>
      <w:marBottom w:val="0"/>
      <w:divBdr>
        <w:top w:val="none" w:sz="0" w:space="0" w:color="auto"/>
        <w:left w:val="none" w:sz="0" w:space="0" w:color="auto"/>
        <w:bottom w:val="none" w:sz="0" w:space="0" w:color="auto"/>
        <w:right w:val="none" w:sz="0" w:space="0" w:color="auto"/>
      </w:divBdr>
    </w:div>
    <w:div w:id="1672902596">
      <w:bodyDiv w:val="1"/>
      <w:marLeft w:val="0"/>
      <w:marRight w:val="0"/>
      <w:marTop w:val="0"/>
      <w:marBottom w:val="0"/>
      <w:divBdr>
        <w:top w:val="none" w:sz="0" w:space="0" w:color="auto"/>
        <w:left w:val="none" w:sz="0" w:space="0" w:color="auto"/>
        <w:bottom w:val="none" w:sz="0" w:space="0" w:color="auto"/>
        <w:right w:val="none" w:sz="0" w:space="0" w:color="auto"/>
      </w:divBdr>
    </w:div>
    <w:div w:id="1673097086">
      <w:bodyDiv w:val="1"/>
      <w:marLeft w:val="0"/>
      <w:marRight w:val="0"/>
      <w:marTop w:val="0"/>
      <w:marBottom w:val="0"/>
      <w:divBdr>
        <w:top w:val="none" w:sz="0" w:space="0" w:color="auto"/>
        <w:left w:val="none" w:sz="0" w:space="0" w:color="auto"/>
        <w:bottom w:val="none" w:sz="0" w:space="0" w:color="auto"/>
        <w:right w:val="none" w:sz="0" w:space="0" w:color="auto"/>
      </w:divBdr>
    </w:div>
    <w:div w:id="1673221842">
      <w:bodyDiv w:val="1"/>
      <w:marLeft w:val="0"/>
      <w:marRight w:val="0"/>
      <w:marTop w:val="0"/>
      <w:marBottom w:val="0"/>
      <w:divBdr>
        <w:top w:val="none" w:sz="0" w:space="0" w:color="auto"/>
        <w:left w:val="none" w:sz="0" w:space="0" w:color="auto"/>
        <w:bottom w:val="none" w:sz="0" w:space="0" w:color="auto"/>
        <w:right w:val="none" w:sz="0" w:space="0" w:color="auto"/>
      </w:divBdr>
    </w:div>
    <w:div w:id="1673491341">
      <w:bodyDiv w:val="1"/>
      <w:marLeft w:val="0"/>
      <w:marRight w:val="0"/>
      <w:marTop w:val="0"/>
      <w:marBottom w:val="0"/>
      <w:divBdr>
        <w:top w:val="none" w:sz="0" w:space="0" w:color="auto"/>
        <w:left w:val="none" w:sz="0" w:space="0" w:color="auto"/>
        <w:bottom w:val="none" w:sz="0" w:space="0" w:color="auto"/>
        <w:right w:val="none" w:sz="0" w:space="0" w:color="auto"/>
      </w:divBdr>
    </w:div>
    <w:div w:id="1675300218">
      <w:bodyDiv w:val="1"/>
      <w:marLeft w:val="0"/>
      <w:marRight w:val="0"/>
      <w:marTop w:val="0"/>
      <w:marBottom w:val="0"/>
      <w:divBdr>
        <w:top w:val="none" w:sz="0" w:space="0" w:color="auto"/>
        <w:left w:val="none" w:sz="0" w:space="0" w:color="auto"/>
        <w:bottom w:val="none" w:sz="0" w:space="0" w:color="auto"/>
        <w:right w:val="none" w:sz="0" w:space="0" w:color="auto"/>
      </w:divBdr>
    </w:div>
    <w:div w:id="1676028818">
      <w:bodyDiv w:val="1"/>
      <w:marLeft w:val="0"/>
      <w:marRight w:val="0"/>
      <w:marTop w:val="0"/>
      <w:marBottom w:val="0"/>
      <w:divBdr>
        <w:top w:val="none" w:sz="0" w:space="0" w:color="auto"/>
        <w:left w:val="none" w:sz="0" w:space="0" w:color="auto"/>
        <w:bottom w:val="none" w:sz="0" w:space="0" w:color="auto"/>
        <w:right w:val="none" w:sz="0" w:space="0" w:color="auto"/>
      </w:divBdr>
    </w:div>
    <w:div w:id="1676180191">
      <w:bodyDiv w:val="1"/>
      <w:marLeft w:val="0"/>
      <w:marRight w:val="0"/>
      <w:marTop w:val="0"/>
      <w:marBottom w:val="0"/>
      <w:divBdr>
        <w:top w:val="none" w:sz="0" w:space="0" w:color="auto"/>
        <w:left w:val="none" w:sz="0" w:space="0" w:color="auto"/>
        <w:bottom w:val="none" w:sz="0" w:space="0" w:color="auto"/>
        <w:right w:val="none" w:sz="0" w:space="0" w:color="auto"/>
      </w:divBdr>
    </w:div>
    <w:div w:id="1676347924">
      <w:bodyDiv w:val="1"/>
      <w:marLeft w:val="0"/>
      <w:marRight w:val="0"/>
      <w:marTop w:val="0"/>
      <w:marBottom w:val="0"/>
      <w:divBdr>
        <w:top w:val="none" w:sz="0" w:space="0" w:color="auto"/>
        <w:left w:val="none" w:sz="0" w:space="0" w:color="auto"/>
        <w:bottom w:val="none" w:sz="0" w:space="0" w:color="auto"/>
        <w:right w:val="none" w:sz="0" w:space="0" w:color="auto"/>
      </w:divBdr>
    </w:div>
    <w:div w:id="1677995624">
      <w:bodyDiv w:val="1"/>
      <w:marLeft w:val="0"/>
      <w:marRight w:val="0"/>
      <w:marTop w:val="0"/>
      <w:marBottom w:val="0"/>
      <w:divBdr>
        <w:top w:val="none" w:sz="0" w:space="0" w:color="auto"/>
        <w:left w:val="none" w:sz="0" w:space="0" w:color="auto"/>
        <w:bottom w:val="none" w:sz="0" w:space="0" w:color="auto"/>
        <w:right w:val="none" w:sz="0" w:space="0" w:color="auto"/>
      </w:divBdr>
    </w:div>
    <w:div w:id="1678313375">
      <w:bodyDiv w:val="1"/>
      <w:marLeft w:val="0"/>
      <w:marRight w:val="0"/>
      <w:marTop w:val="0"/>
      <w:marBottom w:val="0"/>
      <w:divBdr>
        <w:top w:val="none" w:sz="0" w:space="0" w:color="auto"/>
        <w:left w:val="none" w:sz="0" w:space="0" w:color="auto"/>
        <w:bottom w:val="none" w:sz="0" w:space="0" w:color="auto"/>
        <w:right w:val="none" w:sz="0" w:space="0" w:color="auto"/>
      </w:divBdr>
    </w:div>
    <w:div w:id="1678464429">
      <w:marLeft w:val="0"/>
      <w:marRight w:val="0"/>
      <w:marTop w:val="0"/>
      <w:marBottom w:val="0"/>
      <w:divBdr>
        <w:top w:val="none" w:sz="0" w:space="0" w:color="auto"/>
        <w:left w:val="none" w:sz="0" w:space="0" w:color="auto"/>
        <w:bottom w:val="none" w:sz="0" w:space="0" w:color="auto"/>
        <w:right w:val="none" w:sz="0" w:space="0" w:color="auto"/>
      </w:divBdr>
    </w:div>
    <w:div w:id="1679505594">
      <w:bodyDiv w:val="1"/>
      <w:marLeft w:val="0"/>
      <w:marRight w:val="0"/>
      <w:marTop w:val="0"/>
      <w:marBottom w:val="0"/>
      <w:divBdr>
        <w:top w:val="none" w:sz="0" w:space="0" w:color="auto"/>
        <w:left w:val="none" w:sz="0" w:space="0" w:color="auto"/>
        <w:bottom w:val="none" w:sz="0" w:space="0" w:color="auto"/>
        <w:right w:val="none" w:sz="0" w:space="0" w:color="auto"/>
      </w:divBdr>
    </w:div>
    <w:div w:id="1679572910">
      <w:bodyDiv w:val="1"/>
      <w:marLeft w:val="0"/>
      <w:marRight w:val="0"/>
      <w:marTop w:val="0"/>
      <w:marBottom w:val="0"/>
      <w:divBdr>
        <w:top w:val="none" w:sz="0" w:space="0" w:color="auto"/>
        <w:left w:val="none" w:sz="0" w:space="0" w:color="auto"/>
        <w:bottom w:val="none" w:sz="0" w:space="0" w:color="auto"/>
        <w:right w:val="none" w:sz="0" w:space="0" w:color="auto"/>
      </w:divBdr>
    </w:div>
    <w:div w:id="1679843314">
      <w:bodyDiv w:val="1"/>
      <w:marLeft w:val="0"/>
      <w:marRight w:val="0"/>
      <w:marTop w:val="0"/>
      <w:marBottom w:val="0"/>
      <w:divBdr>
        <w:top w:val="none" w:sz="0" w:space="0" w:color="auto"/>
        <w:left w:val="none" w:sz="0" w:space="0" w:color="auto"/>
        <w:bottom w:val="none" w:sz="0" w:space="0" w:color="auto"/>
        <w:right w:val="none" w:sz="0" w:space="0" w:color="auto"/>
      </w:divBdr>
    </w:div>
    <w:div w:id="1683701866">
      <w:bodyDiv w:val="1"/>
      <w:marLeft w:val="0"/>
      <w:marRight w:val="0"/>
      <w:marTop w:val="0"/>
      <w:marBottom w:val="0"/>
      <w:divBdr>
        <w:top w:val="none" w:sz="0" w:space="0" w:color="auto"/>
        <w:left w:val="none" w:sz="0" w:space="0" w:color="auto"/>
        <w:bottom w:val="none" w:sz="0" w:space="0" w:color="auto"/>
        <w:right w:val="none" w:sz="0" w:space="0" w:color="auto"/>
      </w:divBdr>
    </w:div>
    <w:div w:id="1683823520">
      <w:bodyDiv w:val="1"/>
      <w:marLeft w:val="0"/>
      <w:marRight w:val="0"/>
      <w:marTop w:val="0"/>
      <w:marBottom w:val="0"/>
      <w:divBdr>
        <w:top w:val="none" w:sz="0" w:space="0" w:color="auto"/>
        <w:left w:val="none" w:sz="0" w:space="0" w:color="auto"/>
        <w:bottom w:val="none" w:sz="0" w:space="0" w:color="auto"/>
        <w:right w:val="none" w:sz="0" w:space="0" w:color="auto"/>
      </w:divBdr>
    </w:div>
    <w:div w:id="1685939202">
      <w:bodyDiv w:val="1"/>
      <w:marLeft w:val="0"/>
      <w:marRight w:val="0"/>
      <w:marTop w:val="0"/>
      <w:marBottom w:val="0"/>
      <w:divBdr>
        <w:top w:val="none" w:sz="0" w:space="0" w:color="auto"/>
        <w:left w:val="none" w:sz="0" w:space="0" w:color="auto"/>
        <w:bottom w:val="none" w:sz="0" w:space="0" w:color="auto"/>
        <w:right w:val="none" w:sz="0" w:space="0" w:color="auto"/>
      </w:divBdr>
    </w:div>
    <w:div w:id="1685984256">
      <w:bodyDiv w:val="1"/>
      <w:marLeft w:val="0"/>
      <w:marRight w:val="0"/>
      <w:marTop w:val="0"/>
      <w:marBottom w:val="0"/>
      <w:divBdr>
        <w:top w:val="none" w:sz="0" w:space="0" w:color="auto"/>
        <w:left w:val="none" w:sz="0" w:space="0" w:color="auto"/>
        <w:bottom w:val="none" w:sz="0" w:space="0" w:color="auto"/>
        <w:right w:val="none" w:sz="0" w:space="0" w:color="auto"/>
      </w:divBdr>
    </w:div>
    <w:div w:id="1686055739">
      <w:bodyDiv w:val="1"/>
      <w:marLeft w:val="0"/>
      <w:marRight w:val="0"/>
      <w:marTop w:val="0"/>
      <w:marBottom w:val="0"/>
      <w:divBdr>
        <w:top w:val="none" w:sz="0" w:space="0" w:color="auto"/>
        <w:left w:val="none" w:sz="0" w:space="0" w:color="auto"/>
        <w:bottom w:val="none" w:sz="0" w:space="0" w:color="auto"/>
        <w:right w:val="none" w:sz="0" w:space="0" w:color="auto"/>
      </w:divBdr>
    </w:div>
    <w:div w:id="1687125497">
      <w:marLeft w:val="480"/>
      <w:marRight w:val="0"/>
      <w:marTop w:val="0"/>
      <w:marBottom w:val="0"/>
      <w:divBdr>
        <w:top w:val="none" w:sz="0" w:space="0" w:color="auto"/>
        <w:left w:val="none" w:sz="0" w:space="0" w:color="auto"/>
        <w:bottom w:val="none" w:sz="0" w:space="0" w:color="auto"/>
        <w:right w:val="none" w:sz="0" w:space="0" w:color="auto"/>
      </w:divBdr>
    </w:div>
    <w:div w:id="1687362781">
      <w:bodyDiv w:val="1"/>
      <w:marLeft w:val="0"/>
      <w:marRight w:val="0"/>
      <w:marTop w:val="0"/>
      <w:marBottom w:val="0"/>
      <w:divBdr>
        <w:top w:val="none" w:sz="0" w:space="0" w:color="auto"/>
        <w:left w:val="none" w:sz="0" w:space="0" w:color="auto"/>
        <w:bottom w:val="none" w:sz="0" w:space="0" w:color="auto"/>
        <w:right w:val="none" w:sz="0" w:space="0" w:color="auto"/>
      </w:divBdr>
    </w:div>
    <w:div w:id="1687630148">
      <w:bodyDiv w:val="1"/>
      <w:marLeft w:val="0"/>
      <w:marRight w:val="0"/>
      <w:marTop w:val="0"/>
      <w:marBottom w:val="0"/>
      <w:divBdr>
        <w:top w:val="none" w:sz="0" w:space="0" w:color="auto"/>
        <w:left w:val="none" w:sz="0" w:space="0" w:color="auto"/>
        <w:bottom w:val="none" w:sz="0" w:space="0" w:color="auto"/>
        <w:right w:val="none" w:sz="0" w:space="0" w:color="auto"/>
      </w:divBdr>
    </w:div>
    <w:div w:id="1687754971">
      <w:bodyDiv w:val="1"/>
      <w:marLeft w:val="0"/>
      <w:marRight w:val="0"/>
      <w:marTop w:val="0"/>
      <w:marBottom w:val="0"/>
      <w:divBdr>
        <w:top w:val="none" w:sz="0" w:space="0" w:color="auto"/>
        <w:left w:val="none" w:sz="0" w:space="0" w:color="auto"/>
        <w:bottom w:val="none" w:sz="0" w:space="0" w:color="auto"/>
        <w:right w:val="none" w:sz="0" w:space="0" w:color="auto"/>
      </w:divBdr>
    </w:div>
    <w:div w:id="1687756283">
      <w:bodyDiv w:val="1"/>
      <w:marLeft w:val="0"/>
      <w:marRight w:val="0"/>
      <w:marTop w:val="0"/>
      <w:marBottom w:val="0"/>
      <w:divBdr>
        <w:top w:val="none" w:sz="0" w:space="0" w:color="auto"/>
        <w:left w:val="none" w:sz="0" w:space="0" w:color="auto"/>
        <w:bottom w:val="none" w:sz="0" w:space="0" w:color="auto"/>
        <w:right w:val="none" w:sz="0" w:space="0" w:color="auto"/>
      </w:divBdr>
    </w:div>
    <w:div w:id="1688482609">
      <w:bodyDiv w:val="1"/>
      <w:marLeft w:val="0"/>
      <w:marRight w:val="0"/>
      <w:marTop w:val="0"/>
      <w:marBottom w:val="0"/>
      <w:divBdr>
        <w:top w:val="none" w:sz="0" w:space="0" w:color="auto"/>
        <w:left w:val="none" w:sz="0" w:space="0" w:color="auto"/>
        <w:bottom w:val="none" w:sz="0" w:space="0" w:color="auto"/>
        <w:right w:val="none" w:sz="0" w:space="0" w:color="auto"/>
      </w:divBdr>
    </w:div>
    <w:div w:id="1689601342">
      <w:bodyDiv w:val="1"/>
      <w:marLeft w:val="0"/>
      <w:marRight w:val="0"/>
      <w:marTop w:val="0"/>
      <w:marBottom w:val="0"/>
      <w:divBdr>
        <w:top w:val="none" w:sz="0" w:space="0" w:color="auto"/>
        <w:left w:val="none" w:sz="0" w:space="0" w:color="auto"/>
        <w:bottom w:val="none" w:sz="0" w:space="0" w:color="auto"/>
        <w:right w:val="none" w:sz="0" w:space="0" w:color="auto"/>
      </w:divBdr>
    </w:div>
    <w:div w:id="1689867226">
      <w:bodyDiv w:val="1"/>
      <w:marLeft w:val="0"/>
      <w:marRight w:val="0"/>
      <w:marTop w:val="0"/>
      <w:marBottom w:val="0"/>
      <w:divBdr>
        <w:top w:val="none" w:sz="0" w:space="0" w:color="auto"/>
        <w:left w:val="none" w:sz="0" w:space="0" w:color="auto"/>
        <w:bottom w:val="none" w:sz="0" w:space="0" w:color="auto"/>
        <w:right w:val="none" w:sz="0" w:space="0" w:color="auto"/>
      </w:divBdr>
    </w:div>
    <w:div w:id="1690594554">
      <w:bodyDiv w:val="1"/>
      <w:marLeft w:val="0"/>
      <w:marRight w:val="0"/>
      <w:marTop w:val="0"/>
      <w:marBottom w:val="0"/>
      <w:divBdr>
        <w:top w:val="none" w:sz="0" w:space="0" w:color="auto"/>
        <w:left w:val="none" w:sz="0" w:space="0" w:color="auto"/>
        <w:bottom w:val="none" w:sz="0" w:space="0" w:color="auto"/>
        <w:right w:val="none" w:sz="0" w:space="0" w:color="auto"/>
      </w:divBdr>
    </w:div>
    <w:div w:id="1691099273">
      <w:bodyDiv w:val="1"/>
      <w:marLeft w:val="0"/>
      <w:marRight w:val="0"/>
      <w:marTop w:val="0"/>
      <w:marBottom w:val="0"/>
      <w:divBdr>
        <w:top w:val="none" w:sz="0" w:space="0" w:color="auto"/>
        <w:left w:val="none" w:sz="0" w:space="0" w:color="auto"/>
        <w:bottom w:val="none" w:sz="0" w:space="0" w:color="auto"/>
        <w:right w:val="none" w:sz="0" w:space="0" w:color="auto"/>
      </w:divBdr>
    </w:div>
    <w:div w:id="1691223678">
      <w:bodyDiv w:val="1"/>
      <w:marLeft w:val="0"/>
      <w:marRight w:val="0"/>
      <w:marTop w:val="0"/>
      <w:marBottom w:val="0"/>
      <w:divBdr>
        <w:top w:val="none" w:sz="0" w:space="0" w:color="auto"/>
        <w:left w:val="none" w:sz="0" w:space="0" w:color="auto"/>
        <w:bottom w:val="none" w:sz="0" w:space="0" w:color="auto"/>
        <w:right w:val="none" w:sz="0" w:space="0" w:color="auto"/>
      </w:divBdr>
    </w:div>
    <w:div w:id="1691369844">
      <w:bodyDiv w:val="1"/>
      <w:marLeft w:val="0"/>
      <w:marRight w:val="0"/>
      <w:marTop w:val="0"/>
      <w:marBottom w:val="0"/>
      <w:divBdr>
        <w:top w:val="none" w:sz="0" w:space="0" w:color="auto"/>
        <w:left w:val="none" w:sz="0" w:space="0" w:color="auto"/>
        <w:bottom w:val="none" w:sz="0" w:space="0" w:color="auto"/>
        <w:right w:val="none" w:sz="0" w:space="0" w:color="auto"/>
      </w:divBdr>
    </w:div>
    <w:div w:id="1691495196">
      <w:bodyDiv w:val="1"/>
      <w:marLeft w:val="0"/>
      <w:marRight w:val="0"/>
      <w:marTop w:val="0"/>
      <w:marBottom w:val="0"/>
      <w:divBdr>
        <w:top w:val="none" w:sz="0" w:space="0" w:color="auto"/>
        <w:left w:val="none" w:sz="0" w:space="0" w:color="auto"/>
        <w:bottom w:val="none" w:sz="0" w:space="0" w:color="auto"/>
        <w:right w:val="none" w:sz="0" w:space="0" w:color="auto"/>
      </w:divBdr>
    </w:div>
    <w:div w:id="1691686221">
      <w:bodyDiv w:val="1"/>
      <w:marLeft w:val="0"/>
      <w:marRight w:val="0"/>
      <w:marTop w:val="0"/>
      <w:marBottom w:val="0"/>
      <w:divBdr>
        <w:top w:val="none" w:sz="0" w:space="0" w:color="auto"/>
        <w:left w:val="none" w:sz="0" w:space="0" w:color="auto"/>
        <w:bottom w:val="none" w:sz="0" w:space="0" w:color="auto"/>
        <w:right w:val="none" w:sz="0" w:space="0" w:color="auto"/>
      </w:divBdr>
    </w:div>
    <w:div w:id="1692025473">
      <w:bodyDiv w:val="1"/>
      <w:marLeft w:val="0"/>
      <w:marRight w:val="0"/>
      <w:marTop w:val="0"/>
      <w:marBottom w:val="0"/>
      <w:divBdr>
        <w:top w:val="none" w:sz="0" w:space="0" w:color="auto"/>
        <w:left w:val="none" w:sz="0" w:space="0" w:color="auto"/>
        <w:bottom w:val="none" w:sz="0" w:space="0" w:color="auto"/>
        <w:right w:val="none" w:sz="0" w:space="0" w:color="auto"/>
      </w:divBdr>
    </w:div>
    <w:div w:id="1693457902">
      <w:bodyDiv w:val="1"/>
      <w:marLeft w:val="0"/>
      <w:marRight w:val="0"/>
      <w:marTop w:val="0"/>
      <w:marBottom w:val="0"/>
      <w:divBdr>
        <w:top w:val="none" w:sz="0" w:space="0" w:color="auto"/>
        <w:left w:val="none" w:sz="0" w:space="0" w:color="auto"/>
        <w:bottom w:val="none" w:sz="0" w:space="0" w:color="auto"/>
        <w:right w:val="none" w:sz="0" w:space="0" w:color="auto"/>
      </w:divBdr>
    </w:div>
    <w:div w:id="1694452918">
      <w:bodyDiv w:val="1"/>
      <w:marLeft w:val="0"/>
      <w:marRight w:val="0"/>
      <w:marTop w:val="0"/>
      <w:marBottom w:val="0"/>
      <w:divBdr>
        <w:top w:val="none" w:sz="0" w:space="0" w:color="auto"/>
        <w:left w:val="none" w:sz="0" w:space="0" w:color="auto"/>
        <w:bottom w:val="none" w:sz="0" w:space="0" w:color="auto"/>
        <w:right w:val="none" w:sz="0" w:space="0" w:color="auto"/>
      </w:divBdr>
    </w:div>
    <w:div w:id="1696467568">
      <w:bodyDiv w:val="1"/>
      <w:marLeft w:val="0"/>
      <w:marRight w:val="0"/>
      <w:marTop w:val="0"/>
      <w:marBottom w:val="0"/>
      <w:divBdr>
        <w:top w:val="none" w:sz="0" w:space="0" w:color="auto"/>
        <w:left w:val="none" w:sz="0" w:space="0" w:color="auto"/>
        <w:bottom w:val="none" w:sz="0" w:space="0" w:color="auto"/>
        <w:right w:val="none" w:sz="0" w:space="0" w:color="auto"/>
      </w:divBdr>
    </w:div>
    <w:div w:id="1696806058">
      <w:bodyDiv w:val="1"/>
      <w:marLeft w:val="0"/>
      <w:marRight w:val="0"/>
      <w:marTop w:val="0"/>
      <w:marBottom w:val="0"/>
      <w:divBdr>
        <w:top w:val="none" w:sz="0" w:space="0" w:color="auto"/>
        <w:left w:val="none" w:sz="0" w:space="0" w:color="auto"/>
        <w:bottom w:val="none" w:sz="0" w:space="0" w:color="auto"/>
        <w:right w:val="none" w:sz="0" w:space="0" w:color="auto"/>
      </w:divBdr>
    </w:div>
    <w:div w:id="1696808957">
      <w:marLeft w:val="480"/>
      <w:marRight w:val="0"/>
      <w:marTop w:val="0"/>
      <w:marBottom w:val="0"/>
      <w:divBdr>
        <w:top w:val="none" w:sz="0" w:space="0" w:color="auto"/>
        <w:left w:val="none" w:sz="0" w:space="0" w:color="auto"/>
        <w:bottom w:val="none" w:sz="0" w:space="0" w:color="auto"/>
        <w:right w:val="none" w:sz="0" w:space="0" w:color="auto"/>
      </w:divBdr>
    </w:div>
    <w:div w:id="1697926826">
      <w:bodyDiv w:val="1"/>
      <w:marLeft w:val="0"/>
      <w:marRight w:val="0"/>
      <w:marTop w:val="0"/>
      <w:marBottom w:val="0"/>
      <w:divBdr>
        <w:top w:val="none" w:sz="0" w:space="0" w:color="auto"/>
        <w:left w:val="none" w:sz="0" w:space="0" w:color="auto"/>
        <w:bottom w:val="none" w:sz="0" w:space="0" w:color="auto"/>
        <w:right w:val="none" w:sz="0" w:space="0" w:color="auto"/>
      </w:divBdr>
    </w:div>
    <w:div w:id="1700201701">
      <w:bodyDiv w:val="1"/>
      <w:marLeft w:val="0"/>
      <w:marRight w:val="0"/>
      <w:marTop w:val="0"/>
      <w:marBottom w:val="0"/>
      <w:divBdr>
        <w:top w:val="none" w:sz="0" w:space="0" w:color="auto"/>
        <w:left w:val="none" w:sz="0" w:space="0" w:color="auto"/>
        <w:bottom w:val="none" w:sz="0" w:space="0" w:color="auto"/>
        <w:right w:val="none" w:sz="0" w:space="0" w:color="auto"/>
      </w:divBdr>
    </w:div>
    <w:div w:id="1700665451">
      <w:bodyDiv w:val="1"/>
      <w:marLeft w:val="0"/>
      <w:marRight w:val="0"/>
      <w:marTop w:val="0"/>
      <w:marBottom w:val="0"/>
      <w:divBdr>
        <w:top w:val="none" w:sz="0" w:space="0" w:color="auto"/>
        <w:left w:val="none" w:sz="0" w:space="0" w:color="auto"/>
        <w:bottom w:val="none" w:sz="0" w:space="0" w:color="auto"/>
        <w:right w:val="none" w:sz="0" w:space="0" w:color="auto"/>
      </w:divBdr>
    </w:div>
    <w:div w:id="1700811235">
      <w:bodyDiv w:val="1"/>
      <w:marLeft w:val="0"/>
      <w:marRight w:val="0"/>
      <w:marTop w:val="0"/>
      <w:marBottom w:val="0"/>
      <w:divBdr>
        <w:top w:val="none" w:sz="0" w:space="0" w:color="auto"/>
        <w:left w:val="none" w:sz="0" w:space="0" w:color="auto"/>
        <w:bottom w:val="none" w:sz="0" w:space="0" w:color="auto"/>
        <w:right w:val="none" w:sz="0" w:space="0" w:color="auto"/>
      </w:divBdr>
    </w:div>
    <w:div w:id="1701007824">
      <w:bodyDiv w:val="1"/>
      <w:marLeft w:val="0"/>
      <w:marRight w:val="0"/>
      <w:marTop w:val="0"/>
      <w:marBottom w:val="0"/>
      <w:divBdr>
        <w:top w:val="none" w:sz="0" w:space="0" w:color="auto"/>
        <w:left w:val="none" w:sz="0" w:space="0" w:color="auto"/>
        <w:bottom w:val="none" w:sz="0" w:space="0" w:color="auto"/>
        <w:right w:val="none" w:sz="0" w:space="0" w:color="auto"/>
      </w:divBdr>
    </w:div>
    <w:div w:id="1701780041">
      <w:bodyDiv w:val="1"/>
      <w:marLeft w:val="0"/>
      <w:marRight w:val="0"/>
      <w:marTop w:val="0"/>
      <w:marBottom w:val="0"/>
      <w:divBdr>
        <w:top w:val="none" w:sz="0" w:space="0" w:color="auto"/>
        <w:left w:val="none" w:sz="0" w:space="0" w:color="auto"/>
        <w:bottom w:val="none" w:sz="0" w:space="0" w:color="auto"/>
        <w:right w:val="none" w:sz="0" w:space="0" w:color="auto"/>
      </w:divBdr>
    </w:div>
    <w:div w:id="1702198828">
      <w:bodyDiv w:val="1"/>
      <w:marLeft w:val="0"/>
      <w:marRight w:val="0"/>
      <w:marTop w:val="0"/>
      <w:marBottom w:val="0"/>
      <w:divBdr>
        <w:top w:val="none" w:sz="0" w:space="0" w:color="auto"/>
        <w:left w:val="none" w:sz="0" w:space="0" w:color="auto"/>
        <w:bottom w:val="none" w:sz="0" w:space="0" w:color="auto"/>
        <w:right w:val="none" w:sz="0" w:space="0" w:color="auto"/>
      </w:divBdr>
    </w:div>
    <w:div w:id="1704133222">
      <w:bodyDiv w:val="1"/>
      <w:marLeft w:val="0"/>
      <w:marRight w:val="0"/>
      <w:marTop w:val="0"/>
      <w:marBottom w:val="0"/>
      <w:divBdr>
        <w:top w:val="none" w:sz="0" w:space="0" w:color="auto"/>
        <w:left w:val="none" w:sz="0" w:space="0" w:color="auto"/>
        <w:bottom w:val="none" w:sz="0" w:space="0" w:color="auto"/>
        <w:right w:val="none" w:sz="0" w:space="0" w:color="auto"/>
      </w:divBdr>
    </w:div>
    <w:div w:id="1704398967">
      <w:bodyDiv w:val="1"/>
      <w:marLeft w:val="0"/>
      <w:marRight w:val="0"/>
      <w:marTop w:val="0"/>
      <w:marBottom w:val="0"/>
      <w:divBdr>
        <w:top w:val="none" w:sz="0" w:space="0" w:color="auto"/>
        <w:left w:val="none" w:sz="0" w:space="0" w:color="auto"/>
        <w:bottom w:val="none" w:sz="0" w:space="0" w:color="auto"/>
        <w:right w:val="none" w:sz="0" w:space="0" w:color="auto"/>
      </w:divBdr>
    </w:div>
    <w:div w:id="1705985899">
      <w:bodyDiv w:val="1"/>
      <w:marLeft w:val="0"/>
      <w:marRight w:val="0"/>
      <w:marTop w:val="0"/>
      <w:marBottom w:val="0"/>
      <w:divBdr>
        <w:top w:val="none" w:sz="0" w:space="0" w:color="auto"/>
        <w:left w:val="none" w:sz="0" w:space="0" w:color="auto"/>
        <w:bottom w:val="none" w:sz="0" w:space="0" w:color="auto"/>
        <w:right w:val="none" w:sz="0" w:space="0" w:color="auto"/>
      </w:divBdr>
    </w:div>
    <w:div w:id="1706323667">
      <w:bodyDiv w:val="1"/>
      <w:marLeft w:val="0"/>
      <w:marRight w:val="0"/>
      <w:marTop w:val="0"/>
      <w:marBottom w:val="0"/>
      <w:divBdr>
        <w:top w:val="none" w:sz="0" w:space="0" w:color="auto"/>
        <w:left w:val="none" w:sz="0" w:space="0" w:color="auto"/>
        <w:bottom w:val="none" w:sz="0" w:space="0" w:color="auto"/>
        <w:right w:val="none" w:sz="0" w:space="0" w:color="auto"/>
      </w:divBdr>
    </w:div>
    <w:div w:id="1706564201">
      <w:bodyDiv w:val="1"/>
      <w:marLeft w:val="0"/>
      <w:marRight w:val="0"/>
      <w:marTop w:val="0"/>
      <w:marBottom w:val="0"/>
      <w:divBdr>
        <w:top w:val="none" w:sz="0" w:space="0" w:color="auto"/>
        <w:left w:val="none" w:sz="0" w:space="0" w:color="auto"/>
        <w:bottom w:val="none" w:sz="0" w:space="0" w:color="auto"/>
        <w:right w:val="none" w:sz="0" w:space="0" w:color="auto"/>
      </w:divBdr>
    </w:div>
    <w:div w:id="1707101051">
      <w:bodyDiv w:val="1"/>
      <w:marLeft w:val="0"/>
      <w:marRight w:val="0"/>
      <w:marTop w:val="0"/>
      <w:marBottom w:val="0"/>
      <w:divBdr>
        <w:top w:val="none" w:sz="0" w:space="0" w:color="auto"/>
        <w:left w:val="none" w:sz="0" w:space="0" w:color="auto"/>
        <w:bottom w:val="none" w:sz="0" w:space="0" w:color="auto"/>
        <w:right w:val="none" w:sz="0" w:space="0" w:color="auto"/>
      </w:divBdr>
    </w:div>
    <w:div w:id="1707215266">
      <w:marLeft w:val="480"/>
      <w:marRight w:val="0"/>
      <w:marTop w:val="0"/>
      <w:marBottom w:val="0"/>
      <w:divBdr>
        <w:top w:val="none" w:sz="0" w:space="0" w:color="auto"/>
        <w:left w:val="none" w:sz="0" w:space="0" w:color="auto"/>
        <w:bottom w:val="none" w:sz="0" w:space="0" w:color="auto"/>
        <w:right w:val="none" w:sz="0" w:space="0" w:color="auto"/>
      </w:divBdr>
    </w:div>
    <w:div w:id="1707366540">
      <w:marLeft w:val="48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1708332437">
      <w:bodyDiv w:val="1"/>
      <w:marLeft w:val="0"/>
      <w:marRight w:val="0"/>
      <w:marTop w:val="0"/>
      <w:marBottom w:val="0"/>
      <w:divBdr>
        <w:top w:val="none" w:sz="0" w:space="0" w:color="auto"/>
        <w:left w:val="none" w:sz="0" w:space="0" w:color="auto"/>
        <w:bottom w:val="none" w:sz="0" w:space="0" w:color="auto"/>
        <w:right w:val="none" w:sz="0" w:space="0" w:color="auto"/>
      </w:divBdr>
    </w:div>
    <w:div w:id="1708411873">
      <w:bodyDiv w:val="1"/>
      <w:marLeft w:val="0"/>
      <w:marRight w:val="0"/>
      <w:marTop w:val="0"/>
      <w:marBottom w:val="0"/>
      <w:divBdr>
        <w:top w:val="none" w:sz="0" w:space="0" w:color="auto"/>
        <w:left w:val="none" w:sz="0" w:space="0" w:color="auto"/>
        <w:bottom w:val="none" w:sz="0" w:space="0" w:color="auto"/>
        <w:right w:val="none" w:sz="0" w:space="0" w:color="auto"/>
      </w:divBdr>
    </w:div>
    <w:div w:id="1709379237">
      <w:bodyDiv w:val="1"/>
      <w:marLeft w:val="0"/>
      <w:marRight w:val="0"/>
      <w:marTop w:val="0"/>
      <w:marBottom w:val="0"/>
      <w:divBdr>
        <w:top w:val="none" w:sz="0" w:space="0" w:color="auto"/>
        <w:left w:val="none" w:sz="0" w:space="0" w:color="auto"/>
        <w:bottom w:val="none" w:sz="0" w:space="0" w:color="auto"/>
        <w:right w:val="none" w:sz="0" w:space="0" w:color="auto"/>
      </w:divBdr>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
    <w:div w:id="1709722935">
      <w:marLeft w:val="480"/>
      <w:marRight w:val="0"/>
      <w:marTop w:val="0"/>
      <w:marBottom w:val="0"/>
      <w:divBdr>
        <w:top w:val="none" w:sz="0" w:space="0" w:color="auto"/>
        <w:left w:val="none" w:sz="0" w:space="0" w:color="auto"/>
        <w:bottom w:val="none" w:sz="0" w:space="0" w:color="auto"/>
        <w:right w:val="none" w:sz="0" w:space="0" w:color="auto"/>
      </w:divBdr>
    </w:div>
    <w:div w:id="1709796155">
      <w:bodyDiv w:val="1"/>
      <w:marLeft w:val="0"/>
      <w:marRight w:val="0"/>
      <w:marTop w:val="0"/>
      <w:marBottom w:val="0"/>
      <w:divBdr>
        <w:top w:val="none" w:sz="0" w:space="0" w:color="auto"/>
        <w:left w:val="none" w:sz="0" w:space="0" w:color="auto"/>
        <w:bottom w:val="none" w:sz="0" w:space="0" w:color="auto"/>
        <w:right w:val="none" w:sz="0" w:space="0" w:color="auto"/>
      </w:divBdr>
    </w:div>
    <w:div w:id="1711608922">
      <w:bodyDiv w:val="1"/>
      <w:marLeft w:val="0"/>
      <w:marRight w:val="0"/>
      <w:marTop w:val="0"/>
      <w:marBottom w:val="0"/>
      <w:divBdr>
        <w:top w:val="none" w:sz="0" w:space="0" w:color="auto"/>
        <w:left w:val="none" w:sz="0" w:space="0" w:color="auto"/>
        <w:bottom w:val="none" w:sz="0" w:space="0" w:color="auto"/>
        <w:right w:val="none" w:sz="0" w:space="0" w:color="auto"/>
      </w:divBdr>
    </w:div>
    <w:div w:id="1711610611">
      <w:bodyDiv w:val="1"/>
      <w:marLeft w:val="0"/>
      <w:marRight w:val="0"/>
      <w:marTop w:val="0"/>
      <w:marBottom w:val="0"/>
      <w:divBdr>
        <w:top w:val="none" w:sz="0" w:space="0" w:color="auto"/>
        <w:left w:val="none" w:sz="0" w:space="0" w:color="auto"/>
        <w:bottom w:val="none" w:sz="0" w:space="0" w:color="auto"/>
        <w:right w:val="none" w:sz="0" w:space="0" w:color="auto"/>
      </w:divBdr>
    </w:div>
    <w:div w:id="1711758976">
      <w:marLeft w:val="480"/>
      <w:marRight w:val="0"/>
      <w:marTop w:val="0"/>
      <w:marBottom w:val="0"/>
      <w:divBdr>
        <w:top w:val="none" w:sz="0" w:space="0" w:color="auto"/>
        <w:left w:val="none" w:sz="0" w:space="0" w:color="auto"/>
        <w:bottom w:val="none" w:sz="0" w:space="0" w:color="auto"/>
        <w:right w:val="none" w:sz="0" w:space="0" w:color="auto"/>
      </w:divBdr>
    </w:div>
    <w:div w:id="1713576982">
      <w:bodyDiv w:val="1"/>
      <w:marLeft w:val="0"/>
      <w:marRight w:val="0"/>
      <w:marTop w:val="0"/>
      <w:marBottom w:val="0"/>
      <w:divBdr>
        <w:top w:val="none" w:sz="0" w:space="0" w:color="auto"/>
        <w:left w:val="none" w:sz="0" w:space="0" w:color="auto"/>
        <w:bottom w:val="none" w:sz="0" w:space="0" w:color="auto"/>
        <w:right w:val="none" w:sz="0" w:space="0" w:color="auto"/>
      </w:divBdr>
    </w:div>
    <w:div w:id="1714574569">
      <w:bodyDiv w:val="1"/>
      <w:marLeft w:val="0"/>
      <w:marRight w:val="0"/>
      <w:marTop w:val="0"/>
      <w:marBottom w:val="0"/>
      <w:divBdr>
        <w:top w:val="none" w:sz="0" w:space="0" w:color="auto"/>
        <w:left w:val="none" w:sz="0" w:space="0" w:color="auto"/>
        <w:bottom w:val="none" w:sz="0" w:space="0" w:color="auto"/>
        <w:right w:val="none" w:sz="0" w:space="0" w:color="auto"/>
      </w:divBdr>
    </w:div>
    <w:div w:id="1714766641">
      <w:bodyDiv w:val="1"/>
      <w:marLeft w:val="0"/>
      <w:marRight w:val="0"/>
      <w:marTop w:val="0"/>
      <w:marBottom w:val="0"/>
      <w:divBdr>
        <w:top w:val="none" w:sz="0" w:space="0" w:color="auto"/>
        <w:left w:val="none" w:sz="0" w:space="0" w:color="auto"/>
        <w:bottom w:val="none" w:sz="0" w:space="0" w:color="auto"/>
        <w:right w:val="none" w:sz="0" w:space="0" w:color="auto"/>
      </w:divBdr>
    </w:div>
    <w:div w:id="1714885951">
      <w:bodyDiv w:val="1"/>
      <w:marLeft w:val="0"/>
      <w:marRight w:val="0"/>
      <w:marTop w:val="0"/>
      <w:marBottom w:val="0"/>
      <w:divBdr>
        <w:top w:val="none" w:sz="0" w:space="0" w:color="auto"/>
        <w:left w:val="none" w:sz="0" w:space="0" w:color="auto"/>
        <w:bottom w:val="none" w:sz="0" w:space="0" w:color="auto"/>
        <w:right w:val="none" w:sz="0" w:space="0" w:color="auto"/>
      </w:divBdr>
    </w:div>
    <w:div w:id="1715150685">
      <w:bodyDiv w:val="1"/>
      <w:marLeft w:val="0"/>
      <w:marRight w:val="0"/>
      <w:marTop w:val="0"/>
      <w:marBottom w:val="0"/>
      <w:divBdr>
        <w:top w:val="none" w:sz="0" w:space="0" w:color="auto"/>
        <w:left w:val="none" w:sz="0" w:space="0" w:color="auto"/>
        <w:bottom w:val="none" w:sz="0" w:space="0" w:color="auto"/>
        <w:right w:val="none" w:sz="0" w:space="0" w:color="auto"/>
      </w:divBdr>
    </w:div>
    <w:div w:id="1715740015">
      <w:bodyDiv w:val="1"/>
      <w:marLeft w:val="0"/>
      <w:marRight w:val="0"/>
      <w:marTop w:val="0"/>
      <w:marBottom w:val="0"/>
      <w:divBdr>
        <w:top w:val="none" w:sz="0" w:space="0" w:color="auto"/>
        <w:left w:val="none" w:sz="0" w:space="0" w:color="auto"/>
        <w:bottom w:val="none" w:sz="0" w:space="0" w:color="auto"/>
        <w:right w:val="none" w:sz="0" w:space="0" w:color="auto"/>
      </w:divBdr>
    </w:div>
    <w:div w:id="1719088461">
      <w:bodyDiv w:val="1"/>
      <w:marLeft w:val="0"/>
      <w:marRight w:val="0"/>
      <w:marTop w:val="0"/>
      <w:marBottom w:val="0"/>
      <w:divBdr>
        <w:top w:val="none" w:sz="0" w:space="0" w:color="auto"/>
        <w:left w:val="none" w:sz="0" w:space="0" w:color="auto"/>
        <w:bottom w:val="none" w:sz="0" w:space="0" w:color="auto"/>
        <w:right w:val="none" w:sz="0" w:space="0" w:color="auto"/>
      </w:divBdr>
    </w:div>
    <w:div w:id="1720283183">
      <w:bodyDiv w:val="1"/>
      <w:marLeft w:val="0"/>
      <w:marRight w:val="0"/>
      <w:marTop w:val="0"/>
      <w:marBottom w:val="0"/>
      <w:divBdr>
        <w:top w:val="none" w:sz="0" w:space="0" w:color="auto"/>
        <w:left w:val="none" w:sz="0" w:space="0" w:color="auto"/>
        <w:bottom w:val="none" w:sz="0" w:space="0" w:color="auto"/>
        <w:right w:val="none" w:sz="0" w:space="0" w:color="auto"/>
      </w:divBdr>
    </w:div>
    <w:div w:id="1720395951">
      <w:bodyDiv w:val="1"/>
      <w:marLeft w:val="0"/>
      <w:marRight w:val="0"/>
      <w:marTop w:val="0"/>
      <w:marBottom w:val="0"/>
      <w:divBdr>
        <w:top w:val="none" w:sz="0" w:space="0" w:color="auto"/>
        <w:left w:val="none" w:sz="0" w:space="0" w:color="auto"/>
        <w:bottom w:val="none" w:sz="0" w:space="0" w:color="auto"/>
        <w:right w:val="none" w:sz="0" w:space="0" w:color="auto"/>
      </w:divBdr>
    </w:div>
    <w:div w:id="1721710301">
      <w:bodyDiv w:val="1"/>
      <w:marLeft w:val="0"/>
      <w:marRight w:val="0"/>
      <w:marTop w:val="0"/>
      <w:marBottom w:val="0"/>
      <w:divBdr>
        <w:top w:val="none" w:sz="0" w:space="0" w:color="auto"/>
        <w:left w:val="none" w:sz="0" w:space="0" w:color="auto"/>
        <w:bottom w:val="none" w:sz="0" w:space="0" w:color="auto"/>
        <w:right w:val="none" w:sz="0" w:space="0" w:color="auto"/>
      </w:divBdr>
    </w:div>
    <w:div w:id="1722092680">
      <w:bodyDiv w:val="1"/>
      <w:marLeft w:val="0"/>
      <w:marRight w:val="0"/>
      <w:marTop w:val="0"/>
      <w:marBottom w:val="0"/>
      <w:divBdr>
        <w:top w:val="none" w:sz="0" w:space="0" w:color="auto"/>
        <w:left w:val="none" w:sz="0" w:space="0" w:color="auto"/>
        <w:bottom w:val="none" w:sz="0" w:space="0" w:color="auto"/>
        <w:right w:val="none" w:sz="0" w:space="0" w:color="auto"/>
      </w:divBdr>
    </w:div>
    <w:div w:id="1722438123">
      <w:bodyDiv w:val="1"/>
      <w:marLeft w:val="0"/>
      <w:marRight w:val="0"/>
      <w:marTop w:val="0"/>
      <w:marBottom w:val="0"/>
      <w:divBdr>
        <w:top w:val="none" w:sz="0" w:space="0" w:color="auto"/>
        <w:left w:val="none" w:sz="0" w:space="0" w:color="auto"/>
        <w:bottom w:val="none" w:sz="0" w:space="0" w:color="auto"/>
        <w:right w:val="none" w:sz="0" w:space="0" w:color="auto"/>
      </w:divBdr>
    </w:div>
    <w:div w:id="1722632960">
      <w:bodyDiv w:val="1"/>
      <w:marLeft w:val="0"/>
      <w:marRight w:val="0"/>
      <w:marTop w:val="0"/>
      <w:marBottom w:val="0"/>
      <w:divBdr>
        <w:top w:val="none" w:sz="0" w:space="0" w:color="auto"/>
        <w:left w:val="none" w:sz="0" w:space="0" w:color="auto"/>
        <w:bottom w:val="none" w:sz="0" w:space="0" w:color="auto"/>
        <w:right w:val="none" w:sz="0" w:space="0" w:color="auto"/>
      </w:divBdr>
    </w:div>
    <w:div w:id="1722944646">
      <w:bodyDiv w:val="1"/>
      <w:marLeft w:val="0"/>
      <w:marRight w:val="0"/>
      <w:marTop w:val="0"/>
      <w:marBottom w:val="0"/>
      <w:divBdr>
        <w:top w:val="none" w:sz="0" w:space="0" w:color="auto"/>
        <w:left w:val="none" w:sz="0" w:space="0" w:color="auto"/>
        <w:bottom w:val="none" w:sz="0" w:space="0" w:color="auto"/>
        <w:right w:val="none" w:sz="0" w:space="0" w:color="auto"/>
      </w:divBdr>
    </w:div>
    <w:div w:id="1723095917">
      <w:bodyDiv w:val="1"/>
      <w:marLeft w:val="0"/>
      <w:marRight w:val="0"/>
      <w:marTop w:val="0"/>
      <w:marBottom w:val="0"/>
      <w:divBdr>
        <w:top w:val="none" w:sz="0" w:space="0" w:color="auto"/>
        <w:left w:val="none" w:sz="0" w:space="0" w:color="auto"/>
        <w:bottom w:val="none" w:sz="0" w:space="0" w:color="auto"/>
        <w:right w:val="none" w:sz="0" w:space="0" w:color="auto"/>
      </w:divBdr>
    </w:div>
    <w:div w:id="1723287332">
      <w:bodyDiv w:val="1"/>
      <w:marLeft w:val="0"/>
      <w:marRight w:val="0"/>
      <w:marTop w:val="0"/>
      <w:marBottom w:val="0"/>
      <w:divBdr>
        <w:top w:val="none" w:sz="0" w:space="0" w:color="auto"/>
        <w:left w:val="none" w:sz="0" w:space="0" w:color="auto"/>
        <w:bottom w:val="none" w:sz="0" w:space="0" w:color="auto"/>
        <w:right w:val="none" w:sz="0" w:space="0" w:color="auto"/>
      </w:divBdr>
    </w:div>
    <w:div w:id="1724138955">
      <w:bodyDiv w:val="1"/>
      <w:marLeft w:val="0"/>
      <w:marRight w:val="0"/>
      <w:marTop w:val="0"/>
      <w:marBottom w:val="0"/>
      <w:divBdr>
        <w:top w:val="none" w:sz="0" w:space="0" w:color="auto"/>
        <w:left w:val="none" w:sz="0" w:space="0" w:color="auto"/>
        <w:bottom w:val="none" w:sz="0" w:space="0" w:color="auto"/>
        <w:right w:val="none" w:sz="0" w:space="0" w:color="auto"/>
      </w:divBdr>
    </w:div>
    <w:div w:id="1725640661">
      <w:bodyDiv w:val="1"/>
      <w:marLeft w:val="0"/>
      <w:marRight w:val="0"/>
      <w:marTop w:val="0"/>
      <w:marBottom w:val="0"/>
      <w:divBdr>
        <w:top w:val="none" w:sz="0" w:space="0" w:color="auto"/>
        <w:left w:val="none" w:sz="0" w:space="0" w:color="auto"/>
        <w:bottom w:val="none" w:sz="0" w:space="0" w:color="auto"/>
        <w:right w:val="none" w:sz="0" w:space="0" w:color="auto"/>
      </w:divBdr>
    </w:div>
    <w:div w:id="1725715775">
      <w:bodyDiv w:val="1"/>
      <w:marLeft w:val="0"/>
      <w:marRight w:val="0"/>
      <w:marTop w:val="0"/>
      <w:marBottom w:val="0"/>
      <w:divBdr>
        <w:top w:val="none" w:sz="0" w:space="0" w:color="auto"/>
        <w:left w:val="none" w:sz="0" w:space="0" w:color="auto"/>
        <w:bottom w:val="none" w:sz="0" w:space="0" w:color="auto"/>
        <w:right w:val="none" w:sz="0" w:space="0" w:color="auto"/>
      </w:divBdr>
    </w:div>
    <w:div w:id="1726179427">
      <w:bodyDiv w:val="1"/>
      <w:marLeft w:val="0"/>
      <w:marRight w:val="0"/>
      <w:marTop w:val="0"/>
      <w:marBottom w:val="0"/>
      <w:divBdr>
        <w:top w:val="none" w:sz="0" w:space="0" w:color="auto"/>
        <w:left w:val="none" w:sz="0" w:space="0" w:color="auto"/>
        <w:bottom w:val="none" w:sz="0" w:space="0" w:color="auto"/>
        <w:right w:val="none" w:sz="0" w:space="0" w:color="auto"/>
      </w:divBdr>
    </w:div>
    <w:div w:id="1726290984">
      <w:bodyDiv w:val="1"/>
      <w:marLeft w:val="0"/>
      <w:marRight w:val="0"/>
      <w:marTop w:val="0"/>
      <w:marBottom w:val="0"/>
      <w:divBdr>
        <w:top w:val="none" w:sz="0" w:space="0" w:color="auto"/>
        <w:left w:val="none" w:sz="0" w:space="0" w:color="auto"/>
        <w:bottom w:val="none" w:sz="0" w:space="0" w:color="auto"/>
        <w:right w:val="none" w:sz="0" w:space="0" w:color="auto"/>
      </w:divBdr>
    </w:div>
    <w:div w:id="1726679221">
      <w:bodyDiv w:val="1"/>
      <w:marLeft w:val="0"/>
      <w:marRight w:val="0"/>
      <w:marTop w:val="0"/>
      <w:marBottom w:val="0"/>
      <w:divBdr>
        <w:top w:val="none" w:sz="0" w:space="0" w:color="auto"/>
        <w:left w:val="none" w:sz="0" w:space="0" w:color="auto"/>
        <w:bottom w:val="none" w:sz="0" w:space="0" w:color="auto"/>
        <w:right w:val="none" w:sz="0" w:space="0" w:color="auto"/>
      </w:divBdr>
    </w:div>
    <w:div w:id="1727215575">
      <w:bodyDiv w:val="1"/>
      <w:marLeft w:val="0"/>
      <w:marRight w:val="0"/>
      <w:marTop w:val="0"/>
      <w:marBottom w:val="0"/>
      <w:divBdr>
        <w:top w:val="none" w:sz="0" w:space="0" w:color="auto"/>
        <w:left w:val="none" w:sz="0" w:space="0" w:color="auto"/>
        <w:bottom w:val="none" w:sz="0" w:space="0" w:color="auto"/>
        <w:right w:val="none" w:sz="0" w:space="0" w:color="auto"/>
      </w:divBdr>
    </w:div>
    <w:div w:id="1727483348">
      <w:bodyDiv w:val="1"/>
      <w:marLeft w:val="0"/>
      <w:marRight w:val="0"/>
      <w:marTop w:val="0"/>
      <w:marBottom w:val="0"/>
      <w:divBdr>
        <w:top w:val="none" w:sz="0" w:space="0" w:color="auto"/>
        <w:left w:val="none" w:sz="0" w:space="0" w:color="auto"/>
        <w:bottom w:val="none" w:sz="0" w:space="0" w:color="auto"/>
        <w:right w:val="none" w:sz="0" w:space="0" w:color="auto"/>
      </w:divBdr>
    </w:div>
    <w:div w:id="1727678778">
      <w:bodyDiv w:val="1"/>
      <w:marLeft w:val="0"/>
      <w:marRight w:val="0"/>
      <w:marTop w:val="0"/>
      <w:marBottom w:val="0"/>
      <w:divBdr>
        <w:top w:val="none" w:sz="0" w:space="0" w:color="auto"/>
        <w:left w:val="none" w:sz="0" w:space="0" w:color="auto"/>
        <w:bottom w:val="none" w:sz="0" w:space="0" w:color="auto"/>
        <w:right w:val="none" w:sz="0" w:space="0" w:color="auto"/>
      </w:divBdr>
    </w:div>
    <w:div w:id="1728064778">
      <w:bodyDiv w:val="1"/>
      <w:marLeft w:val="0"/>
      <w:marRight w:val="0"/>
      <w:marTop w:val="0"/>
      <w:marBottom w:val="0"/>
      <w:divBdr>
        <w:top w:val="none" w:sz="0" w:space="0" w:color="auto"/>
        <w:left w:val="none" w:sz="0" w:space="0" w:color="auto"/>
        <w:bottom w:val="none" w:sz="0" w:space="0" w:color="auto"/>
        <w:right w:val="none" w:sz="0" w:space="0" w:color="auto"/>
      </w:divBdr>
    </w:div>
    <w:div w:id="1729111192">
      <w:bodyDiv w:val="1"/>
      <w:marLeft w:val="0"/>
      <w:marRight w:val="0"/>
      <w:marTop w:val="0"/>
      <w:marBottom w:val="0"/>
      <w:divBdr>
        <w:top w:val="none" w:sz="0" w:space="0" w:color="auto"/>
        <w:left w:val="none" w:sz="0" w:space="0" w:color="auto"/>
        <w:bottom w:val="none" w:sz="0" w:space="0" w:color="auto"/>
        <w:right w:val="none" w:sz="0" w:space="0" w:color="auto"/>
      </w:divBdr>
    </w:div>
    <w:div w:id="1730416304">
      <w:bodyDiv w:val="1"/>
      <w:marLeft w:val="0"/>
      <w:marRight w:val="0"/>
      <w:marTop w:val="0"/>
      <w:marBottom w:val="0"/>
      <w:divBdr>
        <w:top w:val="none" w:sz="0" w:space="0" w:color="auto"/>
        <w:left w:val="none" w:sz="0" w:space="0" w:color="auto"/>
        <w:bottom w:val="none" w:sz="0" w:space="0" w:color="auto"/>
        <w:right w:val="none" w:sz="0" w:space="0" w:color="auto"/>
      </w:divBdr>
    </w:div>
    <w:div w:id="1730610939">
      <w:bodyDiv w:val="1"/>
      <w:marLeft w:val="0"/>
      <w:marRight w:val="0"/>
      <w:marTop w:val="0"/>
      <w:marBottom w:val="0"/>
      <w:divBdr>
        <w:top w:val="none" w:sz="0" w:space="0" w:color="auto"/>
        <w:left w:val="none" w:sz="0" w:space="0" w:color="auto"/>
        <w:bottom w:val="none" w:sz="0" w:space="0" w:color="auto"/>
        <w:right w:val="none" w:sz="0" w:space="0" w:color="auto"/>
      </w:divBdr>
    </w:div>
    <w:div w:id="1730834873">
      <w:bodyDiv w:val="1"/>
      <w:marLeft w:val="0"/>
      <w:marRight w:val="0"/>
      <w:marTop w:val="0"/>
      <w:marBottom w:val="0"/>
      <w:divBdr>
        <w:top w:val="none" w:sz="0" w:space="0" w:color="auto"/>
        <w:left w:val="none" w:sz="0" w:space="0" w:color="auto"/>
        <w:bottom w:val="none" w:sz="0" w:space="0" w:color="auto"/>
        <w:right w:val="none" w:sz="0" w:space="0" w:color="auto"/>
      </w:divBdr>
    </w:div>
    <w:div w:id="1731146049">
      <w:marLeft w:val="480"/>
      <w:marRight w:val="0"/>
      <w:marTop w:val="0"/>
      <w:marBottom w:val="0"/>
      <w:divBdr>
        <w:top w:val="none" w:sz="0" w:space="0" w:color="auto"/>
        <w:left w:val="none" w:sz="0" w:space="0" w:color="auto"/>
        <w:bottom w:val="none" w:sz="0" w:space="0" w:color="auto"/>
        <w:right w:val="none" w:sz="0" w:space="0" w:color="auto"/>
      </w:divBdr>
    </w:div>
    <w:div w:id="1731422922">
      <w:bodyDiv w:val="1"/>
      <w:marLeft w:val="0"/>
      <w:marRight w:val="0"/>
      <w:marTop w:val="0"/>
      <w:marBottom w:val="0"/>
      <w:divBdr>
        <w:top w:val="none" w:sz="0" w:space="0" w:color="auto"/>
        <w:left w:val="none" w:sz="0" w:space="0" w:color="auto"/>
        <w:bottom w:val="none" w:sz="0" w:space="0" w:color="auto"/>
        <w:right w:val="none" w:sz="0" w:space="0" w:color="auto"/>
      </w:divBdr>
    </w:div>
    <w:div w:id="1731732172">
      <w:bodyDiv w:val="1"/>
      <w:marLeft w:val="0"/>
      <w:marRight w:val="0"/>
      <w:marTop w:val="0"/>
      <w:marBottom w:val="0"/>
      <w:divBdr>
        <w:top w:val="none" w:sz="0" w:space="0" w:color="auto"/>
        <w:left w:val="none" w:sz="0" w:space="0" w:color="auto"/>
        <w:bottom w:val="none" w:sz="0" w:space="0" w:color="auto"/>
        <w:right w:val="none" w:sz="0" w:space="0" w:color="auto"/>
      </w:divBdr>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
    <w:div w:id="1732575836">
      <w:bodyDiv w:val="1"/>
      <w:marLeft w:val="0"/>
      <w:marRight w:val="0"/>
      <w:marTop w:val="0"/>
      <w:marBottom w:val="0"/>
      <w:divBdr>
        <w:top w:val="none" w:sz="0" w:space="0" w:color="auto"/>
        <w:left w:val="none" w:sz="0" w:space="0" w:color="auto"/>
        <w:bottom w:val="none" w:sz="0" w:space="0" w:color="auto"/>
        <w:right w:val="none" w:sz="0" w:space="0" w:color="auto"/>
      </w:divBdr>
    </w:div>
    <w:div w:id="1732995880">
      <w:bodyDiv w:val="1"/>
      <w:marLeft w:val="0"/>
      <w:marRight w:val="0"/>
      <w:marTop w:val="0"/>
      <w:marBottom w:val="0"/>
      <w:divBdr>
        <w:top w:val="none" w:sz="0" w:space="0" w:color="auto"/>
        <w:left w:val="none" w:sz="0" w:space="0" w:color="auto"/>
        <w:bottom w:val="none" w:sz="0" w:space="0" w:color="auto"/>
        <w:right w:val="none" w:sz="0" w:space="0" w:color="auto"/>
      </w:divBdr>
    </w:div>
    <w:div w:id="1733196430">
      <w:bodyDiv w:val="1"/>
      <w:marLeft w:val="0"/>
      <w:marRight w:val="0"/>
      <w:marTop w:val="0"/>
      <w:marBottom w:val="0"/>
      <w:divBdr>
        <w:top w:val="none" w:sz="0" w:space="0" w:color="auto"/>
        <w:left w:val="none" w:sz="0" w:space="0" w:color="auto"/>
        <w:bottom w:val="none" w:sz="0" w:space="0" w:color="auto"/>
        <w:right w:val="none" w:sz="0" w:space="0" w:color="auto"/>
      </w:divBdr>
    </w:div>
    <w:div w:id="1733843985">
      <w:bodyDiv w:val="1"/>
      <w:marLeft w:val="0"/>
      <w:marRight w:val="0"/>
      <w:marTop w:val="0"/>
      <w:marBottom w:val="0"/>
      <w:divBdr>
        <w:top w:val="none" w:sz="0" w:space="0" w:color="auto"/>
        <w:left w:val="none" w:sz="0" w:space="0" w:color="auto"/>
        <w:bottom w:val="none" w:sz="0" w:space="0" w:color="auto"/>
        <w:right w:val="none" w:sz="0" w:space="0" w:color="auto"/>
      </w:divBdr>
    </w:div>
    <w:div w:id="1734156694">
      <w:bodyDiv w:val="1"/>
      <w:marLeft w:val="0"/>
      <w:marRight w:val="0"/>
      <w:marTop w:val="0"/>
      <w:marBottom w:val="0"/>
      <w:divBdr>
        <w:top w:val="none" w:sz="0" w:space="0" w:color="auto"/>
        <w:left w:val="none" w:sz="0" w:space="0" w:color="auto"/>
        <w:bottom w:val="none" w:sz="0" w:space="0" w:color="auto"/>
        <w:right w:val="none" w:sz="0" w:space="0" w:color="auto"/>
      </w:divBdr>
    </w:div>
    <w:div w:id="1735082687">
      <w:bodyDiv w:val="1"/>
      <w:marLeft w:val="0"/>
      <w:marRight w:val="0"/>
      <w:marTop w:val="0"/>
      <w:marBottom w:val="0"/>
      <w:divBdr>
        <w:top w:val="none" w:sz="0" w:space="0" w:color="auto"/>
        <w:left w:val="none" w:sz="0" w:space="0" w:color="auto"/>
        <w:bottom w:val="none" w:sz="0" w:space="0" w:color="auto"/>
        <w:right w:val="none" w:sz="0" w:space="0" w:color="auto"/>
      </w:divBdr>
    </w:div>
    <w:div w:id="1735545162">
      <w:bodyDiv w:val="1"/>
      <w:marLeft w:val="0"/>
      <w:marRight w:val="0"/>
      <w:marTop w:val="0"/>
      <w:marBottom w:val="0"/>
      <w:divBdr>
        <w:top w:val="none" w:sz="0" w:space="0" w:color="auto"/>
        <w:left w:val="none" w:sz="0" w:space="0" w:color="auto"/>
        <w:bottom w:val="none" w:sz="0" w:space="0" w:color="auto"/>
        <w:right w:val="none" w:sz="0" w:space="0" w:color="auto"/>
      </w:divBdr>
    </w:div>
    <w:div w:id="1735740629">
      <w:bodyDiv w:val="1"/>
      <w:marLeft w:val="0"/>
      <w:marRight w:val="0"/>
      <w:marTop w:val="0"/>
      <w:marBottom w:val="0"/>
      <w:divBdr>
        <w:top w:val="none" w:sz="0" w:space="0" w:color="auto"/>
        <w:left w:val="none" w:sz="0" w:space="0" w:color="auto"/>
        <w:bottom w:val="none" w:sz="0" w:space="0" w:color="auto"/>
        <w:right w:val="none" w:sz="0" w:space="0" w:color="auto"/>
      </w:divBdr>
    </w:div>
    <w:div w:id="1735854023">
      <w:bodyDiv w:val="1"/>
      <w:marLeft w:val="0"/>
      <w:marRight w:val="0"/>
      <w:marTop w:val="0"/>
      <w:marBottom w:val="0"/>
      <w:divBdr>
        <w:top w:val="none" w:sz="0" w:space="0" w:color="auto"/>
        <w:left w:val="none" w:sz="0" w:space="0" w:color="auto"/>
        <w:bottom w:val="none" w:sz="0" w:space="0" w:color="auto"/>
        <w:right w:val="none" w:sz="0" w:space="0" w:color="auto"/>
      </w:divBdr>
    </w:div>
    <w:div w:id="1736201817">
      <w:bodyDiv w:val="1"/>
      <w:marLeft w:val="0"/>
      <w:marRight w:val="0"/>
      <w:marTop w:val="0"/>
      <w:marBottom w:val="0"/>
      <w:divBdr>
        <w:top w:val="none" w:sz="0" w:space="0" w:color="auto"/>
        <w:left w:val="none" w:sz="0" w:space="0" w:color="auto"/>
        <w:bottom w:val="none" w:sz="0" w:space="0" w:color="auto"/>
        <w:right w:val="none" w:sz="0" w:space="0" w:color="auto"/>
      </w:divBdr>
    </w:div>
    <w:div w:id="1736851470">
      <w:bodyDiv w:val="1"/>
      <w:marLeft w:val="0"/>
      <w:marRight w:val="0"/>
      <w:marTop w:val="0"/>
      <w:marBottom w:val="0"/>
      <w:divBdr>
        <w:top w:val="none" w:sz="0" w:space="0" w:color="auto"/>
        <w:left w:val="none" w:sz="0" w:space="0" w:color="auto"/>
        <w:bottom w:val="none" w:sz="0" w:space="0" w:color="auto"/>
        <w:right w:val="none" w:sz="0" w:space="0" w:color="auto"/>
      </w:divBdr>
    </w:div>
    <w:div w:id="1736974504">
      <w:bodyDiv w:val="1"/>
      <w:marLeft w:val="0"/>
      <w:marRight w:val="0"/>
      <w:marTop w:val="0"/>
      <w:marBottom w:val="0"/>
      <w:divBdr>
        <w:top w:val="none" w:sz="0" w:space="0" w:color="auto"/>
        <w:left w:val="none" w:sz="0" w:space="0" w:color="auto"/>
        <w:bottom w:val="none" w:sz="0" w:space="0" w:color="auto"/>
        <w:right w:val="none" w:sz="0" w:space="0" w:color="auto"/>
      </w:divBdr>
    </w:div>
    <w:div w:id="1737314079">
      <w:bodyDiv w:val="1"/>
      <w:marLeft w:val="0"/>
      <w:marRight w:val="0"/>
      <w:marTop w:val="0"/>
      <w:marBottom w:val="0"/>
      <w:divBdr>
        <w:top w:val="none" w:sz="0" w:space="0" w:color="auto"/>
        <w:left w:val="none" w:sz="0" w:space="0" w:color="auto"/>
        <w:bottom w:val="none" w:sz="0" w:space="0" w:color="auto"/>
        <w:right w:val="none" w:sz="0" w:space="0" w:color="auto"/>
      </w:divBdr>
    </w:div>
    <w:div w:id="1737512197">
      <w:bodyDiv w:val="1"/>
      <w:marLeft w:val="0"/>
      <w:marRight w:val="0"/>
      <w:marTop w:val="0"/>
      <w:marBottom w:val="0"/>
      <w:divBdr>
        <w:top w:val="none" w:sz="0" w:space="0" w:color="auto"/>
        <w:left w:val="none" w:sz="0" w:space="0" w:color="auto"/>
        <w:bottom w:val="none" w:sz="0" w:space="0" w:color="auto"/>
        <w:right w:val="none" w:sz="0" w:space="0" w:color="auto"/>
      </w:divBdr>
    </w:div>
    <w:div w:id="1738824454">
      <w:bodyDiv w:val="1"/>
      <w:marLeft w:val="0"/>
      <w:marRight w:val="0"/>
      <w:marTop w:val="0"/>
      <w:marBottom w:val="0"/>
      <w:divBdr>
        <w:top w:val="none" w:sz="0" w:space="0" w:color="auto"/>
        <w:left w:val="none" w:sz="0" w:space="0" w:color="auto"/>
        <w:bottom w:val="none" w:sz="0" w:space="0" w:color="auto"/>
        <w:right w:val="none" w:sz="0" w:space="0" w:color="auto"/>
      </w:divBdr>
    </w:div>
    <w:div w:id="1739132279">
      <w:bodyDiv w:val="1"/>
      <w:marLeft w:val="0"/>
      <w:marRight w:val="0"/>
      <w:marTop w:val="0"/>
      <w:marBottom w:val="0"/>
      <w:divBdr>
        <w:top w:val="none" w:sz="0" w:space="0" w:color="auto"/>
        <w:left w:val="none" w:sz="0" w:space="0" w:color="auto"/>
        <w:bottom w:val="none" w:sz="0" w:space="0" w:color="auto"/>
        <w:right w:val="none" w:sz="0" w:space="0" w:color="auto"/>
      </w:divBdr>
    </w:div>
    <w:div w:id="1740395914">
      <w:bodyDiv w:val="1"/>
      <w:marLeft w:val="0"/>
      <w:marRight w:val="0"/>
      <w:marTop w:val="0"/>
      <w:marBottom w:val="0"/>
      <w:divBdr>
        <w:top w:val="none" w:sz="0" w:space="0" w:color="auto"/>
        <w:left w:val="none" w:sz="0" w:space="0" w:color="auto"/>
        <w:bottom w:val="none" w:sz="0" w:space="0" w:color="auto"/>
        <w:right w:val="none" w:sz="0" w:space="0" w:color="auto"/>
      </w:divBdr>
    </w:div>
    <w:div w:id="1740513326">
      <w:bodyDiv w:val="1"/>
      <w:marLeft w:val="0"/>
      <w:marRight w:val="0"/>
      <w:marTop w:val="0"/>
      <w:marBottom w:val="0"/>
      <w:divBdr>
        <w:top w:val="none" w:sz="0" w:space="0" w:color="auto"/>
        <w:left w:val="none" w:sz="0" w:space="0" w:color="auto"/>
        <w:bottom w:val="none" w:sz="0" w:space="0" w:color="auto"/>
        <w:right w:val="none" w:sz="0" w:space="0" w:color="auto"/>
      </w:divBdr>
    </w:div>
    <w:div w:id="1740788872">
      <w:bodyDiv w:val="1"/>
      <w:marLeft w:val="0"/>
      <w:marRight w:val="0"/>
      <w:marTop w:val="0"/>
      <w:marBottom w:val="0"/>
      <w:divBdr>
        <w:top w:val="none" w:sz="0" w:space="0" w:color="auto"/>
        <w:left w:val="none" w:sz="0" w:space="0" w:color="auto"/>
        <w:bottom w:val="none" w:sz="0" w:space="0" w:color="auto"/>
        <w:right w:val="none" w:sz="0" w:space="0" w:color="auto"/>
      </w:divBdr>
    </w:div>
    <w:div w:id="1741244007">
      <w:bodyDiv w:val="1"/>
      <w:marLeft w:val="0"/>
      <w:marRight w:val="0"/>
      <w:marTop w:val="0"/>
      <w:marBottom w:val="0"/>
      <w:divBdr>
        <w:top w:val="none" w:sz="0" w:space="0" w:color="auto"/>
        <w:left w:val="none" w:sz="0" w:space="0" w:color="auto"/>
        <w:bottom w:val="none" w:sz="0" w:space="0" w:color="auto"/>
        <w:right w:val="none" w:sz="0" w:space="0" w:color="auto"/>
      </w:divBdr>
    </w:div>
    <w:div w:id="1741444794">
      <w:bodyDiv w:val="1"/>
      <w:marLeft w:val="0"/>
      <w:marRight w:val="0"/>
      <w:marTop w:val="0"/>
      <w:marBottom w:val="0"/>
      <w:divBdr>
        <w:top w:val="none" w:sz="0" w:space="0" w:color="auto"/>
        <w:left w:val="none" w:sz="0" w:space="0" w:color="auto"/>
        <w:bottom w:val="none" w:sz="0" w:space="0" w:color="auto"/>
        <w:right w:val="none" w:sz="0" w:space="0" w:color="auto"/>
      </w:divBdr>
    </w:div>
    <w:div w:id="1742143636">
      <w:bodyDiv w:val="1"/>
      <w:marLeft w:val="0"/>
      <w:marRight w:val="0"/>
      <w:marTop w:val="0"/>
      <w:marBottom w:val="0"/>
      <w:divBdr>
        <w:top w:val="none" w:sz="0" w:space="0" w:color="auto"/>
        <w:left w:val="none" w:sz="0" w:space="0" w:color="auto"/>
        <w:bottom w:val="none" w:sz="0" w:space="0" w:color="auto"/>
        <w:right w:val="none" w:sz="0" w:space="0" w:color="auto"/>
      </w:divBdr>
    </w:div>
    <w:div w:id="1742409925">
      <w:bodyDiv w:val="1"/>
      <w:marLeft w:val="0"/>
      <w:marRight w:val="0"/>
      <w:marTop w:val="0"/>
      <w:marBottom w:val="0"/>
      <w:divBdr>
        <w:top w:val="none" w:sz="0" w:space="0" w:color="auto"/>
        <w:left w:val="none" w:sz="0" w:space="0" w:color="auto"/>
        <w:bottom w:val="none" w:sz="0" w:space="0" w:color="auto"/>
        <w:right w:val="none" w:sz="0" w:space="0" w:color="auto"/>
      </w:divBdr>
    </w:div>
    <w:div w:id="1744259602">
      <w:bodyDiv w:val="1"/>
      <w:marLeft w:val="0"/>
      <w:marRight w:val="0"/>
      <w:marTop w:val="0"/>
      <w:marBottom w:val="0"/>
      <w:divBdr>
        <w:top w:val="none" w:sz="0" w:space="0" w:color="auto"/>
        <w:left w:val="none" w:sz="0" w:space="0" w:color="auto"/>
        <w:bottom w:val="none" w:sz="0" w:space="0" w:color="auto"/>
        <w:right w:val="none" w:sz="0" w:space="0" w:color="auto"/>
      </w:divBdr>
    </w:div>
    <w:div w:id="1744911991">
      <w:bodyDiv w:val="1"/>
      <w:marLeft w:val="0"/>
      <w:marRight w:val="0"/>
      <w:marTop w:val="0"/>
      <w:marBottom w:val="0"/>
      <w:divBdr>
        <w:top w:val="none" w:sz="0" w:space="0" w:color="auto"/>
        <w:left w:val="none" w:sz="0" w:space="0" w:color="auto"/>
        <w:bottom w:val="none" w:sz="0" w:space="0" w:color="auto"/>
        <w:right w:val="none" w:sz="0" w:space="0" w:color="auto"/>
      </w:divBdr>
    </w:div>
    <w:div w:id="1745057542">
      <w:bodyDiv w:val="1"/>
      <w:marLeft w:val="0"/>
      <w:marRight w:val="0"/>
      <w:marTop w:val="0"/>
      <w:marBottom w:val="0"/>
      <w:divBdr>
        <w:top w:val="none" w:sz="0" w:space="0" w:color="auto"/>
        <w:left w:val="none" w:sz="0" w:space="0" w:color="auto"/>
        <w:bottom w:val="none" w:sz="0" w:space="0" w:color="auto"/>
        <w:right w:val="none" w:sz="0" w:space="0" w:color="auto"/>
      </w:divBdr>
    </w:div>
    <w:div w:id="1745686885">
      <w:bodyDiv w:val="1"/>
      <w:marLeft w:val="0"/>
      <w:marRight w:val="0"/>
      <w:marTop w:val="0"/>
      <w:marBottom w:val="0"/>
      <w:divBdr>
        <w:top w:val="none" w:sz="0" w:space="0" w:color="auto"/>
        <w:left w:val="none" w:sz="0" w:space="0" w:color="auto"/>
        <w:bottom w:val="none" w:sz="0" w:space="0" w:color="auto"/>
        <w:right w:val="none" w:sz="0" w:space="0" w:color="auto"/>
      </w:divBdr>
    </w:div>
    <w:div w:id="1746612459">
      <w:bodyDiv w:val="1"/>
      <w:marLeft w:val="0"/>
      <w:marRight w:val="0"/>
      <w:marTop w:val="0"/>
      <w:marBottom w:val="0"/>
      <w:divBdr>
        <w:top w:val="none" w:sz="0" w:space="0" w:color="auto"/>
        <w:left w:val="none" w:sz="0" w:space="0" w:color="auto"/>
        <w:bottom w:val="none" w:sz="0" w:space="0" w:color="auto"/>
        <w:right w:val="none" w:sz="0" w:space="0" w:color="auto"/>
      </w:divBdr>
    </w:div>
    <w:div w:id="1746997297">
      <w:bodyDiv w:val="1"/>
      <w:marLeft w:val="0"/>
      <w:marRight w:val="0"/>
      <w:marTop w:val="0"/>
      <w:marBottom w:val="0"/>
      <w:divBdr>
        <w:top w:val="none" w:sz="0" w:space="0" w:color="auto"/>
        <w:left w:val="none" w:sz="0" w:space="0" w:color="auto"/>
        <w:bottom w:val="none" w:sz="0" w:space="0" w:color="auto"/>
        <w:right w:val="none" w:sz="0" w:space="0" w:color="auto"/>
      </w:divBdr>
    </w:div>
    <w:div w:id="1747530913">
      <w:bodyDiv w:val="1"/>
      <w:marLeft w:val="0"/>
      <w:marRight w:val="0"/>
      <w:marTop w:val="0"/>
      <w:marBottom w:val="0"/>
      <w:divBdr>
        <w:top w:val="none" w:sz="0" w:space="0" w:color="auto"/>
        <w:left w:val="none" w:sz="0" w:space="0" w:color="auto"/>
        <w:bottom w:val="none" w:sz="0" w:space="0" w:color="auto"/>
        <w:right w:val="none" w:sz="0" w:space="0" w:color="auto"/>
      </w:divBdr>
    </w:div>
    <w:div w:id="1747650158">
      <w:bodyDiv w:val="1"/>
      <w:marLeft w:val="0"/>
      <w:marRight w:val="0"/>
      <w:marTop w:val="0"/>
      <w:marBottom w:val="0"/>
      <w:divBdr>
        <w:top w:val="none" w:sz="0" w:space="0" w:color="auto"/>
        <w:left w:val="none" w:sz="0" w:space="0" w:color="auto"/>
        <w:bottom w:val="none" w:sz="0" w:space="0" w:color="auto"/>
        <w:right w:val="none" w:sz="0" w:space="0" w:color="auto"/>
      </w:divBdr>
    </w:div>
    <w:div w:id="1747797517">
      <w:bodyDiv w:val="1"/>
      <w:marLeft w:val="0"/>
      <w:marRight w:val="0"/>
      <w:marTop w:val="0"/>
      <w:marBottom w:val="0"/>
      <w:divBdr>
        <w:top w:val="none" w:sz="0" w:space="0" w:color="auto"/>
        <w:left w:val="none" w:sz="0" w:space="0" w:color="auto"/>
        <w:bottom w:val="none" w:sz="0" w:space="0" w:color="auto"/>
        <w:right w:val="none" w:sz="0" w:space="0" w:color="auto"/>
      </w:divBdr>
    </w:div>
    <w:div w:id="1747996599">
      <w:bodyDiv w:val="1"/>
      <w:marLeft w:val="0"/>
      <w:marRight w:val="0"/>
      <w:marTop w:val="0"/>
      <w:marBottom w:val="0"/>
      <w:divBdr>
        <w:top w:val="none" w:sz="0" w:space="0" w:color="auto"/>
        <w:left w:val="none" w:sz="0" w:space="0" w:color="auto"/>
        <w:bottom w:val="none" w:sz="0" w:space="0" w:color="auto"/>
        <w:right w:val="none" w:sz="0" w:space="0" w:color="auto"/>
      </w:divBdr>
    </w:div>
    <w:div w:id="1748382598">
      <w:bodyDiv w:val="1"/>
      <w:marLeft w:val="0"/>
      <w:marRight w:val="0"/>
      <w:marTop w:val="0"/>
      <w:marBottom w:val="0"/>
      <w:divBdr>
        <w:top w:val="none" w:sz="0" w:space="0" w:color="auto"/>
        <w:left w:val="none" w:sz="0" w:space="0" w:color="auto"/>
        <w:bottom w:val="none" w:sz="0" w:space="0" w:color="auto"/>
        <w:right w:val="none" w:sz="0" w:space="0" w:color="auto"/>
      </w:divBdr>
    </w:div>
    <w:div w:id="1748764924">
      <w:bodyDiv w:val="1"/>
      <w:marLeft w:val="0"/>
      <w:marRight w:val="0"/>
      <w:marTop w:val="0"/>
      <w:marBottom w:val="0"/>
      <w:divBdr>
        <w:top w:val="none" w:sz="0" w:space="0" w:color="auto"/>
        <w:left w:val="none" w:sz="0" w:space="0" w:color="auto"/>
        <w:bottom w:val="none" w:sz="0" w:space="0" w:color="auto"/>
        <w:right w:val="none" w:sz="0" w:space="0" w:color="auto"/>
      </w:divBdr>
    </w:div>
    <w:div w:id="1749381987">
      <w:bodyDiv w:val="1"/>
      <w:marLeft w:val="0"/>
      <w:marRight w:val="0"/>
      <w:marTop w:val="0"/>
      <w:marBottom w:val="0"/>
      <w:divBdr>
        <w:top w:val="none" w:sz="0" w:space="0" w:color="auto"/>
        <w:left w:val="none" w:sz="0" w:space="0" w:color="auto"/>
        <w:bottom w:val="none" w:sz="0" w:space="0" w:color="auto"/>
        <w:right w:val="none" w:sz="0" w:space="0" w:color="auto"/>
      </w:divBdr>
    </w:div>
    <w:div w:id="1750271854">
      <w:bodyDiv w:val="1"/>
      <w:marLeft w:val="0"/>
      <w:marRight w:val="0"/>
      <w:marTop w:val="0"/>
      <w:marBottom w:val="0"/>
      <w:divBdr>
        <w:top w:val="none" w:sz="0" w:space="0" w:color="auto"/>
        <w:left w:val="none" w:sz="0" w:space="0" w:color="auto"/>
        <w:bottom w:val="none" w:sz="0" w:space="0" w:color="auto"/>
        <w:right w:val="none" w:sz="0" w:space="0" w:color="auto"/>
      </w:divBdr>
    </w:div>
    <w:div w:id="1750926311">
      <w:bodyDiv w:val="1"/>
      <w:marLeft w:val="0"/>
      <w:marRight w:val="0"/>
      <w:marTop w:val="0"/>
      <w:marBottom w:val="0"/>
      <w:divBdr>
        <w:top w:val="none" w:sz="0" w:space="0" w:color="auto"/>
        <w:left w:val="none" w:sz="0" w:space="0" w:color="auto"/>
        <w:bottom w:val="none" w:sz="0" w:space="0" w:color="auto"/>
        <w:right w:val="none" w:sz="0" w:space="0" w:color="auto"/>
      </w:divBdr>
    </w:div>
    <w:div w:id="1751779851">
      <w:bodyDiv w:val="1"/>
      <w:marLeft w:val="0"/>
      <w:marRight w:val="0"/>
      <w:marTop w:val="0"/>
      <w:marBottom w:val="0"/>
      <w:divBdr>
        <w:top w:val="none" w:sz="0" w:space="0" w:color="auto"/>
        <w:left w:val="none" w:sz="0" w:space="0" w:color="auto"/>
        <w:bottom w:val="none" w:sz="0" w:space="0" w:color="auto"/>
        <w:right w:val="none" w:sz="0" w:space="0" w:color="auto"/>
      </w:divBdr>
    </w:div>
    <w:div w:id="1752040127">
      <w:bodyDiv w:val="1"/>
      <w:marLeft w:val="0"/>
      <w:marRight w:val="0"/>
      <w:marTop w:val="0"/>
      <w:marBottom w:val="0"/>
      <w:divBdr>
        <w:top w:val="none" w:sz="0" w:space="0" w:color="auto"/>
        <w:left w:val="none" w:sz="0" w:space="0" w:color="auto"/>
        <w:bottom w:val="none" w:sz="0" w:space="0" w:color="auto"/>
        <w:right w:val="none" w:sz="0" w:space="0" w:color="auto"/>
      </w:divBdr>
    </w:div>
    <w:div w:id="1753046992">
      <w:bodyDiv w:val="1"/>
      <w:marLeft w:val="0"/>
      <w:marRight w:val="0"/>
      <w:marTop w:val="0"/>
      <w:marBottom w:val="0"/>
      <w:divBdr>
        <w:top w:val="none" w:sz="0" w:space="0" w:color="auto"/>
        <w:left w:val="none" w:sz="0" w:space="0" w:color="auto"/>
        <w:bottom w:val="none" w:sz="0" w:space="0" w:color="auto"/>
        <w:right w:val="none" w:sz="0" w:space="0" w:color="auto"/>
      </w:divBdr>
    </w:div>
    <w:div w:id="1753426180">
      <w:bodyDiv w:val="1"/>
      <w:marLeft w:val="0"/>
      <w:marRight w:val="0"/>
      <w:marTop w:val="0"/>
      <w:marBottom w:val="0"/>
      <w:divBdr>
        <w:top w:val="none" w:sz="0" w:space="0" w:color="auto"/>
        <w:left w:val="none" w:sz="0" w:space="0" w:color="auto"/>
        <w:bottom w:val="none" w:sz="0" w:space="0" w:color="auto"/>
        <w:right w:val="none" w:sz="0" w:space="0" w:color="auto"/>
      </w:divBdr>
    </w:div>
    <w:div w:id="1753774871">
      <w:bodyDiv w:val="1"/>
      <w:marLeft w:val="0"/>
      <w:marRight w:val="0"/>
      <w:marTop w:val="0"/>
      <w:marBottom w:val="0"/>
      <w:divBdr>
        <w:top w:val="none" w:sz="0" w:space="0" w:color="auto"/>
        <w:left w:val="none" w:sz="0" w:space="0" w:color="auto"/>
        <w:bottom w:val="none" w:sz="0" w:space="0" w:color="auto"/>
        <w:right w:val="none" w:sz="0" w:space="0" w:color="auto"/>
      </w:divBdr>
    </w:div>
    <w:div w:id="1754008432">
      <w:bodyDiv w:val="1"/>
      <w:marLeft w:val="0"/>
      <w:marRight w:val="0"/>
      <w:marTop w:val="0"/>
      <w:marBottom w:val="0"/>
      <w:divBdr>
        <w:top w:val="none" w:sz="0" w:space="0" w:color="auto"/>
        <w:left w:val="none" w:sz="0" w:space="0" w:color="auto"/>
        <w:bottom w:val="none" w:sz="0" w:space="0" w:color="auto"/>
        <w:right w:val="none" w:sz="0" w:space="0" w:color="auto"/>
      </w:divBdr>
    </w:div>
    <w:div w:id="1756322232">
      <w:bodyDiv w:val="1"/>
      <w:marLeft w:val="0"/>
      <w:marRight w:val="0"/>
      <w:marTop w:val="0"/>
      <w:marBottom w:val="0"/>
      <w:divBdr>
        <w:top w:val="none" w:sz="0" w:space="0" w:color="auto"/>
        <w:left w:val="none" w:sz="0" w:space="0" w:color="auto"/>
        <w:bottom w:val="none" w:sz="0" w:space="0" w:color="auto"/>
        <w:right w:val="none" w:sz="0" w:space="0" w:color="auto"/>
      </w:divBdr>
    </w:div>
    <w:div w:id="1757089412">
      <w:bodyDiv w:val="1"/>
      <w:marLeft w:val="0"/>
      <w:marRight w:val="0"/>
      <w:marTop w:val="0"/>
      <w:marBottom w:val="0"/>
      <w:divBdr>
        <w:top w:val="none" w:sz="0" w:space="0" w:color="auto"/>
        <w:left w:val="none" w:sz="0" w:space="0" w:color="auto"/>
        <w:bottom w:val="none" w:sz="0" w:space="0" w:color="auto"/>
        <w:right w:val="none" w:sz="0" w:space="0" w:color="auto"/>
      </w:divBdr>
    </w:div>
    <w:div w:id="1758403881">
      <w:bodyDiv w:val="1"/>
      <w:marLeft w:val="0"/>
      <w:marRight w:val="0"/>
      <w:marTop w:val="0"/>
      <w:marBottom w:val="0"/>
      <w:divBdr>
        <w:top w:val="none" w:sz="0" w:space="0" w:color="auto"/>
        <w:left w:val="none" w:sz="0" w:space="0" w:color="auto"/>
        <w:bottom w:val="none" w:sz="0" w:space="0" w:color="auto"/>
        <w:right w:val="none" w:sz="0" w:space="0" w:color="auto"/>
      </w:divBdr>
    </w:div>
    <w:div w:id="1758818814">
      <w:bodyDiv w:val="1"/>
      <w:marLeft w:val="0"/>
      <w:marRight w:val="0"/>
      <w:marTop w:val="0"/>
      <w:marBottom w:val="0"/>
      <w:divBdr>
        <w:top w:val="none" w:sz="0" w:space="0" w:color="auto"/>
        <w:left w:val="none" w:sz="0" w:space="0" w:color="auto"/>
        <w:bottom w:val="none" w:sz="0" w:space="0" w:color="auto"/>
        <w:right w:val="none" w:sz="0" w:space="0" w:color="auto"/>
      </w:divBdr>
    </w:div>
    <w:div w:id="1758944091">
      <w:bodyDiv w:val="1"/>
      <w:marLeft w:val="0"/>
      <w:marRight w:val="0"/>
      <w:marTop w:val="0"/>
      <w:marBottom w:val="0"/>
      <w:divBdr>
        <w:top w:val="none" w:sz="0" w:space="0" w:color="auto"/>
        <w:left w:val="none" w:sz="0" w:space="0" w:color="auto"/>
        <w:bottom w:val="none" w:sz="0" w:space="0" w:color="auto"/>
        <w:right w:val="none" w:sz="0" w:space="0" w:color="auto"/>
      </w:divBdr>
    </w:div>
    <w:div w:id="1759138593">
      <w:bodyDiv w:val="1"/>
      <w:marLeft w:val="0"/>
      <w:marRight w:val="0"/>
      <w:marTop w:val="0"/>
      <w:marBottom w:val="0"/>
      <w:divBdr>
        <w:top w:val="none" w:sz="0" w:space="0" w:color="auto"/>
        <w:left w:val="none" w:sz="0" w:space="0" w:color="auto"/>
        <w:bottom w:val="none" w:sz="0" w:space="0" w:color="auto"/>
        <w:right w:val="none" w:sz="0" w:space="0" w:color="auto"/>
      </w:divBdr>
    </w:div>
    <w:div w:id="1759249284">
      <w:bodyDiv w:val="1"/>
      <w:marLeft w:val="0"/>
      <w:marRight w:val="0"/>
      <w:marTop w:val="0"/>
      <w:marBottom w:val="0"/>
      <w:divBdr>
        <w:top w:val="none" w:sz="0" w:space="0" w:color="auto"/>
        <w:left w:val="none" w:sz="0" w:space="0" w:color="auto"/>
        <w:bottom w:val="none" w:sz="0" w:space="0" w:color="auto"/>
        <w:right w:val="none" w:sz="0" w:space="0" w:color="auto"/>
      </w:divBdr>
    </w:div>
    <w:div w:id="1760247249">
      <w:bodyDiv w:val="1"/>
      <w:marLeft w:val="0"/>
      <w:marRight w:val="0"/>
      <w:marTop w:val="0"/>
      <w:marBottom w:val="0"/>
      <w:divBdr>
        <w:top w:val="none" w:sz="0" w:space="0" w:color="auto"/>
        <w:left w:val="none" w:sz="0" w:space="0" w:color="auto"/>
        <w:bottom w:val="none" w:sz="0" w:space="0" w:color="auto"/>
        <w:right w:val="none" w:sz="0" w:space="0" w:color="auto"/>
      </w:divBdr>
    </w:div>
    <w:div w:id="1760250571">
      <w:marLeft w:val="480"/>
      <w:marRight w:val="0"/>
      <w:marTop w:val="0"/>
      <w:marBottom w:val="0"/>
      <w:divBdr>
        <w:top w:val="none" w:sz="0" w:space="0" w:color="auto"/>
        <w:left w:val="none" w:sz="0" w:space="0" w:color="auto"/>
        <w:bottom w:val="none" w:sz="0" w:space="0" w:color="auto"/>
        <w:right w:val="none" w:sz="0" w:space="0" w:color="auto"/>
      </w:divBdr>
    </w:div>
    <w:div w:id="1760830312">
      <w:marLeft w:val="480"/>
      <w:marRight w:val="0"/>
      <w:marTop w:val="0"/>
      <w:marBottom w:val="0"/>
      <w:divBdr>
        <w:top w:val="none" w:sz="0" w:space="0" w:color="auto"/>
        <w:left w:val="none" w:sz="0" w:space="0" w:color="auto"/>
        <w:bottom w:val="none" w:sz="0" w:space="0" w:color="auto"/>
        <w:right w:val="none" w:sz="0" w:space="0" w:color="auto"/>
      </w:divBdr>
    </w:div>
    <w:div w:id="1762139924">
      <w:bodyDiv w:val="1"/>
      <w:marLeft w:val="0"/>
      <w:marRight w:val="0"/>
      <w:marTop w:val="0"/>
      <w:marBottom w:val="0"/>
      <w:divBdr>
        <w:top w:val="none" w:sz="0" w:space="0" w:color="auto"/>
        <w:left w:val="none" w:sz="0" w:space="0" w:color="auto"/>
        <w:bottom w:val="none" w:sz="0" w:space="0" w:color="auto"/>
        <w:right w:val="none" w:sz="0" w:space="0" w:color="auto"/>
      </w:divBdr>
    </w:div>
    <w:div w:id="1762531147">
      <w:bodyDiv w:val="1"/>
      <w:marLeft w:val="0"/>
      <w:marRight w:val="0"/>
      <w:marTop w:val="0"/>
      <w:marBottom w:val="0"/>
      <w:divBdr>
        <w:top w:val="none" w:sz="0" w:space="0" w:color="auto"/>
        <w:left w:val="none" w:sz="0" w:space="0" w:color="auto"/>
        <w:bottom w:val="none" w:sz="0" w:space="0" w:color="auto"/>
        <w:right w:val="none" w:sz="0" w:space="0" w:color="auto"/>
      </w:divBdr>
    </w:div>
    <w:div w:id="1763255498">
      <w:bodyDiv w:val="1"/>
      <w:marLeft w:val="0"/>
      <w:marRight w:val="0"/>
      <w:marTop w:val="0"/>
      <w:marBottom w:val="0"/>
      <w:divBdr>
        <w:top w:val="none" w:sz="0" w:space="0" w:color="auto"/>
        <w:left w:val="none" w:sz="0" w:space="0" w:color="auto"/>
        <w:bottom w:val="none" w:sz="0" w:space="0" w:color="auto"/>
        <w:right w:val="none" w:sz="0" w:space="0" w:color="auto"/>
      </w:divBdr>
    </w:div>
    <w:div w:id="1763263527">
      <w:bodyDiv w:val="1"/>
      <w:marLeft w:val="0"/>
      <w:marRight w:val="0"/>
      <w:marTop w:val="0"/>
      <w:marBottom w:val="0"/>
      <w:divBdr>
        <w:top w:val="none" w:sz="0" w:space="0" w:color="auto"/>
        <w:left w:val="none" w:sz="0" w:space="0" w:color="auto"/>
        <w:bottom w:val="none" w:sz="0" w:space="0" w:color="auto"/>
        <w:right w:val="none" w:sz="0" w:space="0" w:color="auto"/>
      </w:divBdr>
    </w:div>
    <w:div w:id="1763380779">
      <w:bodyDiv w:val="1"/>
      <w:marLeft w:val="0"/>
      <w:marRight w:val="0"/>
      <w:marTop w:val="0"/>
      <w:marBottom w:val="0"/>
      <w:divBdr>
        <w:top w:val="none" w:sz="0" w:space="0" w:color="auto"/>
        <w:left w:val="none" w:sz="0" w:space="0" w:color="auto"/>
        <w:bottom w:val="none" w:sz="0" w:space="0" w:color="auto"/>
        <w:right w:val="none" w:sz="0" w:space="0" w:color="auto"/>
      </w:divBdr>
    </w:div>
    <w:div w:id="1763986711">
      <w:bodyDiv w:val="1"/>
      <w:marLeft w:val="0"/>
      <w:marRight w:val="0"/>
      <w:marTop w:val="0"/>
      <w:marBottom w:val="0"/>
      <w:divBdr>
        <w:top w:val="none" w:sz="0" w:space="0" w:color="auto"/>
        <w:left w:val="none" w:sz="0" w:space="0" w:color="auto"/>
        <w:bottom w:val="none" w:sz="0" w:space="0" w:color="auto"/>
        <w:right w:val="none" w:sz="0" w:space="0" w:color="auto"/>
      </w:divBdr>
    </w:div>
    <w:div w:id="1764185273">
      <w:bodyDiv w:val="1"/>
      <w:marLeft w:val="0"/>
      <w:marRight w:val="0"/>
      <w:marTop w:val="0"/>
      <w:marBottom w:val="0"/>
      <w:divBdr>
        <w:top w:val="none" w:sz="0" w:space="0" w:color="auto"/>
        <w:left w:val="none" w:sz="0" w:space="0" w:color="auto"/>
        <w:bottom w:val="none" w:sz="0" w:space="0" w:color="auto"/>
        <w:right w:val="none" w:sz="0" w:space="0" w:color="auto"/>
      </w:divBdr>
    </w:div>
    <w:div w:id="1764261675">
      <w:bodyDiv w:val="1"/>
      <w:marLeft w:val="0"/>
      <w:marRight w:val="0"/>
      <w:marTop w:val="0"/>
      <w:marBottom w:val="0"/>
      <w:divBdr>
        <w:top w:val="none" w:sz="0" w:space="0" w:color="auto"/>
        <w:left w:val="none" w:sz="0" w:space="0" w:color="auto"/>
        <w:bottom w:val="none" w:sz="0" w:space="0" w:color="auto"/>
        <w:right w:val="none" w:sz="0" w:space="0" w:color="auto"/>
      </w:divBdr>
    </w:div>
    <w:div w:id="1765104235">
      <w:bodyDiv w:val="1"/>
      <w:marLeft w:val="0"/>
      <w:marRight w:val="0"/>
      <w:marTop w:val="0"/>
      <w:marBottom w:val="0"/>
      <w:divBdr>
        <w:top w:val="none" w:sz="0" w:space="0" w:color="auto"/>
        <w:left w:val="none" w:sz="0" w:space="0" w:color="auto"/>
        <w:bottom w:val="none" w:sz="0" w:space="0" w:color="auto"/>
        <w:right w:val="none" w:sz="0" w:space="0" w:color="auto"/>
      </w:divBdr>
    </w:div>
    <w:div w:id="1765422692">
      <w:bodyDiv w:val="1"/>
      <w:marLeft w:val="0"/>
      <w:marRight w:val="0"/>
      <w:marTop w:val="0"/>
      <w:marBottom w:val="0"/>
      <w:divBdr>
        <w:top w:val="none" w:sz="0" w:space="0" w:color="auto"/>
        <w:left w:val="none" w:sz="0" w:space="0" w:color="auto"/>
        <w:bottom w:val="none" w:sz="0" w:space="0" w:color="auto"/>
        <w:right w:val="none" w:sz="0" w:space="0" w:color="auto"/>
      </w:divBdr>
    </w:div>
    <w:div w:id="1765613019">
      <w:bodyDiv w:val="1"/>
      <w:marLeft w:val="0"/>
      <w:marRight w:val="0"/>
      <w:marTop w:val="0"/>
      <w:marBottom w:val="0"/>
      <w:divBdr>
        <w:top w:val="none" w:sz="0" w:space="0" w:color="auto"/>
        <w:left w:val="none" w:sz="0" w:space="0" w:color="auto"/>
        <w:bottom w:val="none" w:sz="0" w:space="0" w:color="auto"/>
        <w:right w:val="none" w:sz="0" w:space="0" w:color="auto"/>
      </w:divBdr>
    </w:div>
    <w:div w:id="1765762839">
      <w:bodyDiv w:val="1"/>
      <w:marLeft w:val="0"/>
      <w:marRight w:val="0"/>
      <w:marTop w:val="0"/>
      <w:marBottom w:val="0"/>
      <w:divBdr>
        <w:top w:val="none" w:sz="0" w:space="0" w:color="auto"/>
        <w:left w:val="none" w:sz="0" w:space="0" w:color="auto"/>
        <w:bottom w:val="none" w:sz="0" w:space="0" w:color="auto"/>
        <w:right w:val="none" w:sz="0" w:space="0" w:color="auto"/>
      </w:divBdr>
    </w:div>
    <w:div w:id="1766227677">
      <w:bodyDiv w:val="1"/>
      <w:marLeft w:val="0"/>
      <w:marRight w:val="0"/>
      <w:marTop w:val="0"/>
      <w:marBottom w:val="0"/>
      <w:divBdr>
        <w:top w:val="none" w:sz="0" w:space="0" w:color="auto"/>
        <w:left w:val="none" w:sz="0" w:space="0" w:color="auto"/>
        <w:bottom w:val="none" w:sz="0" w:space="0" w:color="auto"/>
        <w:right w:val="none" w:sz="0" w:space="0" w:color="auto"/>
      </w:divBdr>
    </w:div>
    <w:div w:id="1766726034">
      <w:bodyDiv w:val="1"/>
      <w:marLeft w:val="0"/>
      <w:marRight w:val="0"/>
      <w:marTop w:val="0"/>
      <w:marBottom w:val="0"/>
      <w:divBdr>
        <w:top w:val="none" w:sz="0" w:space="0" w:color="auto"/>
        <w:left w:val="none" w:sz="0" w:space="0" w:color="auto"/>
        <w:bottom w:val="none" w:sz="0" w:space="0" w:color="auto"/>
        <w:right w:val="none" w:sz="0" w:space="0" w:color="auto"/>
      </w:divBdr>
    </w:div>
    <w:div w:id="1767919005">
      <w:bodyDiv w:val="1"/>
      <w:marLeft w:val="0"/>
      <w:marRight w:val="0"/>
      <w:marTop w:val="0"/>
      <w:marBottom w:val="0"/>
      <w:divBdr>
        <w:top w:val="none" w:sz="0" w:space="0" w:color="auto"/>
        <w:left w:val="none" w:sz="0" w:space="0" w:color="auto"/>
        <w:bottom w:val="none" w:sz="0" w:space="0" w:color="auto"/>
        <w:right w:val="none" w:sz="0" w:space="0" w:color="auto"/>
      </w:divBdr>
    </w:div>
    <w:div w:id="1768773265">
      <w:bodyDiv w:val="1"/>
      <w:marLeft w:val="0"/>
      <w:marRight w:val="0"/>
      <w:marTop w:val="0"/>
      <w:marBottom w:val="0"/>
      <w:divBdr>
        <w:top w:val="none" w:sz="0" w:space="0" w:color="auto"/>
        <w:left w:val="none" w:sz="0" w:space="0" w:color="auto"/>
        <w:bottom w:val="none" w:sz="0" w:space="0" w:color="auto"/>
        <w:right w:val="none" w:sz="0" w:space="0" w:color="auto"/>
      </w:divBdr>
    </w:div>
    <w:div w:id="1769080290">
      <w:bodyDiv w:val="1"/>
      <w:marLeft w:val="0"/>
      <w:marRight w:val="0"/>
      <w:marTop w:val="0"/>
      <w:marBottom w:val="0"/>
      <w:divBdr>
        <w:top w:val="none" w:sz="0" w:space="0" w:color="auto"/>
        <w:left w:val="none" w:sz="0" w:space="0" w:color="auto"/>
        <w:bottom w:val="none" w:sz="0" w:space="0" w:color="auto"/>
        <w:right w:val="none" w:sz="0" w:space="0" w:color="auto"/>
      </w:divBdr>
    </w:div>
    <w:div w:id="1769345696">
      <w:bodyDiv w:val="1"/>
      <w:marLeft w:val="0"/>
      <w:marRight w:val="0"/>
      <w:marTop w:val="0"/>
      <w:marBottom w:val="0"/>
      <w:divBdr>
        <w:top w:val="none" w:sz="0" w:space="0" w:color="auto"/>
        <w:left w:val="none" w:sz="0" w:space="0" w:color="auto"/>
        <w:bottom w:val="none" w:sz="0" w:space="0" w:color="auto"/>
        <w:right w:val="none" w:sz="0" w:space="0" w:color="auto"/>
      </w:divBdr>
    </w:div>
    <w:div w:id="1769737041">
      <w:bodyDiv w:val="1"/>
      <w:marLeft w:val="0"/>
      <w:marRight w:val="0"/>
      <w:marTop w:val="0"/>
      <w:marBottom w:val="0"/>
      <w:divBdr>
        <w:top w:val="none" w:sz="0" w:space="0" w:color="auto"/>
        <w:left w:val="none" w:sz="0" w:space="0" w:color="auto"/>
        <w:bottom w:val="none" w:sz="0" w:space="0" w:color="auto"/>
        <w:right w:val="none" w:sz="0" w:space="0" w:color="auto"/>
      </w:divBdr>
    </w:div>
    <w:div w:id="1770420327">
      <w:bodyDiv w:val="1"/>
      <w:marLeft w:val="0"/>
      <w:marRight w:val="0"/>
      <w:marTop w:val="0"/>
      <w:marBottom w:val="0"/>
      <w:divBdr>
        <w:top w:val="none" w:sz="0" w:space="0" w:color="auto"/>
        <w:left w:val="none" w:sz="0" w:space="0" w:color="auto"/>
        <w:bottom w:val="none" w:sz="0" w:space="0" w:color="auto"/>
        <w:right w:val="none" w:sz="0" w:space="0" w:color="auto"/>
      </w:divBdr>
    </w:div>
    <w:div w:id="1770856147">
      <w:bodyDiv w:val="1"/>
      <w:marLeft w:val="0"/>
      <w:marRight w:val="0"/>
      <w:marTop w:val="0"/>
      <w:marBottom w:val="0"/>
      <w:divBdr>
        <w:top w:val="none" w:sz="0" w:space="0" w:color="auto"/>
        <w:left w:val="none" w:sz="0" w:space="0" w:color="auto"/>
        <w:bottom w:val="none" w:sz="0" w:space="0" w:color="auto"/>
        <w:right w:val="none" w:sz="0" w:space="0" w:color="auto"/>
      </w:divBdr>
    </w:div>
    <w:div w:id="1771314679">
      <w:bodyDiv w:val="1"/>
      <w:marLeft w:val="0"/>
      <w:marRight w:val="0"/>
      <w:marTop w:val="0"/>
      <w:marBottom w:val="0"/>
      <w:divBdr>
        <w:top w:val="none" w:sz="0" w:space="0" w:color="auto"/>
        <w:left w:val="none" w:sz="0" w:space="0" w:color="auto"/>
        <w:bottom w:val="none" w:sz="0" w:space="0" w:color="auto"/>
        <w:right w:val="none" w:sz="0" w:space="0" w:color="auto"/>
      </w:divBdr>
    </w:div>
    <w:div w:id="1771663142">
      <w:bodyDiv w:val="1"/>
      <w:marLeft w:val="0"/>
      <w:marRight w:val="0"/>
      <w:marTop w:val="0"/>
      <w:marBottom w:val="0"/>
      <w:divBdr>
        <w:top w:val="none" w:sz="0" w:space="0" w:color="auto"/>
        <w:left w:val="none" w:sz="0" w:space="0" w:color="auto"/>
        <w:bottom w:val="none" w:sz="0" w:space="0" w:color="auto"/>
        <w:right w:val="none" w:sz="0" w:space="0" w:color="auto"/>
      </w:divBdr>
    </w:div>
    <w:div w:id="1772701781">
      <w:bodyDiv w:val="1"/>
      <w:marLeft w:val="0"/>
      <w:marRight w:val="0"/>
      <w:marTop w:val="0"/>
      <w:marBottom w:val="0"/>
      <w:divBdr>
        <w:top w:val="none" w:sz="0" w:space="0" w:color="auto"/>
        <w:left w:val="none" w:sz="0" w:space="0" w:color="auto"/>
        <w:bottom w:val="none" w:sz="0" w:space="0" w:color="auto"/>
        <w:right w:val="none" w:sz="0" w:space="0" w:color="auto"/>
      </w:divBdr>
    </w:div>
    <w:div w:id="1772968783">
      <w:bodyDiv w:val="1"/>
      <w:marLeft w:val="0"/>
      <w:marRight w:val="0"/>
      <w:marTop w:val="0"/>
      <w:marBottom w:val="0"/>
      <w:divBdr>
        <w:top w:val="none" w:sz="0" w:space="0" w:color="auto"/>
        <w:left w:val="none" w:sz="0" w:space="0" w:color="auto"/>
        <w:bottom w:val="none" w:sz="0" w:space="0" w:color="auto"/>
        <w:right w:val="none" w:sz="0" w:space="0" w:color="auto"/>
      </w:divBdr>
    </w:div>
    <w:div w:id="1773358480">
      <w:bodyDiv w:val="1"/>
      <w:marLeft w:val="0"/>
      <w:marRight w:val="0"/>
      <w:marTop w:val="0"/>
      <w:marBottom w:val="0"/>
      <w:divBdr>
        <w:top w:val="none" w:sz="0" w:space="0" w:color="auto"/>
        <w:left w:val="none" w:sz="0" w:space="0" w:color="auto"/>
        <w:bottom w:val="none" w:sz="0" w:space="0" w:color="auto"/>
        <w:right w:val="none" w:sz="0" w:space="0" w:color="auto"/>
      </w:divBdr>
    </w:div>
    <w:div w:id="1773667825">
      <w:bodyDiv w:val="1"/>
      <w:marLeft w:val="0"/>
      <w:marRight w:val="0"/>
      <w:marTop w:val="0"/>
      <w:marBottom w:val="0"/>
      <w:divBdr>
        <w:top w:val="none" w:sz="0" w:space="0" w:color="auto"/>
        <w:left w:val="none" w:sz="0" w:space="0" w:color="auto"/>
        <w:bottom w:val="none" w:sz="0" w:space="0" w:color="auto"/>
        <w:right w:val="none" w:sz="0" w:space="0" w:color="auto"/>
      </w:divBdr>
    </w:div>
    <w:div w:id="1774082870">
      <w:bodyDiv w:val="1"/>
      <w:marLeft w:val="0"/>
      <w:marRight w:val="0"/>
      <w:marTop w:val="0"/>
      <w:marBottom w:val="0"/>
      <w:divBdr>
        <w:top w:val="none" w:sz="0" w:space="0" w:color="auto"/>
        <w:left w:val="none" w:sz="0" w:space="0" w:color="auto"/>
        <w:bottom w:val="none" w:sz="0" w:space="0" w:color="auto"/>
        <w:right w:val="none" w:sz="0" w:space="0" w:color="auto"/>
      </w:divBdr>
    </w:div>
    <w:div w:id="1774125548">
      <w:bodyDiv w:val="1"/>
      <w:marLeft w:val="0"/>
      <w:marRight w:val="0"/>
      <w:marTop w:val="0"/>
      <w:marBottom w:val="0"/>
      <w:divBdr>
        <w:top w:val="none" w:sz="0" w:space="0" w:color="auto"/>
        <w:left w:val="none" w:sz="0" w:space="0" w:color="auto"/>
        <w:bottom w:val="none" w:sz="0" w:space="0" w:color="auto"/>
        <w:right w:val="none" w:sz="0" w:space="0" w:color="auto"/>
      </w:divBdr>
    </w:div>
    <w:div w:id="1774785179">
      <w:bodyDiv w:val="1"/>
      <w:marLeft w:val="0"/>
      <w:marRight w:val="0"/>
      <w:marTop w:val="0"/>
      <w:marBottom w:val="0"/>
      <w:divBdr>
        <w:top w:val="none" w:sz="0" w:space="0" w:color="auto"/>
        <w:left w:val="none" w:sz="0" w:space="0" w:color="auto"/>
        <w:bottom w:val="none" w:sz="0" w:space="0" w:color="auto"/>
        <w:right w:val="none" w:sz="0" w:space="0" w:color="auto"/>
      </w:divBdr>
    </w:div>
    <w:div w:id="1775199747">
      <w:bodyDiv w:val="1"/>
      <w:marLeft w:val="0"/>
      <w:marRight w:val="0"/>
      <w:marTop w:val="0"/>
      <w:marBottom w:val="0"/>
      <w:divBdr>
        <w:top w:val="none" w:sz="0" w:space="0" w:color="auto"/>
        <w:left w:val="none" w:sz="0" w:space="0" w:color="auto"/>
        <w:bottom w:val="none" w:sz="0" w:space="0" w:color="auto"/>
        <w:right w:val="none" w:sz="0" w:space="0" w:color="auto"/>
      </w:divBdr>
    </w:div>
    <w:div w:id="1775444421">
      <w:bodyDiv w:val="1"/>
      <w:marLeft w:val="0"/>
      <w:marRight w:val="0"/>
      <w:marTop w:val="0"/>
      <w:marBottom w:val="0"/>
      <w:divBdr>
        <w:top w:val="none" w:sz="0" w:space="0" w:color="auto"/>
        <w:left w:val="none" w:sz="0" w:space="0" w:color="auto"/>
        <w:bottom w:val="none" w:sz="0" w:space="0" w:color="auto"/>
        <w:right w:val="none" w:sz="0" w:space="0" w:color="auto"/>
      </w:divBdr>
    </w:div>
    <w:div w:id="1775515468">
      <w:bodyDiv w:val="1"/>
      <w:marLeft w:val="0"/>
      <w:marRight w:val="0"/>
      <w:marTop w:val="0"/>
      <w:marBottom w:val="0"/>
      <w:divBdr>
        <w:top w:val="none" w:sz="0" w:space="0" w:color="auto"/>
        <w:left w:val="none" w:sz="0" w:space="0" w:color="auto"/>
        <w:bottom w:val="none" w:sz="0" w:space="0" w:color="auto"/>
        <w:right w:val="none" w:sz="0" w:space="0" w:color="auto"/>
      </w:divBdr>
    </w:div>
    <w:div w:id="1775972975">
      <w:bodyDiv w:val="1"/>
      <w:marLeft w:val="0"/>
      <w:marRight w:val="0"/>
      <w:marTop w:val="0"/>
      <w:marBottom w:val="0"/>
      <w:divBdr>
        <w:top w:val="none" w:sz="0" w:space="0" w:color="auto"/>
        <w:left w:val="none" w:sz="0" w:space="0" w:color="auto"/>
        <w:bottom w:val="none" w:sz="0" w:space="0" w:color="auto"/>
        <w:right w:val="none" w:sz="0" w:space="0" w:color="auto"/>
      </w:divBdr>
    </w:div>
    <w:div w:id="1775980686">
      <w:bodyDiv w:val="1"/>
      <w:marLeft w:val="0"/>
      <w:marRight w:val="0"/>
      <w:marTop w:val="0"/>
      <w:marBottom w:val="0"/>
      <w:divBdr>
        <w:top w:val="none" w:sz="0" w:space="0" w:color="auto"/>
        <w:left w:val="none" w:sz="0" w:space="0" w:color="auto"/>
        <w:bottom w:val="none" w:sz="0" w:space="0" w:color="auto"/>
        <w:right w:val="none" w:sz="0" w:space="0" w:color="auto"/>
      </w:divBdr>
    </w:div>
    <w:div w:id="1776367583">
      <w:bodyDiv w:val="1"/>
      <w:marLeft w:val="0"/>
      <w:marRight w:val="0"/>
      <w:marTop w:val="0"/>
      <w:marBottom w:val="0"/>
      <w:divBdr>
        <w:top w:val="none" w:sz="0" w:space="0" w:color="auto"/>
        <w:left w:val="none" w:sz="0" w:space="0" w:color="auto"/>
        <w:bottom w:val="none" w:sz="0" w:space="0" w:color="auto"/>
        <w:right w:val="none" w:sz="0" w:space="0" w:color="auto"/>
      </w:divBdr>
    </w:div>
    <w:div w:id="1777601244">
      <w:bodyDiv w:val="1"/>
      <w:marLeft w:val="0"/>
      <w:marRight w:val="0"/>
      <w:marTop w:val="0"/>
      <w:marBottom w:val="0"/>
      <w:divBdr>
        <w:top w:val="none" w:sz="0" w:space="0" w:color="auto"/>
        <w:left w:val="none" w:sz="0" w:space="0" w:color="auto"/>
        <w:bottom w:val="none" w:sz="0" w:space="0" w:color="auto"/>
        <w:right w:val="none" w:sz="0" w:space="0" w:color="auto"/>
      </w:divBdr>
    </w:div>
    <w:div w:id="1779106551">
      <w:bodyDiv w:val="1"/>
      <w:marLeft w:val="0"/>
      <w:marRight w:val="0"/>
      <w:marTop w:val="0"/>
      <w:marBottom w:val="0"/>
      <w:divBdr>
        <w:top w:val="none" w:sz="0" w:space="0" w:color="auto"/>
        <w:left w:val="none" w:sz="0" w:space="0" w:color="auto"/>
        <w:bottom w:val="none" w:sz="0" w:space="0" w:color="auto"/>
        <w:right w:val="none" w:sz="0" w:space="0" w:color="auto"/>
      </w:divBdr>
    </w:div>
    <w:div w:id="1780754176">
      <w:bodyDiv w:val="1"/>
      <w:marLeft w:val="0"/>
      <w:marRight w:val="0"/>
      <w:marTop w:val="0"/>
      <w:marBottom w:val="0"/>
      <w:divBdr>
        <w:top w:val="none" w:sz="0" w:space="0" w:color="auto"/>
        <w:left w:val="none" w:sz="0" w:space="0" w:color="auto"/>
        <w:bottom w:val="none" w:sz="0" w:space="0" w:color="auto"/>
        <w:right w:val="none" w:sz="0" w:space="0" w:color="auto"/>
      </w:divBdr>
    </w:div>
    <w:div w:id="1781874984">
      <w:bodyDiv w:val="1"/>
      <w:marLeft w:val="0"/>
      <w:marRight w:val="0"/>
      <w:marTop w:val="0"/>
      <w:marBottom w:val="0"/>
      <w:divBdr>
        <w:top w:val="none" w:sz="0" w:space="0" w:color="auto"/>
        <w:left w:val="none" w:sz="0" w:space="0" w:color="auto"/>
        <w:bottom w:val="none" w:sz="0" w:space="0" w:color="auto"/>
        <w:right w:val="none" w:sz="0" w:space="0" w:color="auto"/>
      </w:divBdr>
    </w:div>
    <w:div w:id="1782455811">
      <w:bodyDiv w:val="1"/>
      <w:marLeft w:val="0"/>
      <w:marRight w:val="0"/>
      <w:marTop w:val="0"/>
      <w:marBottom w:val="0"/>
      <w:divBdr>
        <w:top w:val="none" w:sz="0" w:space="0" w:color="auto"/>
        <w:left w:val="none" w:sz="0" w:space="0" w:color="auto"/>
        <w:bottom w:val="none" w:sz="0" w:space="0" w:color="auto"/>
        <w:right w:val="none" w:sz="0" w:space="0" w:color="auto"/>
      </w:divBdr>
    </w:div>
    <w:div w:id="1782650169">
      <w:bodyDiv w:val="1"/>
      <w:marLeft w:val="0"/>
      <w:marRight w:val="0"/>
      <w:marTop w:val="0"/>
      <w:marBottom w:val="0"/>
      <w:divBdr>
        <w:top w:val="none" w:sz="0" w:space="0" w:color="auto"/>
        <w:left w:val="none" w:sz="0" w:space="0" w:color="auto"/>
        <w:bottom w:val="none" w:sz="0" w:space="0" w:color="auto"/>
        <w:right w:val="none" w:sz="0" w:space="0" w:color="auto"/>
      </w:divBdr>
    </w:div>
    <w:div w:id="1782651838">
      <w:bodyDiv w:val="1"/>
      <w:marLeft w:val="0"/>
      <w:marRight w:val="0"/>
      <w:marTop w:val="0"/>
      <w:marBottom w:val="0"/>
      <w:divBdr>
        <w:top w:val="none" w:sz="0" w:space="0" w:color="auto"/>
        <w:left w:val="none" w:sz="0" w:space="0" w:color="auto"/>
        <w:bottom w:val="none" w:sz="0" w:space="0" w:color="auto"/>
        <w:right w:val="none" w:sz="0" w:space="0" w:color="auto"/>
      </w:divBdr>
    </w:div>
    <w:div w:id="1783454065">
      <w:marLeft w:val="480"/>
      <w:marRight w:val="0"/>
      <w:marTop w:val="0"/>
      <w:marBottom w:val="0"/>
      <w:divBdr>
        <w:top w:val="none" w:sz="0" w:space="0" w:color="auto"/>
        <w:left w:val="none" w:sz="0" w:space="0" w:color="auto"/>
        <w:bottom w:val="none" w:sz="0" w:space="0" w:color="auto"/>
        <w:right w:val="none" w:sz="0" w:space="0" w:color="auto"/>
      </w:divBdr>
    </w:div>
    <w:div w:id="1783526180">
      <w:bodyDiv w:val="1"/>
      <w:marLeft w:val="0"/>
      <w:marRight w:val="0"/>
      <w:marTop w:val="0"/>
      <w:marBottom w:val="0"/>
      <w:divBdr>
        <w:top w:val="none" w:sz="0" w:space="0" w:color="auto"/>
        <w:left w:val="none" w:sz="0" w:space="0" w:color="auto"/>
        <w:bottom w:val="none" w:sz="0" w:space="0" w:color="auto"/>
        <w:right w:val="none" w:sz="0" w:space="0" w:color="auto"/>
      </w:divBdr>
    </w:div>
    <w:div w:id="178384340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6343823">
      <w:bodyDiv w:val="1"/>
      <w:marLeft w:val="0"/>
      <w:marRight w:val="0"/>
      <w:marTop w:val="0"/>
      <w:marBottom w:val="0"/>
      <w:divBdr>
        <w:top w:val="none" w:sz="0" w:space="0" w:color="auto"/>
        <w:left w:val="none" w:sz="0" w:space="0" w:color="auto"/>
        <w:bottom w:val="none" w:sz="0" w:space="0" w:color="auto"/>
        <w:right w:val="none" w:sz="0" w:space="0" w:color="auto"/>
      </w:divBdr>
    </w:div>
    <w:div w:id="1787194749">
      <w:bodyDiv w:val="1"/>
      <w:marLeft w:val="0"/>
      <w:marRight w:val="0"/>
      <w:marTop w:val="0"/>
      <w:marBottom w:val="0"/>
      <w:divBdr>
        <w:top w:val="none" w:sz="0" w:space="0" w:color="auto"/>
        <w:left w:val="none" w:sz="0" w:space="0" w:color="auto"/>
        <w:bottom w:val="none" w:sz="0" w:space="0" w:color="auto"/>
        <w:right w:val="none" w:sz="0" w:space="0" w:color="auto"/>
      </w:divBdr>
    </w:div>
    <w:div w:id="1787774171">
      <w:bodyDiv w:val="1"/>
      <w:marLeft w:val="0"/>
      <w:marRight w:val="0"/>
      <w:marTop w:val="0"/>
      <w:marBottom w:val="0"/>
      <w:divBdr>
        <w:top w:val="none" w:sz="0" w:space="0" w:color="auto"/>
        <w:left w:val="none" w:sz="0" w:space="0" w:color="auto"/>
        <w:bottom w:val="none" w:sz="0" w:space="0" w:color="auto"/>
        <w:right w:val="none" w:sz="0" w:space="0" w:color="auto"/>
      </w:divBdr>
    </w:div>
    <w:div w:id="1787887872">
      <w:bodyDiv w:val="1"/>
      <w:marLeft w:val="0"/>
      <w:marRight w:val="0"/>
      <w:marTop w:val="0"/>
      <w:marBottom w:val="0"/>
      <w:divBdr>
        <w:top w:val="none" w:sz="0" w:space="0" w:color="auto"/>
        <w:left w:val="none" w:sz="0" w:space="0" w:color="auto"/>
        <w:bottom w:val="none" w:sz="0" w:space="0" w:color="auto"/>
        <w:right w:val="none" w:sz="0" w:space="0" w:color="auto"/>
      </w:divBdr>
    </w:div>
    <w:div w:id="1788232133">
      <w:bodyDiv w:val="1"/>
      <w:marLeft w:val="0"/>
      <w:marRight w:val="0"/>
      <w:marTop w:val="0"/>
      <w:marBottom w:val="0"/>
      <w:divBdr>
        <w:top w:val="none" w:sz="0" w:space="0" w:color="auto"/>
        <w:left w:val="none" w:sz="0" w:space="0" w:color="auto"/>
        <w:bottom w:val="none" w:sz="0" w:space="0" w:color="auto"/>
        <w:right w:val="none" w:sz="0" w:space="0" w:color="auto"/>
      </w:divBdr>
    </w:div>
    <w:div w:id="1788696141">
      <w:bodyDiv w:val="1"/>
      <w:marLeft w:val="0"/>
      <w:marRight w:val="0"/>
      <w:marTop w:val="0"/>
      <w:marBottom w:val="0"/>
      <w:divBdr>
        <w:top w:val="none" w:sz="0" w:space="0" w:color="auto"/>
        <w:left w:val="none" w:sz="0" w:space="0" w:color="auto"/>
        <w:bottom w:val="none" w:sz="0" w:space="0" w:color="auto"/>
        <w:right w:val="none" w:sz="0" w:space="0" w:color="auto"/>
      </w:divBdr>
    </w:div>
    <w:div w:id="1789005292">
      <w:bodyDiv w:val="1"/>
      <w:marLeft w:val="0"/>
      <w:marRight w:val="0"/>
      <w:marTop w:val="0"/>
      <w:marBottom w:val="0"/>
      <w:divBdr>
        <w:top w:val="none" w:sz="0" w:space="0" w:color="auto"/>
        <w:left w:val="none" w:sz="0" w:space="0" w:color="auto"/>
        <w:bottom w:val="none" w:sz="0" w:space="0" w:color="auto"/>
        <w:right w:val="none" w:sz="0" w:space="0" w:color="auto"/>
      </w:divBdr>
    </w:div>
    <w:div w:id="1789934057">
      <w:bodyDiv w:val="1"/>
      <w:marLeft w:val="0"/>
      <w:marRight w:val="0"/>
      <w:marTop w:val="0"/>
      <w:marBottom w:val="0"/>
      <w:divBdr>
        <w:top w:val="none" w:sz="0" w:space="0" w:color="auto"/>
        <w:left w:val="none" w:sz="0" w:space="0" w:color="auto"/>
        <w:bottom w:val="none" w:sz="0" w:space="0" w:color="auto"/>
        <w:right w:val="none" w:sz="0" w:space="0" w:color="auto"/>
      </w:divBdr>
    </w:div>
    <w:div w:id="1790392668">
      <w:bodyDiv w:val="1"/>
      <w:marLeft w:val="0"/>
      <w:marRight w:val="0"/>
      <w:marTop w:val="0"/>
      <w:marBottom w:val="0"/>
      <w:divBdr>
        <w:top w:val="none" w:sz="0" w:space="0" w:color="auto"/>
        <w:left w:val="none" w:sz="0" w:space="0" w:color="auto"/>
        <w:bottom w:val="none" w:sz="0" w:space="0" w:color="auto"/>
        <w:right w:val="none" w:sz="0" w:space="0" w:color="auto"/>
      </w:divBdr>
    </w:div>
    <w:div w:id="1790782991">
      <w:bodyDiv w:val="1"/>
      <w:marLeft w:val="0"/>
      <w:marRight w:val="0"/>
      <w:marTop w:val="0"/>
      <w:marBottom w:val="0"/>
      <w:divBdr>
        <w:top w:val="none" w:sz="0" w:space="0" w:color="auto"/>
        <w:left w:val="none" w:sz="0" w:space="0" w:color="auto"/>
        <w:bottom w:val="none" w:sz="0" w:space="0" w:color="auto"/>
        <w:right w:val="none" w:sz="0" w:space="0" w:color="auto"/>
      </w:divBdr>
    </w:div>
    <w:div w:id="1791126353">
      <w:bodyDiv w:val="1"/>
      <w:marLeft w:val="0"/>
      <w:marRight w:val="0"/>
      <w:marTop w:val="0"/>
      <w:marBottom w:val="0"/>
      <w:divBdr>
        <w:top w:val="none" w:sz="0" w:space="0" w:color="auto"/>
        <w:left w:val="none" w:sz="0" w:space="0" w:color="auto"/>
        <w:bottom w:val="none" w:sz="0" w:space="0" w:color="auto"/>
        <w:right w:val="none" w:sz="0" w:space="0" w:color="auto"/>
      </w:divBdr>
    </w:div>
    <w:div w:id="1792093363">
      <w:bodyDiv w:val="1"/>
      <w:marLeft w:val="0"/>
      <w:marRight w:val="0"/>
      <w:marTop w:val="0"/>
      <w:marBottom w:val="0"/>
      <w:divBdr>
        <w:top w:val="none" w:sz="0" w:space="0" w:color="auto"/>
        <w:left w:val="none" w:sz="0" w:space="0" w:color="auto"/>
        <w:bottom w:val="none" w:sz="0" w:space="0" w:color="auto"/>
        <w:right w:val="none" w:sz="0" w:space="0" w:color="auto"/>
      </w:divBdr>
    </w:div>
    <w:div w:id="1792556544">
      <w:bodyDiv w:val="1"/>
      <w:marLeft w:val="0"/>
      <w:marRight w:val="0"/>
      <w:marTop w:val="0"/>
      <w:marBottom w:val="0"/>
      <w:divBdr>
        <w:top w:val="none" w:sz="0" w:space="0" w:color="auto"/>
        <w:left w:val="none" w:sz="0" w:space="0" w:color="auto"/>
        <w:bottom w:val="none" w:sz="0" w:space="0" w:color="auto"/>
        <w:right w:val="none" w:sz="0" w:space="0" w:color="auto"/>
      </w:divBdr>
    </w:div>
    <w:div w:id="1792817104">
      <w:bodyDiv w:val="1"/>
      <w:marLeft w:val="0"/>
      <w:marRight w:val="0"/>
      <w:marTop w:val="0"/>
      <w:marBottom w:val="0"/>
      <w:divBdr>
        <w:top w:val="none" w:sz="0" w:space="0" w:color="auto"/>
        <w:left w:val="none" w:sz="0" w:space="0" w:color="auto"/>
        <w:bottom w:val="none" w:sz="0" w:space="0" w:color="auto"/>
        <w:right w:val="none" w:sz="0" w:space="0" w:color="auto"/>
      </w:divBdr>
    </w:div>
    <w:div w:id="1793010616">
      <w:bodyDiv w:val="1"/>
      <w:marLeft w:val="0"/>
      <w:marRight w:val="0"/>
      <w:marTop w:val="0"/>
      <w:marBottom w:val="0"/>
      <w:divBdr>
        <w:top w:val="none" w:sz="0" w:space="0" w:color="auto"/>
        <w:left w:val="none" w:sz="0" w:space="0" w:color="auto"/>
        <w:bottom w:val="none" w:sz="0" w:space="0" w:color="auto"/>
        <w:right w:val="none" w:sz="0" w:space="0" w:color="auto"/>
      </w:divBdr>
    </w:div>
    <w:div w:id="1793667366">
      <w:bodyDiv w:val="1"/>
      <w:marLeft w:val="0"/>
      <w:marRight w:val="0"/>
      <w:marTop w:val="0"/>
      <w:marBottom w:val="0"/>
      <w:divBdr>
        <w:top w:val="none" w:sz="0" w:space="0" w:color="auto"/>
        <w:left w:val="none" w:sz="0" w:space="0" w:color="auto"/>
        <w:bottom w:val="none" w:sz="0" w:space="0" w:color="auto"/>
        <w:right w:val="none" w:sz="0" w:space="0" w:color="auto"/>
      </w:divBdr>
    </w:div>
    <w:div w:id="1793674436">
      <w:bodyDiv w:val="1"/>
      <w:marLeft w:val="0"/>
      <w:marRight w:val="0"/>
      <w:marTop w:val="0"/>
      <w:marBottom w:val="0"/>
      <w:divBdr>
        <w:top w:val="none" w:sz="0" w:space="0" w:color="auto"/>
        <w:left w:val="none" w:sz="0" w:space="0" w:color="auto"/>
        <w:bottom w:val="none" w:sz="0" w:space="0" w:color="auto"/>
        <w:right w:val="none" w:sz="0" w:space="0" w:color="auto"/>
      </w:divBdr>
    </w:div>
    <w:div w:id="1794640797">
      <w:bodyDiv w:val="1"/>
      <w:marLeft w:val="0"/>
      <w:marRight w:val="0"/>
      <w:marTop w:val="0"/>
      <w:marBottom w:val="0"/>
      <w:divBdr>
        <w:top w:val="none" w:sz="0" w:space="0" w:color="auto"/>
        <w:left w:val="none" w:sz="0" w:space="0" w:color="auto"/>
        <w:bottom w:val="none" w:sz="0" w:space="0" w:color="auto"/>
        <w:right w:val="none" w:sz="0" w:space="0" w:color="auto"/>
      </w:divBdr>
    </w:div>
    <w:div w:id="1795638456">
      <w:bodyDiv w:val="1"/>
      <w:marLeft w:val="0"/>
      <w:marRight w:val="0"/>
      <w:marTop w:val="0"/>
      <w:marBottom w:val="0"/>
      <w:divBdr>
        <w:top w:val="none" w:sz="0" w:space="0" w:color="auto"/>
        <w:left w:val="none" w:sz="0" w:space="0" w:color="auto"/>
        <w:bottom w:val="none" w:sz="0" w:space="0" w:color="auto"/>
        <w:right w:val="none" w:sz="0" w:space="0" w:color="auto"/>
      </w:divBdr>
    </w:div>
    <w:div w:id="1795833695">
      <w:bodyDiv w:val="1"/>
      <w:marLeft w:val="0"/>
      <w:marRight w:val="0"/>
      <w:marTop w:val="0"/>
      <w:marBottom w:val="0"/>
      <w:divBdr>
        <w:top w:val="none" w:sz="0" w:space="0" w:color="auto"/>
        <w:left w:val="none" w:sz="0" w:space="0" w:color="auto"/>
        <w:bottom w:val="none" w:sz="0" w:space="0" w:color="auto"/>
        <w:right w:val="none" w:sz="0" w:space="0" w:color="auto"/>
      </w:divBdr>
    </w:div>
    <w:div w:id="1796172227">
      <w:bodyDiv w:val="1"/>
      <w:marLeft w:val="0"/>
      <w:marRight w:val="0"/>
      <w:marTop w:val="0"/>
      <w:marBottom w:val="0"/>
      <w:divBdr>
        <w:top w:val="none" w:sz="0" w:space="0" w:color="auto"/>
        <w:left w:val="none" w:sz="0" w:space="0" w:color="auto"/>
        <w:bottom w:val="none" w:sz="0" w:space="0" w:color="auto"/>
        <w:right w:val="none" w:sz="0" w:space="0" w:color="auto"/>
      </w:divBdr>
    </w:div>
    <w:div w:id="1796874391">
      <w:bodyDiv w:val="1"/>
      <w:marLeft w:val="0"/>
      <w:marRight w:val="0"/>
      <w:marTop w:val="0"/>
      <w:marBottom w:val="0"/>
      <w:divBdr>
        <w:top w:val="none" w:sz="0" w:space="0" w:color="auto"/>
        <w:left w:val="none" w:sz="0" w:space="0" w:color="auto"/>
        <w:bottom w:val="none" w:sz="0" w:space="0" w:color="auto"/>
        <w:right w:val="none" w:sz="0" w:space="0" w:color="auto"/>
      </w:divBdr>
    </w:div>
    <w:div w:id="1797259771">
      <w:bodyDiv w:val="1"/>
      <w:marLeft w:val="0"/>
      <w:marRight w:val="0"/>
      <w:marTop w:val="0"/>
      <w:marBottom w:val="0"/>
      <w:divBdr>
        <w:top w:val="none" w:sz="0" w:space="0" w:color="auto"/>
        <w:left w:val="none" w:sz="0" w:space="0" w:color="auto"/>
        <w:bottom w:val="none" w:sz="0" w:space="0" w:color="auto"/>
        <w:right w:val="none" w:sz="0" w:space="0" w:color="auto"/>
      </w:divBdr>
    </w:div>
    <w:div w:id="1797530727">
      <w:bodyDiv w:val="1"/>
      <w:marLeft w:val="0"/>
      <w:marRight w:val="0"/>
      <w:marTop w:val="0"/>
      <w:marBottom w:val="0"/>
      <w:divBdr>
        <w:top w:val="none" w:sz="0" w:space="0" w:color="auto"/>
        <w:left w:val="none" w:sz="0" w:space="0" w:color="auto"/>
        <w:bottom w:val="none" w:sz="0" w:space="0" w:color="auto"/>
        <w:right w:val="none" w:sz="0" w:space="0" w:color="auto"/>
      </w:divBdr>
    </w:div>
    <w:div w:id="1798790771">
      <w:marLeft w:val="0"/>
      <w:marRight w:val="0"/>
      <w:marTop w:val="0"/>
      <w:marBottom w:val="0"/>
      <w:divBdr>
        <w:top w:val="none" w:sz="0" w:space="0" w:color="auto"/>
        <w:left w:val="none" w:sz="0" w:space="0" w:color="auto"/>
        <w:bottom w:val="none" w:sz="0" w:space="0" w:color="auto"/>
        <w:right w:val="none" w:sz="0" w:space="0" w:color="auto"/>
      </w:divBdr>
    </w:div>
    <w:div w:id="1798792604">
      <w:bodyDiv w:val="1"/>
      <w:marLeft w:val="0"/>
      <w:marRight w:val="0"/>
      <w:marTop w:val="0"/>
      <w:marBottom w:val="0"/>
      <w:divBdr>
        <w:top w:val="none" w:sz="0" w:space="0" w:color="auto"/>
        <w:left w:val="none" w:sz="0" w:space="0" w:color="auto"/>
        <w:bottom w:val="none" w:sz="0" w:space="0" w:color="auto"/>
        <w:right w:val="none" w:sz="0" w:space="0" w:color="auto"/>
      </w:divBdr>
    </w:div>
    <w:div w:id="1799491166">
      <w:bodyDiv w:val="1"/>
      <w:marLeft w:val="0"/>
      <w:marRight w:val="0"/>
      <w:marTop w:val="0"/>
      <w:marBottom w:val="0"/>
      <w:divBdr>
        <w:top w:val="none" w:sz="0" w:space="0" w:color="auto"/>
        <w:left w:val="none" w:sz="0" w:space="0" w:color="auto"/>
        <w:bottom w:val="none" w:sz="0" w:space="0" w:color="auto"/>
        <w:right w:val="none" w:sz="0" w:space="0" w:color="auto"/>
      </w:divBdr>
    </w:div>
    <w:div w:id="1799714719">
      <w:bodyDiv w:val="1"/>
      <w:marLeft w:val="0"/>
      <w:marRight w:val="0"/>
      <w:marTop w:val="0"/>
      <w:marBottom w:val="0"/>
      <w:divBdr>
        <w:top w:val="none" w:sz="0" w:space="0" w:color="auto"/>
        <w:left w:val="none" w:sz="0" w:space="0" w:color="auto"/>
        <w:bottom w:val="none" w:sz="0" w:space="0" w:color="auto"/>
        <w:right w:val="none" w:sz="0" w:space="0" w:color="auto"/>
      </w:divBdr>
    </w:div>
    <w:div w:id="1800490536">
      <w:bodyDiv w:val="1"/>
      <w:marLeft w:val="0"/>
      <w:marRight w:val="0"/>
      <w:marTop w:val="0"/>
      <w:marBottom w:val="0"/>
      <w:divBdr>
        <w:top w:val="none" w:sz="0" w:space="0" w:color="auto"/>
        <w:left w:val="none" w:sz="0" w:space="0" w:color="auto"/>
        <w:bottom w:val="none" w:sz="0" w:space="0" w:color="auto"/>
        <w:right w:val="none" w:sz="0" w:space="0" w:color="auto"/>
      </w:divBdr>
    </w:div>
    <w:div w:id="1801066985">
      <w:bodyDiv w:val="1"/>
      <w:marLeft w:val="0"/>
      <w:marRight w:val="0"/>
      <w:marTop w:val="0"/>
      <w:marBottom w:val="0"/>
      <w:divBdr>
        <w:top w:val="none" w:sz="0" w:space="0" w:color="auto"/>
        <w:left w:val="none" w:sz="0" w:space="0" w:color="auto"/>
        <w:bottom w:val="none" w:sz="0" w:space="0" w:color="auto"/>
        <w:right w:val="none" w:sz="0" w:space="0" w:color="auto"/>
      </w:divBdr>
    </w:div>
    <w:div w:id="1803184953">
      <w:bodyDiv w:val="1"/>
      <w:marLeft w:val="0"/>
      <w:marRight w:val="0"/>
      <w:marTop w:val="0"/>
      <w:marBottom w:val="0"/>
      <w:divBdr>
        <w:top w:val="none" w:sz="0" w:space="0" w:color="auto"/>
        <w:left w:val="none" w:sz="0" w:space="0" w:color="auto"/>
        <w:bottom w:val="none" w:sz="0" w:space="0" w:color="auto"/>
        <w:right w:val="none" w:sz="0" w:space="0" w:color="auto"/>
      </w:divBdr>
    </w:div>
    <w:div w:id="1803884744">
      <w:bodyDiv w:val="1"/>
      <w:marLeft w:val="0"/>
      <w:marRight w:val="0"/>
      <w:marTop w:val="0"/>
      <w:marBottom w:val="0"/>
      <w:divBdr>
        <w:top w:val="none" w:sz="0" w:space="0" w:color="auto"/>
        <w:left w:val="none" w:sz="0" w:space="0" w:color="auto"/>
        <w:bottom w:val="none" w:sz="0" w:space="0" w:color="auto"/>
        <w:right w:val="none" w:sz="0" w:space="0" w:color="auto"/>
      </w:divBdr>
    </w:div>
    <w:div w:id="1804038430">
      <w:bodyDiv w:val="1"/>
      <w:marLeft w:val="0"/>
      <w:marRight w:val="0"/>
      <w:marTop w:val="0"/>
      <w:marBottom w:val="0"/>
      <w:divBdr>
        <w:top w:val="none" w:sz="0" w:space="0" w:color="auto"/>
        <w:left w:val="none" w:sz="0" w:space="0" w:color="auto"/>
        <w:bottom w:val="none" w:sz="0" w:space="0" w:color="auto"/>
        <w:right w:val="none" w:sz="0" w:space="0" w:color="auto"/>
      </w:divBdr>
    </w:div>
    <w:div w:id="1804494096">
      <w:bodyDiv w:val="1"/>
      <w:marLeft w:val="0"/>
      <w:marRight w:val="0"/>
      <w:marTop w:val="0"/>
      <w:marBottom w:val="0"/>
      <w:divBdr>
        <w:top w:val="none" w:sz="0" w:space="0" w:color="auto"/>
        <w:left w:val="none" w:sz="0" w:space="0" w:color="auto"/>
        <w:bottom w:val="none" w:sz="0" w:space="0" w:color="auto"/>
        <w:right w:val="none" w:sz="0" w:space="0" w:color="auto"/>
      </w:divBdr>
    </w:div>
    <w:div w:id="1806198541">
      <w:bodyDiv w:val="1"/>
      <w:marLeft w:val="0"/>
      <w:marRight w:val="0"/>
      <w:marTop w:val="0"/>
      <w:marBottom w:val="0"/>
      <w:divBdr>
        <w:top w:val="none" w:sz="0" w:space="0" w:color="auto"/>
        <w:left w:val="none" w:sz="0" w:space="0" w:color="auto"/>
        <w:bottom w:val="none" w:sz="0" w:space="0" w:color="auto"/>
        <w:right w:val="none" w:sz="0" w:space="0" w:color="auto"/>
      </w:divBdr>
    </w:div>
    <w:div w:id="1806503469">
      <w:bodyDiv w:val="1"/>
      <w:marLeft w:val="0"/>
      <w:marRight w:val="0"/>
      <w:marTop w:val="0"/>
      <w:marBottom w:val="0"/>
      <w:divBdr>
        <w:top w:val="none" w:sz="0" w:space="0" w:color="auto"/>
        <w:left w:val="none" w:sz="0" w:space="0" w:color="auto"/>
        <w:bottom w:val="none" w:sz="0" w:space="0" w:color="auto"/>
        <w:right w:val="none" w:sz="0" w:space="0" w:color="auto"/>
      </w:divBdr>
    </w:div>
    <w:div w:id="1806582596">
      <w:bodyDiv w:val="1"/>
      <w:marLeft w:val="0"/>
      <w:marRight w:val="0"/>
      <w:marTop w:val="0"/>
      <w:marBottom w:val="0"/>
      <w:divBdr>
        <w:top w:val="none" w:sz="0" w:space="0" w:color="auto"/>
        <w:left w:val="none" w:sz="0" w:space="0" w:color="auto"/>
        <w:bottom w:val="none" w:sz="0" w:space="0" w:color="auto"/>
        <w:right w:val="none" w:sz="0" w:space="0" w:color="auto"/>
      </w:divBdr>
    </w:div>
    <w:div w:id="1806654128">
      <w:bodyDiv w:val="1"/>
      <w:marLeft w:val="0"/>
      <w:marRight w:val="0"/>
      <w:marTop w:val="0"/>
      <w:marBottom w:val="0"/>
      <w:divBdr>
        <w:top w:val="none" w:sz="0" w:space="0" w:color="auto"/>
        <w:left w:val="none" w:sz="0" w:space="0" w:color="auto"/>
        <w:bottom w:val="none" w:sz="0" w:space="0" w:color="auto"/>
        <w:right w:val="none" w:sz="0" w:space="0" w:color="auto"/>
      </w:divBdr>
    </w:div>
    <w:div w:id="1806968291">
      <w:bodyDiv w:val="1"/>
      <w:marLeft w:val="0"/>
      <w:marRight w:val="0"/>
      <w:marTop w:val="0"/>
      <w:marBottom w:val="0"/>
      <w:divBdr>
        <w:top w:val="none" w:sz="0" w:space="0" w:color="auto"/>
        <w:left w:val="none" w:sz="0" w:space="0" w:color="auto"/>
        <w:bottom w:val="none" w:sz="0" w:space="0" w:color="auto"/>
        <w:right w:val="none" w:sz="0" w:space="0" w:color="auto"/>
      </w:divBdr>
    </w:div>
    <w:div w:id="1807698239">
      <w:bodyDiv w:val="1"/>
      <w:marLeft w:val="0"/>
      <w:marRight w:val="0"/>
      <w:marTop w:val="0"/>
      <w:marBottom w:val="0"/>
      <w:divBdr>
        <w:top w:val="none" w:sz="0" w:space="0" w:color="auto"/>
        <w:left w:val="none" w:sz="0" w:space="0" w:color="auto"/>
        <w:bottom w:val="none" w:sz="0" w:space="0" w:color="auto"/>
        <w:right w:val="none" w:sz="0" w:space="0" w:color="auto"/>
      </w:divBdr>
    </w:div>
    <w:div w:id="1807775439">
      <w:bodyDiv w:val="1"/>
      <w:marLeft w:val="0"/>
      <w:marRight w:val="0"/>
      <w:marTop w:val="0"/>
      <w:marBottom w:val="0"/>
      <w:divBdr>
        <w:top w:val="none" w:sz="0" w:space="0" w:color="auto"/>
        <w:left w:val="none" w:sz="0" w:space="0" w:color="auto"/>
        <w:bottom w:val="none" w:sz="0" w:space="0" w:color="auto"/>
        <w:right w:val="none" w:sz="0" w:space="0" w:color="auto"/>
      </w:divBdr>
    </w:div>
    <w:div w:id="1807820350">
      <w:bodyDiv w:val="1"/>
      <w:marLeft w:val="0"/>
      <w:marRight w:val="0"/>
      <w:marTop w:val="0"/>
      <w:marBottom w:val="0"/>
      <w:divBdr>
        <w:top w:val="none" w:sz="0" w:space="0" w:color="auto"/>
        <w:left w:val="none" w:sz="0" w:space="0" w:color="auto"/>
        <w:bottom w:val="none" w:sz="0" w:space="0" w:color="auto"/>
        <w:right w:val="none" w:sz="0" w:space="0" w:color="auto"/>
      </w:divBdr>
    </w:div>
    <w:div w:id="1808427533">
      <w:bodyDiv w:val="1"/>
      <w:marLeft w:val="0"/>
      <w:marRight w:val="0"/>
      <w:marTop w:val="0"/>
      <w:marBottom w:val="0"/>
      <w:divBdr>
        <w:top w:val="none" w:sz="0" w:space="0" w:color="auto"/>
        <w:left w:val="none" w:sz="0" w:space="0" w:color="auto"/>
        <w:bottom w:val="none" w:sz="0" w:space="0" w:color="auto"/>
        <w:right w:val="none" w:sz="0" w:space="0" w:color="auto"/>
      </w:divBdr>
    </w:div>
    <w:div w:id="1809544256">
      <w:bodyDiv w:val="1"/>
      <w:marLeft w:val="0"/>
      <w:marRight w:val="0"/>
      <w:marTop w:val="0"/>
      <w:marBottom w:val="0"/>
      <w:divBdr>
        <w:top w:val="none" w:sz="0" w:space="0" w:color="auto"/>
        <w:left w:val="none" w:sz="0" w:space="0" w:color="auto"/>
        <w:bottom w:val="none" w:sz="0" w:space="0" w:color="auto"/>
        <w:right w:val="none" w:sz="0" w:space="0" w:color="auto"/>
      </w:divBdr>
    </w:div>
    <w:div w:id="1810896730">
      <w:bodyDiv w:val="1"/>
      <w:marLeft w:val="0"/>
      <w:marRight w:val="0"/>
      <w:marTop w:val="0"/>
      <w:marBottom w:val="0"/>
      <w:divBdr>
        <w:top w:val="none" w:sz="0" w:space="0" w:color="auto"/>
        <w:left w:val="none" w:sz="0" w:space="0" w:color="auto"/>
        <w:bottom w:val="none" w:sz="0" w:space="0" w:color="auto"/>
        <w:right w:val="none" w:sz="0" w:space="0" w:color="auto"/>
      </w:divBdr>
    </w:div>
    <w:div w:id="1811046510">
      <w:bodyDiv w:val="1"/>
      <w:marLeft w:val="0"/>
      <w:marRight w:val="0"/>
      <w:marTop w:val="0"/>
      <w:marBottom w:val="0"/>
      <w:divBdr>
        <w:top w:val="none" w:sz="0" w:space="0" w:color="auto"/>
        <w:left w:val="none" w:sz="0" w:space="0" w:color="auto"/>
        <w:bottom w:val="none" w:sz="0" w:space="0" w:color="auto"/>
        <w:right w:val="none" w:sz="0" w:space="0" w:color="auto"/>
      </w:divBdr>
    </w:div>
    <w:div w:id="1811358039">
      <w:bodyDiv w:val="1"/>
      <w:marLeft w:val="0"/>
      <w:marRight w:val="0"/>
      <w:marTop w:val="0"/>
      <w:marBottom w:val="0"/>
      <w:divBdr>
        <w:top w:val="none" w:sz="0" w:space="0" w:color="auto"/>
        <w:left w:val="none" w:sz="0" w:space="0" w:color="auto"/>
        <w:bottom w:val="none" w:sz="0" w:space="0" w:color="auto"/>
        <w:right w:val="none" w:sz="0" w:space="0" w:color="auto"/>
      </w:divBdr>
    </w:div>
    <w:div w:id="1811511958">
      <w:bodyDiv w:val="1"/>
      <w:marLeft w:val="0"/>
      <w:marRight w:val="0"/>
      <w:marTop w:val="0"/>
      <w:marBottom w:val="0"/>
      <w:divBdr>
        <w:top w:val="none" w:sz="0" w:space="0" w:color="auto"/>
        <w:left w:val="none" w:sz="0" w:space="0" w:color="auto"/>
        <w:bottom w:val="none" w:sz="0" w:space="0" w:color="auto"/>
        <w:right w:val="none" w:sz="0" w:space="0" w:color="auto"/>
      </w:divBdr>
    </w:div>
    <w:div w:id="1812558128">
      <w:marLeft w:val="480"/>
      <w:marRight w:val="0"/>
      <w:marTop w:val="0"/>
      <w:marBottom w:val="0"/>
      <w:divBdr>
        <w:top w:val="none" w:sz="0" w:space="0" w:color="auto"/>
        <w:left w:val="none" w:sz="0" w:space="0" w:color="auto"/>
        <w:bottom w:val="none" w:sz="0" w:space="0" w:color="auto"/>
        <w:right w:val="none" w:sz="0" w:space="0" w:color="auto"/>
      </w:divBdr>
    </w:div>
    <w:div w:id="1814329906">
      <w:bodyDiv w:val="1"/>
      <w:marLeft w:val="0"/>
      <w:marRight w:val="0"/>
      <w:marTop w:val="0"/>
      <w:marBottom w:val="0"/>
      <w:divBdr>
        <w:top w:val="none" w:sz="0" w:space="0" w:color="auto"/>
        <w:left w:val="none" w:sz="0" w:space="0" w:color="auto"/>
        <w:bottom w:val="none" w:sz="0" w:space="0" w:color="auto"/>
        <w:right w:val="none" w:sz="0" w:space="0" w:color="auto"/>
      </w:divBdr>
    </w:div>
    <w:div w:id="1814830192">
      <w:bodyDiv w:val="1"/>
      <w:marLeft w:val="0"/>
      <w:marRight w:val="0"/>
      <w:marTop w:val="0"/>
      <w:marBottom w:val="0"/>
      <w:divBdr>
        <w:top w:val="none" w:sz="0" w:space="0" w:color="auto"/>
        <w:left w:val="none" w:sz="0" w:space="0" w:color="auto"/>
        <w:bottom w:val="none" w:sz="0" w:space="0" w:color="auto"/>
        <w:right w:val="none" w:sz="0" w:space="0" w:color="auto"/>
      </w:divBdr>
    </w:div>
    <w:div w:id="1816025518">
      <w:bodyDiv w:val="1"/>
      <w:marLeft w:val="0"/>
      <w:marRight w:val="0"/>
      <w:marTop w:val="0"/>
      <w:marBottom w:val="0"/>
      <w:divBdr>
        <w:top w:val="none" w:sz="0" w:space="0" w:color="auto"/>
        <w:left w:val="none" w:sz="0" w:space="0" w:color="auto"/>
        <w:bottom w:val="none" w:sz="0" w:space="0" w:color="auto"/>
        <w:right w:val="none" w:sz="0" w:space="0" w:color="auto"/>
      </w:divBdr>
    </w:div>
    <w:div w:id="1816141767">
      <w:bodyDiv w:val="1"/>
      <w:marLeft w:val="0"/>
      <w:marRight w:val="0"/>
      <w:marTop w:val="0"/>
      <w:marBottom w:val="0"/>
      <w:divBdr>
        <w:top w:val="none" w:sz="0" w:space="0" w:color="auto"/>
        <w:left w:val="none" w:sz="0" w:space="0" w:color="auto"/>
        <w:bottom w:val="none" w:sz="0" w:space="0" w:color="auto"/>
        <w:right w:val="none" w:sz="0" w:space="0" w:color="auto"/>
      </w:divBdr>
    </w:div>
    <w:div w:id="1816409578">
      <w:bodyDiv w:val="1"/>
      <w:marLeft w:val="0"/>
      <w:marRight w:val="0"/>
      <w:marTop w:val="0"/>
      <w:marBottom w:val="0"/>
      <w:divBdr>
        <w:top w:val="none" w:sz="0" w:space="0" w:color="auto"/>
        <w:left w:val="none" w:sz="0" w:space="0" w:color="auto"/>
        <w:bottom w:val="none" w:sz="0" w:space="0" w:color="auto"/>
        <w:right w:val="none" w:sz="0" w:space="0" w:color="auto"/>
      </w:divBdr>
    </w:div>
    <w:div w:id="1817409043">
      <w:bodyDiv w:val="1"/>
      <w:marLeft w:val="0"/>
      <w:marRight w:val="0"/>
      <w:marTop w:val="0"/>
      <w:marBottom w:val="0"/>
      <w:divBdr>
        <w:top w:val="none" w:sz="0" w:space="0" w:color="auto"/>
        <w:left w:val="none" w:sz="0" w:space="0" w:color="auto"/>
        <w:bottom w:val="none" w:sz="0" w:space="0" w:color="auto"/>
        <w:right w:val="none" w:sz="0" w:space="0" w:color="auto"/>
      </w:divBdr>
    </w:div>
    <w:div w:id="1817532569">
      <w:bodyDiv w:val="1"/>
      <w:marLeft w:val="0"/>
      <w:marRight w:val="0"/>
      <w:marTop w:val="0"/>
      <w:marBottom w:val="0"/>
      <w:divBdr>
        <w:top w:val="none" w:sz="0" w:space="0" w:color="auto"/>
        <w:left w:val="none" w:sz="0" w:space="0" w:color="auto"/>
        <w:bottom w:val="none" w:sz="0" w:space="0" w:color="auto"/>
        <w:right w:val="none" w:sz="0" w:space="0" w:color="auto"/>
      </w:divBdr>
    </w:div>
    <w:div w:id="1817644445">
      <w:bodyDiv w:val="1"/>
      <w:marLeft w:val="0"/>
      <w:marRight w:val="0"/>
      <w:marTop w:val="0"/>
      <w:marBottom w:val="0"/>
      <w:divBdr>
        <w:top w:val="none" w:sz="0" w:space="0" w:color="auto"/>
        <w:left w:val="none" w:sz="0" w:space="0" w:color="auto"/>
        <w:bottom w:val="none" w:sz="0" w:space="0" w:color="auto"/>
        <w:right w:val="none" w:sz="0" w:space="0" w:color="auto"/>
      </w:divBdr>
    </w:div>
    <w:div w:id="1818764934">
      <w:bodyDiv w:val="1"/>
      <w:marLeft w:val="0"/>
      <w:marRight w:val="0"/>
      <w:marTop w:val="0"/>
      <w:marBottom w:val="0"/>
      <w:divBdr>
        <w:top w:val="none" w:sz="0" w:space="0" w:color="auto"/>
        <w:left w:val="none" w:sz="0" w:space="0" w:color="auto"/>
        <w:bottom w:val="none" w:sz="0" w:space="0" w:color="auto"/>
        <w:right w:val="none" w:sz="0" w:space="0" w:color="auto"/>
      </w:divBdr>
    </w:div>
    <w:div w:id="1819493378">
      <w:marLeft w:val="0"/>
      <w:marRight w:val="0"/>
      <w:marTop w:val="0"/>
      <w:marBottom w:val="0"/>
      <w:divBdr>
        <w:top w:val="none" w:sz="0" w:space="0" w:color="auto"/>
        <w:left w:val="none" w:sz="0" w:space="0" w:color="auto"/>
        <w:bottom w:val="none" w:sz="0" w:space="0" w:color="auto"/>
        <w:right w:val="none" w:sz="0" w:space="0" w:color="auto"/>
      </w:divBdr>
    </w:div>
    <w:div w:id="1820922464">
      <w:bodyDiv w:val="1"/>
      <w:marLeft w:val="0"/>
      <w:marRight w:val="0"/>
      <w:marTop w:val="0"/>
      <w:marBottom w:val="0"/>
      <w:divBdr>
        <w:top w:val="none" w:sz="0" w:space="0" w:color="auto"/>
        <w:left w:val="none" w:sz="0" w:space="0" w:color="auto"/>
        <w:bottom w:val="none" w:sz="0" w:space="0" w:color="auto"/>
        <w:right w:val="none" w:sz="0" w:space="0" w:color="auto"/>
      </w:divBdr>
    </w:div>
    <w:div w:id="1821186525">
      <w:bodyDiv w:val="1"/>
      <w:marLeft w:val="0"/>
      <w:marRight w:val="0"/>
      <w:marTop w:val="0"/>
      <w:marBottom w:val="0"/>
      <w:divBdr>
        <w:top w:val="none" w:sz="0" w:space="0" w:color="auto"/>
        <w:left w:val="none" w:sz="0" w:space="0" w:color="auto"/>
        <w:bottom w:val="none" w:sz="0" w:space="0" w:color="auto"/>
        <w:right w:val="none" w:sz="0" w:space="0" w:color="auto"/>
      </w:divBdr>
    </w:div>
    <w:div w:id="1821773107">
      <w:bodyDiv w:val="1"/>
      <w:marLeft w:val="0"/>
      <w:marRight w:val="0"/>
      <w:marTop w:val="0"/>
      <w:marBottom w:val="0"/>
      <w:divBdr>
        <w:top w:val="none" w:sz="0" w:space="0" w:color="auto"/>
        <w:left w:val="none" w:sz="0" w:space="0" w:color="auto"/>
        <w:bottom w:val="none" w:sz="0" w:space="0" w:color="auto"/>
        <w:right w:val="none" w:sz="0" w:space="0" w:color="auto"/>
      </w:divBdr>
    </w:div>
    <w:div w:id="1822425355">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344870">
      <w:bodyDiv w:val="1"/>
      <w:marLeft w:val="0"/>
      <w:marRight w:val="0"/>
      <w:marTop w:val="0"/>
      <w:marBottom w:val="0"/>
      <w:divBdr>
        <w:top w:val="none" w:sz="0" w:space="0" w:color="auto"/>
        <w:left w:val="none" w:sz="0" w:space="0" w:color="auto"/>
        <w:bottom w:val="none" w:sz="0" w:space="0" w:color="auto"/>
        <w:right w:val="none" w:sz="0" w:space="0" w:color="auto"/>
      </w:divBdr>
    </w:div>
    <w:div w:id="1824660617">
      <w:bodyDiv w:val="1"/>
      <w:marLeft w:val="0"/>
      <w:marRight w:val="0"/>
      <w:marTop w:val="0"/>
      <w:marBottom w:val="0"/>
      <w:divBdr>
        <w:top w:val="none" w:sz="0" w:space="0" w:color="auto"/>
        <w:left w:val="none" w:sz="0" w:space="0" w:color="auto"/>
        <w:bottom w:val="none" w:sz="0" w:space="0" w:color="auto"/>
        <w:right w:val="none" w:sz="0" w:space="0" w:color="auto"/>
      </w:divBdr>
    </w:div>
    <w:div w:id="1825196302">
      <w:bodyDiv w:val="1"/>
      <w:marLeft w:val="0"/>
      <w:marRight w:val="0"/>
      <w:marTop w:val="0"/>
      <w:marBottom w:val="0"/>
      <w:divBdr>
        <w:top w:val="none" w:sz="0" w:space="0" w:color="auto"/>
        <w:left w:val="none" w:sz="0" w:space="0" w:color="auto"/>
        <w:bottom w:val="none" w:sz="0" w:space="0" w:color="auto"/>
        <w:right w:val="none" w:sz="0" w:space="0" w:color="auto"/>
      </w:divBdr>
    </w:div>
    <w:div w:id="1826119754">
      <w:bodyDiv w:val="1"/>
      <w:marLeft w:val="0"/>
      <w:marRight w:val="0"/>
      <w:marTop w:val="0"/>
      <w:marBottom w:val="0"/>
      <w:divBdr>
        <w:top w:val="none" w:sz="0" w:space="0" w:color="auto"/>
        <w:left w:val="none" w:sz="0" w:space="0" w:color="auto"/>
        <w:bottom w:val="none" w:sz="0" w:space="0" w:color="auto"/>
        <w:right w:val="none" w:sz="0" w:space="0" w:color="auto"/>
      </w:divBdr>
    </w:div>
    <w:div w:id="1826431591">
      <w:bodyDiv w:val="1"/>
      <w:marLeft w:val="0"/>
      <w:marRight w:val="0"/>
      <w:marTop w:val="0"/>
      <w:marBottom w:val="0"/>
      <w:divBdr>
        <w:top w:val="none" w:sz="0" w:space="0" w:color="auto"/>
        <w:left w:val="none" w:sz="0" w:space="0" w:color="auto"/>
        <w:bottom w:val="none" w:sz="0" w:space="0" w:color="auto"/>
        <w:right w:val="none" w:sz="0" w:space="0" w:color="auto"/>
      </w:divBdr>
    </w:div>
    <w:div w:id="1829517538">
      <w:bodyDiv w:val="1"/>
      <w:marLeft w:val="0"/>
      <w:marRight w:val="0"/>
      <w:marTop w:val="0"/>
      <w:marBottom w:val="0"/>
      <w:divBdr>
        <w:top w:val="none" w:sz="0" w:space="0" w:color="auto"/>
        <w:left w:val="none" w:sz="0" w:space="0" w:color="auto"/>
        <w:bottom w:val="none" w:sz="0" w:space="0" w:color="auto"/>
        <w:right w:val="none" w:sz="0" w:space="0" w:color="auto"/>
      </w:divBdr>
    </w:div>
    <w:div w:id="1829586865">
      <w:bodyDiv w:val="1"/>
      <w:marLeft w:val="0"/>
      <w:marRight w:val="0"/>
      <w:marTop w:val="0"/>
      <w:marBottom w:val="0"/>
      <w:divBdr>
        <w:top w:val="none" w:sz="0" w:space="0" w:color="auto"/>
        <w:left w:val="none" w:sz="0" w:space="0" w:color="auto"/>
        <w:bottom w:val="none" w:sz="0" w:space="0" w:color="auto"/>
        <w:right w:val="none" w:sz="0" w:space="0" w:color="auto"/>
      </w:divBdr>
    </w:div>
    <w:div w:id="1829593041">
      <w:bodyDiv w:val="1"/>
      <w:marLeft w:val="0"/>
      <w:marRight w:val="0"/>
      <w:marTop w:val="0"/>
      <w:marBottom w:val="0"/>
      <w:divBdr>
        <w:top w:val="none" w:sz="0" w:space="0" w:color="auto"/>
        <w:left w:val="none" w:sz="0" w:space="0" w:color="auto"/>
        <w:bottom w:val="none" w:sz="0" w:space="0" w:color="auto"/>
        <w:right w:val="none" w:sz="0" w:space="0" w:color="auto"/>
      </w:divBdr>
    </w:div>
    <w:div w:id="1829596200">
      <w:marLeft w:val="480"/>
      <w:marRight w:val="0"/>
      <w:marTop w:val="0"/>
      <w:marBottom w:val="0"/>
      <w:divBdr>
        <w:top w:val="none" w:sz="0" w:space="0" w:color="auto"/>
        <w:left w:val="none" w:sz="0" w:space="0" w:color="auto"/>
        <w:bottom w:val="none" w:sz="0" w:space="0" w:color="auto"/>
        <w:right w:val="none" w:sz="0" w:space="0" w:color="auto"/>
      </w:divBdr>
    </w:div>
    <w:div w:id="1830556232">
      <w:bodyDiv w:val="1"/>
      <w:marLeft w:val="0"/>
      <w:marRight w:val="0"/>
      <w:marTop w:val="0"/>
      <w:marBottom w:val="0"/>
      <w:divBdr>
        <w:top w:val="none" w:sz="0" w:space="0" w:color="auto"/>
        <w:left w:val="none" w:sz="0" w:space="0" w:color="auto"/>
        <w:bottom w:val="none" w:sz="0" w:space="0" w:color="auto"/>
        <w:right w:val="none" w:sz="0" w:space="0" w:color="auto"/>
      </w:divBdr>
    </w:div>
    <w:div w:id="1830902668">
      <w:bodyDiv w:val="1"/>
      <w:marLeft w:val="0"/>
      <w:marRight w:val="0"/>
      <w:marTop w:val="0"/>
      <w:marBottom w:val="0"/>
      <w:divBdr>
        <w:top w:val="none" w:sz="0" w:space="0" w:color="auto"/>
        <w:left w:val="none" w:sz="0" w:space="0" w:color="auto"/>
        <w:bottom w:val="none" w:sz="0" w:space="0" w:color="auto"/>
        <w:right w:val="none" w:sz="0" w:space="0" w:color="auto"/>
      </w:divBdr>
    </w:div>
    <w:div w:id="1832327198">
      <w:bodyDiv w:val="1"/>
      <w:marLeft w:val="0"/>
      <w:marRight w:val="0"/>
      <w:marTop w:val="0"/>
      <w:marBottom w:val="0"/>
      <w:divBdr>
        <w:top w:val="none" w:sz="0" w:space="0" w:color="auto"/>
        <w:left w:val="none" w:sz="0" w:space="0" w:color="auto"/>
        <w:bottom w:val="none" w:sz="0" w:space="0" w:color="auto"/>
        <w:right w:val="none" w:sz="0" w:space="0" w:color="auto"/>
      </w:divBdr>
    </w:div>
    <w:div w:id="1834904317">
      <w:bodyDiv w:val="1"/>
      <w:marLeft w:val="0"/>
      <w:marRight w:val="0"/>
      <w:marTop w:val="0"/>
      <w:marBottom w:val="0"/>
      <w:divBdr>
        <w:top w:val="none" w:sz="0" w:space="0" w:color="auto"/>
        <w:left w:val="none" w:sz="0" w:space="0" w:color="auto"/>
        <w:bottom w:val="none" w:sz="0" w:space="0" w:color="auto"/>
        <w:right w:val="none" w:sz="0" w:space="0" w:color="auto"/>
      </w:divBdr>
    </w:div>
    <w:div w:id="1835300009">
      <w:bodyDiv w:val="1"/>
      <w:marLeft w:val="0"/>
      <w:marRight w:val="0"/>
      <w:marTop w:val="0"/>
      <w:marBottom w:val="0"/>
      <w:divBdr>
        <w:top w:val="none" w:sz="0" w:space="0" w:color="auto"/>
        <w:left w:val="none" w:sz="0" w:space="0" w:color="auto"/>
        <w:bottom w:val="none" w:sz="0" w:space="0" w:color="auto"/>
        <w:right w:val="none" w:sz="0" w:space="0" w:color="auto"/>
      </w:divBdr>
    </w:div>
    <w:div w:id="1835685484">
      <w:bodyDiv w:val="1"/>
      <w:marLeft w:val="0"/>
      <w:marRight w:val="0"/>
      <w:marTop w:val="0"/>
      <w:marBottom w:val="0"/>
      <w:divBdr>
        <w:top w:val="none" w:sz="0" w:space="0" w:color="auto"/>
        <w:left w:val="none" w:sz="0" w:space="0" w:color="auto"/>
        <w:bottom w:val="none" w:sz="0" w:space="0" w:color="auto"/>
        <w:right w:val="none" w:sz="0" w:space="0" w:color="auto"/>
      </w:divBdr>
    </w:div>
    <w:div w:id="1835796759">
      <w:bodyDiv w:val="1"/>
      <w:marLeft w:val="0"/>
      <w:marRight w:val="0"/>
      <w:marTop w:val="0"/>
      <w:marBottom w:val="0"/>
      <w:divBdr>
        <w:top w:val="none" w:sz="0" w:space="0" w:color="auto"/>
        <w:left w:val="none" w:sz="0" w:space="0" w:color="auto"/>
        <w:bottom w:val="none" w:sz="0" w:space="0" w:color="auto"/>
        <w:right w:val="none" w:sz="0" w:space="0" w:color="auto"/>
      </w:divBdr>
    </w:div>
    <w:div w:id="1835947764">
      <w:bodyDiv w:val="1"/>
      <w:marLeft w:val="0"/>
      <w:marRight w:val="0"/>
      <w:marTop w:val="0"/>
      <w:marBottom w:val="0"/>
      <w:divBdr>
        <w:top w:val="none" w:sz="0" w:space="0" w:color="auto"/>
        <w:left w:val="none" w:sz="0" w:space="0" w:color="auto"/>
        <w:bottom w:val="none" w:sz="0" w:space="0" w:color="auto"/>
        <w:right w:val="none" w:sz="0" w:space="0" w:color="auto"/>
      </w:divBdr>
    </w:div>
    <w:div w:id="1836528933">
      <w:bodyDiv w:val="1"/>
      <w:marLeft w:val="0"/>
      <w:marRight w:val="0"/>
      <w:marTop w:val="0"/>
      <w:marBottom w:val="0"/>
      <w:divBdr>
        <w:top w:val="none" w:sz="0" w:space="0" w:color="auto"/>
        <w:left w:val="none" w:sz="0" w:space="0" w:color="auto"/>
        <w:bottom w:val="none" w:sz="0" w:space="0" w:color="auto"/>
        <w:right w:val="none" w:sz="0" w:space="0" w:color="auto"/>
      </w:divBdr>
    </w:div>
    <w:div w:id="1836844530">
      <w:bodyDiv w:val="1"/>
      <w:marLeft w:val="0"/>
      <w:marRight w:val="0"/>
      <w:marTop w:val="0"/>
      <w:marBottom w:val="0"/>
      <w:divBdr>
        <w:top w:val="none" w:sz="0" w:space="0" w:color="auto"/>
        <w:left w:val="none" w:sz="0" w:space="0" w:color="auto"/>
        <w:bottom w:val="none" w:sz="0" w:space="0" w:color="auto"/>
        <w:right w:val="none" w:sz="0" w:space="0" w:color="auto"/>
      </w:divBdr>
    </w:div>
    <w:div w:id="1839152341">
      <w:bodyDiv w:val="1"/>
      <w:marLeft w:val="0"/>
      <w:marRight w:val="0"/>
      <w:marTop w:val="0"/>
      <w:marBottom w:val="0"/>
      <w:divBdr>
        <w:top w:val="none" w:sz="0" w:space="0" w:color="auto"/>
        <w:left w:val="none" w:sz="0" w:space="0" w:color="auto"/>
        <w:bottom w:val="none" w:sz="0" w:space="0" w:color="auto"/>
        <w:right w:val="none" w:sz="0" w:space="0" w:color="auto"/>
      </w:divBdr>
    </w:div>
    <w:div w:id="1839495996">
      <w:bodyDiv w:val="1"/>
      <w:marLeft w:val="0"/>
      <w:marRight w:val="0"/>
      <w:marTop w:val="0"/>
      <w:marBottom w:val="0"/>
      <w:divBdr>
        <w:top w:val="none" w:sz="0" w:space="0" w:color="auto"/>
        <w:left w:val="none" w:sz="0" w:space="0" w:color="auto"/>
        <w:bottom w:val="none" w:sz="0" w:space="0" w:color="auto"/>
        <w:right w:val="none" w:sz="0" w:space="0" w:color="auto"/>
      </w:divBdr>
    </w:div>
    <w:div w:id="1839928879">
      <w:bodyDiv w:val="1"/>
      <w:marLeft w:val="0"/>
      <w:marRight w:val="0"/>
      <w:marTop w:val="0"/>
      <w:marBottom w:val="0"/>
      <w:divBdr>
        <w:top w:val="none" w:sz="0" w:space="0" w:color="auto"/>
        <w:left w:val="none" w:sz="0" w:space="0" w:color="auto"/>
        <w:bottom w:val="none" w:sz="0" w:space="0" w:color="auto"/>
        <w:right w:val="none" w:sz="0" w:space="0" w:color="auto"/>
      </w:divBdr>
    </w:div>
    <w:div w:id="1840541094">
      <w:bodyDiv w:val="1"/>
      <w:marLeft w:val="0"/>
      <w:marRight w:val="0"/>
      <w:marTop w:val="0"/>
      <w:marBottom w:val="0"/>
      <w:divBdr>
        <w:top w:val="none" w:sz="0" w:space="0" w:color="auto"/>
        <w:left w:val="none" w:sz="0" w:space="0" w:color="auto"/>
        <w:bottom w:val="none" w:sz="0" w:space="0" w:color="auto"/>
        <w:right w:val="none" w:sz="0" w:space="0" w:color="auto"/>
      </w:divBdr>
    </w:div>
    <w:div w:id="1841575251">
      <w:bodyDiv w:val="1"/>
      <w:marLeft w:val="0"/>
      <w:marRight w:val="0"/>
      <w:marTop w:val="0"/>
      <w:marBottom w:val="0"/>
      <w:divBdr>
        <w:top w:val="none" w:sz="0" w:space="0" w:color="auto"/>
        <w:left w:val="none" w:sz="0" w:space="0" w:color="auto"/>
        <w:bottom w:val="none" w:sz="0" w:space="0" w:color="auto"/>
        <w:right w:val="none" w:sz="0" w:space="0" w:color="auto"/>
      </w:divBdr>
    </w:div>
    <w:div w:id="1841849733">
      <w:bodyDiv w:val="1"/>
      <w:marLeft w:val="0"/>
      <w:marRight w:val="0"/>
      <w:marTop w:val="0"/>
      <w:marBottom w:val="0"/>
      <w:divBdr>
        <w:top w:val="none" w:sz="0" w:space="0" w:color="auto"/>
        <w:left w:val="none" w:sz="0" w:space="0" w:color="auto"/>
        <w:bottom w:val="none" w:sz="0" w:space="0" w:color="auto"/>
        <w:right w:val="none" w:sz="0" w:space="0" w:color="auto"/>
      </w:divBdr>
    </w:div>
    <w:div w:id="1842741458">
      <w:bodyDiv w:val="1"/>
      <w:marLeft w:val="0"/>
      <w:marRight w:val="0"/>
      <w:marTop w:val="0"/>
      <w:marBottom w:val="0"/>
      <w:divBdr>
        <w:top w:val="none" w:sz="0" w:space="0" w:color="auto"/>
        <w:left w:val="none" w:sz="0" w:space="0" w:color="auto"/>
        <w:bottom w:val="none" w:sz="0" w:space="0" w:color="auto"/>
        <w:right w:val="none" w:sz="0" w:space="0" w:color="auto"/>
      </w:divBdr>
    </w:div>
    <w:div w:id="1843932229">
      <w:bodyDiv w:val="1"/>
      <w:marLeft w:val="0"/>
      <w:marRight w:val="0"/>
      <w:marTop w:val="0"/>
      <w:marBottom w:val="0"/>
      <w:divBdr>
        <w:top w:val="none" w:sz="0" w:space="0" w:color="auto"/>
        <w:left w:val="none" w:sz="0" w:space="0" w:color="auto"/>
        <w:bottom w:val="none" w:sz="0" w:space="0" w:color="auto"/>
        <w:right w:val="none" w:sz="0" w:space="0" w:color="auto"/>
      </w:divBdr>
    </w:div>
    <w:div w:id="1844396281">
      <w:bodyDiv w:val="1"/>
      <w:marLeft w:val="0"/>
      <w:marRight w:val="0"/>
      <w:marTop w:val="0"/>
      <w:marBottom w:val="0"/>
      <w:divBdr>
        <w:top w:val="none" w:sz="0" w:space="0" w:color="auto"/>
        <w:left w:val="none" w:sz="0" w:space="0" w:color="auto"/>
        <w:bottom w:val="none" w:sz="0" w:space="0" w:color="auto"/>
        <w:right w:val="none" w:sz="0" w:space="0" w:color="auto"/>
      </w:divBdr>
    </w:div>
    <w:div w:id="1844471747">
      <w:marLeft w:val="480"/>
      <w:marRight w:val="0"/>
      <w:marTop w:val="0"/>
      <w:marBottom w:val="0"/>
      <w:divBdr>
        <w:top w:val="none" w:sz="0" w:space="0" w:color="auto"/>
        <w:left w:val="none" w:sz="0" w:space="0" w:color="auto"/>
        <w:bottom w:val="none" w:sz="0" w:space="0" w:color="auto"/>
        <w:right w:val="none" w:sz="0" w:space="0" w:color="auto"/>
      </w:divBdr>
    </w:div>
    <w:div w:id="1844928046">
      <w:bodyDiv w:val="1"/>
      <w:marLeft w:val="0"/>
      <w:marRight w:val="0"/>
      <w:marTop w:val="0"/>
      <w:marBottom w:val="0"/>
      <w:divBdr>
        <w:top w:val="none" w:sz="0" w:space="0" w:color="auto"/>
        <w:left w:val="none" w:sz="0" w:space="0" w:color="auto"/>
        <w:bottom w:val="none" w:sz="0" w:space="0" w:color="auto"/>
        <w:right w:val="none" w:sz="0" w:space="0" w:color="auto"/>
      </w:divBdr>
    </w:div>
    <w:div w:id="1845053150">
      <w:bodyDiv w:val="1"/>
      <w:marLeft w:val="0"/>
      <w:marRight w:val="0"/>
      <w:marTop w:val="0"/>
      <w:marBottom w:val="0"/>
      <w:divBdr>
        <w:top w:val="none" w:sz="0" w:space="0" w:color="auto"/>
        <w:left w:val="none" w:sz="0" w:space="0" w:color="auto"/>
        <w:bottom w:val="none" w:sz="0" w:space="0" w:color="auto"/>
        <w:right w:val="none" w:sz="0" w:space="0" w:color="auto"/>
      </w:divBdr>
    </w:div>
    <w:div w:id="1845390531">
      <w:bodyDiv w:val="1"/>
      <w:marLeft w:val="0"/>
      <w:marRight w:val="0"/>
      <w:marTop w:val="0"/>
      <w:marBottom w:val="0"/>
      <w:divBdr>
        <w:top w:val="none" w:sz="0" w:space="0" w:color="auto"/>
        <w:left w:val="none" w:sz="0" w:space="0" w:color="auto"/>
        <w:bottom w:val="none" w:sz="0" w:space="0" w:color="auto"/>
        <w:right w:val="none" w:sz="0" w:space="0" w:color="auto"/>
      </w:divBdr>
    </w:div>
    <w:div w:id="1845436329">
      <w:bodyDiv w:val="1"/>
      <w:marLeft w:val="0"/>
      <w:marRight w:val="0"/>
      <w:marTop w:val="0"/>
      <w:marBottom w:val="0"/>
      <w:divBdr>
        <w:top w:val="none" w:sz="0" w:space="0" w:color="auto"/>
        <w:left w:val="none" w:sz="0" w:space="0" w:color="auto"/>
        <w:bottom w:val="none" w:sz="0" w:space="0" w:color="auto"/>
        <w:right w:val="none" w:sz="0" w:space="0" w:color="auto"/>
      </w:divBdr>
    </w:div>
    <w:div w:id="1845974775">
      <w:bodyDiv w:val="1"/>
      <w:marLeft w:val="0"/>
      <w:marRight w:val="0"/>
      <w:marTop w:val="0"/>
      <w:marBottom w:val="0"/>
      <w:divBdr>
        <w:top w:val="none" w:sz="0" w:space="0" w:color="auto"/>
        <w:left w:val="none" w:sz="0" w:space="0" w:color="auto"/>
        <w:bottom w:val="none" w:sz="0" w:space="0" w:color="auto"/>
        <w:right w:val="none" w:sz="0" w:space="0" w:color="auto"/>
      </w:divBdr>
    </w:div>
    <w:div w:id="1847163311">
      <w:bodyDiv w:val="1"/>
      <w:marLeft w:val="0"/>
      <w:marRight w:val="0"/>
      <w:marTop w:val="0"/>
      <w:marBottom w:val="0"/>
      <w:divBdr>
        <w:top w:val="none" w:sz="0" w:space="0" w:color="auto"/>
        <w:left w:val="none" w:sz="0" w:space="0" w:color="auto"/>
        <w:bottom w:val="none" w:sz="0" w:space="0" w:color="auto"/>
        <w:right w:val="none" w:sz="0" w:space="0" w:color="auto"/>
      </w:divBdr>
    </w:div>
    <w:div w:id="1847549806">
      <w:bodyDiv w:val="1"/>
      <w:marLeft w:val="0"/>
      <w:marRight w:val="0"/>
      <w:marTop w:val="0"/>
      <w:marBottom w:val="0"/>
      <w:divBdr>
        <w:top w:val="none" w:sz="0" w:space="0" w:color="auto"/>
        <w:left w:val="none" w:sz="0" w:space="0" w:color="auto"/>
        <w:bottom w:val="none" w:sz="0" w:space="0" w:color="auto"/>
        <w:right w:val="none" w:sz="0" w:space="0" w:color="auto"/>
      </w:divBdr>
    </w:div>
    <w:div w:id="1847934496">
      <w:bodyDiv w:val="1"/>
      <w:marLeft w:val="0"/>
      <w:marRight w:val="0"/>
      <w:marTop w:val="0"/>
      <w:marBottom w:val="0"/>
      <w:divBdr>
        <w:top w:val="none" w:sz="0" w:space="0" w:color="auto"/>
        <w:left w:val="none" w:sz="0" w:space="0" w:color="auto"/>
        <w:bottom w:val="none" w:sz="0" w:space="0" w:color="auto"/>
        <w:right w:val="none" w:sz="0" w:space="0" w:color="auto"/>
      </w:divBdr>
    </w:div>
    <w:div w:id="1850177456">
      <w:bodyDiv w:val="1"/>
      <w:marLeft w:val="0"/>
      <w:marRight w:val="0"/>
      <w:marTop w:val="0"/>
      <w:marBottom w:val="0"/>
      <w:divBdr>
        <w:top w:val="none" w:sz="0" w:space="0" w:color="auto"/>
        <w:left w:val="none" w:sz="0" w:space="0" w:color="auto"/>
        <w:bottom w:val="none" w:sz="0" w:space="0" w:color="auto"/>
        <w:right w:val="none" w:sz="0" w:space="0" w:color="auto"/>
      </w:divBdr>
    </w:div>
    <w:div w:id="1850942191">
      <w:bodyDiv w:val="1"/>
      <w:marLeft w:val="0"/>
      <w:marRight w:val="0"/>
      <w:marTop w:val="0"/>
      <w:marBottom w:val="0"/>
      <w:divBdr>
        <w:top w:val="none" w:sz="0" w:space="0" w:color="auto"/>
        <w:left w:val="none" w:sz="0" w:space="0" w:color="auto"/>
        <w:bottom w:val="none" w:sz="0" w:space="0" w:color="auto"/>
        <w:right w:val="none" w:sz="0" w:space="0" w:color="auto"/>
      </w:divBdr>
    </w:div>
    <w:div w:id="1851408529">
      <w:bodyDiv w:val="1"/>
      <w:marLeft w:val="0"/>
      <w:marRight w:val="0"/>
      <w:marTop w:val="0"/>
      <w:marBottom w:val="0"/>
      <w:divBdr>
        <w:top w:val="none" w:sz="0" w:space="0" w:color="auto"/>
        <w:left w:val="none" w:sz="0" w:space="0" w:color="auto"/>
        <w:bottom w:val="none" w:sz="0" w:space="0" w:color="auto"/>
        <w:right w:val="none" w:sz="0" w:space="0" w:color="auto"/>
      </w:divBdr>
    </w:div>
    <w:div w:id="1851598020">
      <w:bodyDiv w:val="1"/>
      <w:marLeft w:val="0"/>
      <w:marRight w:val="0"/>
      <w:marTop w:val="0"/>
      <w:marBottom w:val="0"/>
      <w:divBdr>
        <w:top w:val="none" w:sz="0" w:space="0" w:color="auto"/>
        <w:left w:val="none" w:sz="0" w:space="0" w:color="auto"/>
        <w:bottom w:val="none" w:sz="0" w:space="0" w:color="auto"/>
        <w:right w:val="none" w:sz="0" w:space="0" w:color="auto"/>
      </w:divBdr>
    </w:div>
    <w:div w:id="1851602104">
      <w:bodyDiv w:val="1"/>
      <w:marLeft w:val="0"/>
      <w:marRight w:val="0"/>
      <w:marTop w:val="0"/>
      <w:marBottom w:val="0"/>
      <w:divBdr>
        <w:top w:val="none" w:sz="0" w:space="0" w:color="auto"/>
        <w:left w:val="none" w:sz="0" w:space="0" w:color="auto"/>
        <w:bottom w:val="none" w:sz="0" w:space="0" w:color="auto"/>
        <w:right w:val="none" w:sz="0" w:space="0" w:color="auto"/>
      </w:divBdr>
    </w:div>
    <w:div w:id="1851602519">
      <w:bodyDiv w:val="1"/>
      <w:marLeft w:val="0"/>
      <w:marRight w:val="0"/>
      <w:marTop w:val="0"/>
      <w:marBottom w:val="0"/>
      <w:divBdr>
        <w:top w:val="none" w:sz="0" w:space="0" w:color="auto"/>
        <w:left w:val="none" w:sz="0" w:space="0" w:color="auto"/>
        <w:bottom w:val="none" w:sz="0" w:space="0" w:color="auto"/>
        <w:right w:val="none" w:sz="0" w:space="0" w:color="auto"/>
      </w:divBdr>
    </w:div>
    <w:div w:id="1851944822">
      <w:bodyDiv w:val="1"/>
      <w:marLeft w:val="0"/>
      <w:marRight w:val="0"/>
      <w:marTop w:val="0"/>
      <w:marBottom w:val="0"/>
      <w:divBdr>
        <w:top w:val="none" w:sz="0" w:space="0" w:color="auto"/>
        <w:left w:val="none" w:sz="0" w:space="0" w:color="auto"/>
        <w:bottom w:val="none" w:sz="0" w:space="0" w:color="auto"/>
        <w:right w:val="none" w:sz="0" w:space="0" w:color="auto"/>
      </w:divBdr>
    </w:div>
    <w:div w:id="1852332922">
      <w:bodyDiv w:val="1"/>
      <w:marLeft w:val="0"/>
      <w:marRight w:val="0"/>
      <w:marTop w:val="0"/>
      <w:marBottom w:val="0"/>
      <w:divBdr>
        <w:top w:val="none" w:sz="0" w:space="0" w:color="auto"/>
        <w:left w:val="none" w:sz="0" w:space="0" w:color="auto"/>
        <w:bottom w:val="none" w:sz="0" w:space="0" w:color="auto"/>
        <w:right w:val="none" w:sz="0" w:space="0" w:color="auto"/>
      </w:divBdr>
    </w:div>
    <w:div w:id="1852602308">
      <w:bodyDiv w:val="1"/>
      <w:marLeft w:val="0"/>
      <w:marRight w:val="0"/>
      <w:marTop w:val="0"/>
      <w:marBottom w:val="0"/>
      <w:divBdr>
        <w:top w:val="none" w:sz="0" w:space="0" w:color="auto"/>
        <w:left w:val="none" w:sz="0" w:space="0" w:color="auto"/>
        <w:bottom w:val="none" w:sz="0" w:space="0" w:color="auto"/>
        <w:right w:val="none" w:sz="0" w:space="0" w:color="auto"/>
      </w:divBdr>
    </w:div>
    <w:div w:id="1853644765">
      <w:bodyDiv w:val="1"/>
      <w:marLeft w:val="0"/>
      <w:marRight w:val="0"/>
      <w:marTop w:val="0"/>
      <w:marBottom w:val="0"/>
      <w:divBdr>
        <w:top w:val="none" w:sz="0" w:space="0" w:color="auto"/>
        <w:left w:val="none" w:sz="0" w:space="0" w:color="auto"/>
        <w:bottom w:val="none" w:sz="0" w:space="0" w:color="auto"/>
        <w:right w:val="none" w:sz="0" w:space="0" w:color="auto"/>
      </w:divBdr>
    </w:div>
    <w:div w:id="1853835763">
      <w:bodyDiv w:val="1"/>
      <w:marLeft w:val="0"/>
      <w:marRight w:val="0"/>
      <w:marTop w:val="0"/>
      <w:marBottom w:val="0"/>
      <w:divBdr>
        <w:top w:val="none" w:sz="0" w:space="0" w:color="auto"/>
        <w:left w:val="none" w:sz="0" w:space="0" w:color="auto"/>
        <w:bottom w:val="none" w:sz="0" w:space="0" w:color="auto"/>
        <w:right w:val="none" w:sz="0" w:space="0" w:color="auto"/>
      </w:divBdr>
    </w:div>
    <w:div w:id="1854107097">
      <w:bodyDiv w:val="1"/>
      <w:marLeft w:val="0"/>
      <w:marRight w:val="0"/>
      <w:marTop w:val="0"/>
      <w:marBottom w:val="0"/>
      <w:divBdr>
        <w:top w:val="none" w:sz="0" w:space="0" w:color="auto"/>
        <w:left w:val="none" w:sz="0" w:space="0" w:color="auto"/>
        <w:bottom w:val="none" w:sz="0" w:space="0" w:color="auto"/>
        <w:right w:val="none" w:sz="0" w:space="0" w:color="auto"/>
      </w:divBdr>
    </w:div>
    <w:div w:id="1854369837">
      <w:bodyDiv w:val="1"/>
      <w:marLeft w:val="0"/>
      <w:marRight w:val="0"/>
      <w:marTop w:val="0"/>
      <w:marBottom w:val="0"/>
      <w:divBdr>
        <w:top w:val="none" w:sz="0" w:space="0" w:color="auto"/>
        <w:left w:val="none" w:sz="0" w:space="0" w:color="auto"/>
        <w:bottom w:val="none" w:sz="0" w:space="0" w:color="auto"/>
        <w:right w:val="none" w:sz="0" w:space="0" w:color="auto"/>
      </w:divBdr>
    </w:div>
    <w:div w:id="1854804682">
      <w:bodyDiv w:val="1"/>
      <w:marLeft w:val="0"/>
      <w:marRight w:val="0"/>
      <w:marTop w:val="0"/>
      <w:marBottom w:val="0"/>
      <w:divBdr>
        <w:top w:val="none" w:sz="0" w:space="0" w:color="auto"/>
        <w:left w:val="none" w:sz="0" w:space="0" w:color="auto"/>
        <w:bottom w:val="none" w:sz="0" w:space="0" w:color="auto"/>
        <w:right w:val="none" w:sz="0" w:space="0" w:color="auto"/>
      </w:divBdr>
    </w:div>
    <w:div w:id="1856334900">
      <w:bodyDiv w:val="1"/>
      <w:marLeft w:val="0"/>
      <w:marRight w:val="0"/>
      <w:marTop w:val="0"/>
      <w:marBottom w:val="0"/>
      <w:divBdr>
        <w:top w:val="none" w:sz="0" w:space="0" w:color="auto"/>
        <w:left w:val="none" w:sz="0" w:space="0" w:color="auto"/>
        <w:bottom w:val="none" w:sz="0" w:space="0" w:color="auto"/>
        <w:right w:val="none" w:sz="0" w:space="0" w:color="auto"/>
      </w:divBdr>
    </w:div>
    <w:div w:id="1856379482">
      <w:bodyDiv w:val="1"/>
      <w:marLeft w:val="0"/>
      <w:marRight w:val="0"/>
      <w:marTop w:val="0"/>
      <w:marBottom w:val="0"/>
      <w:divBdr>
        <w:top w:val="none" w:sz="0" w:space="0" w:color="auto"/>
        <w:left w:val="none" w:sz="0" w:space="0" w:color="auto"/>
        <w:bottom w:val="none" w:sz="0" w:space="0" w:color="auto"/>
        <w:right w:val="none" w:sz="0" w:space="0" w:color="auto"/>
      </w:divBdr>
    </w:div>
    <w:div w:id="1856723795">
      <w:bodyDiv w:val="1"/>
      <w:marLeft w:val="0"/>
      <w:marRight w:val="0"/>
      <w:marTop w:val="0"/>
      <w:marBottom w:val="0"/>
      <w:divBdr>
        <w:top w:val="none" w:sz="0" w:space="0" w:color="auto"/>
        <w:left w:val="none" w:sz="0" w:space="0" w:color="auto"/>
        <w:bottom w:val="none" w:sz="0" w:space="0" w:color="auto"/>
        <w:right w:val="none" w:sz="0" w:space="0" w:color="auto"/>
      </w:divBdr>
    </w:div>
    <w:div w:id="1857113486">
      <w:bodyDiv w:val="1"/>
      <w:marLeft w:val="0"/>
      <w:marRight w:val="0"/>
      <w:marTop w:val="0"/>
      <w:marBottom w:val="0"/>
      <w:divBdr>
        <w:top w:val="none" w:sz="0" w:space="0" w:color="auto"/>
        <w:left w:val="none" w:sz="0" w:space="0" w:color="auto"/>
        <w:bottom w:val="none" w:sz="0" w:space="0" w:color="auto"/>
        <w:right w:val="none" w:sz="0" w:space="0" w:color="auto"/>
      </w:divBdr>
    </w:div>
    <w:div w:id="1857228746">
      <w:bodyDiv w:val="1"/>
      <w:marLeft w:val="0"/>
      <w:marRight w:val="0"/>
      <w:marTop w:val="0"/>
      <w:marBottom w:val="0"/>
      <w:divBdr>
        <w:top w:val="none" w:sz="0" w:space="0" w:color="auto"/>
        <w:left w:val="none" w:sz="0" w:space="0" w:color="auto"/>
        <w:bottom w:val="none" w:sz="0" w:space="0" w:color="auto"/>
        <w:right w:val="none" w:sz="0" w:space="0" w:color="auto"/>
      </w:divBdr>
    </w:div>
    <w:div w:id="1857380768">
      <w:bodyDiv w:val="1"/>
      <w:marLeft w:val="0"/>
      <w:marRight w:val="0"/>
      <w:marTop w:val="0"/>
      <w:marBottom w:val="0"/>
      <w:divBdr>
        <w:top w:val="none" w:sz="0" w:space="0" w:color="auto"/>
        <w:left w:val="none" w:sz="0" w:space="0" w:color="auto"/>
        <w:bottom w:val="none" w:sz="0" w:space="0" w:color="auto"/>
        <w:right w:val="none" w:sz="0" w:space="0" w:color="auto"/>
      </w:divBdr>
    </w:div>
    <w:div w:id="1857496829">
      <w:bodyDiv w:val="1"/>
      <w:marLeft w:val="0"/>
      <w:marRight w:val="0"/>
      <w:marTop w:val="0"/>
      <w:marBottom w:val="0"/>
      <w:divBdr>
        <w:top w:val="none" w:sz="0" w:space="0" w:color="auto"/>
        <w:left w:val="none" w:sz="0" w:space="0" w:color="auto"/>
        <w:bottom w:val="none" w:sz="0" w:space="0" w:color="auto"/>
        <w:right w:val="none" w:sz="0" w:space="0" w:color="auto"/>
      </w:divBdr>
    </w:div>
    <w:div w:id="1857621631">
      <w:bodyDiv w:val="1"/>
      <w:marLeft w:val="0"/>
      <w:marRight w:val="0"/>
      <w:marTop w:val="0"/>
      <w:marBottom w:val="0"/>
      <w:divBdr>
        <w:top w:val="none" w:sz="0" w:space="0" w:color="auto"/>
        <w:left w:val="none" w:sz="0" w:space="0" w:color="auto"/>
        <w:bottom w:val="none" w:sz="0" w:space="0" w:color="auto"/>
        <w:right w:val="none" w:sz="0" w:space="0" w:color="auto"/>
      </w:divBdr>
    </w:div>
    <w:div w:id="1858541629">
      <w:bodyDiv w:val="1"/>
      <w:marLeft w:val="0"/>
      <w:marRight w:val="0"/>
      <w:marTop w:val="0"/>
      <w:marBottom w:val="0"/>
      <w:divBdr>
        <w:top w:val="none" w:sz="0" w:space="0" w:color="auto"/>
        <w:left w:val="none" w:sz="0" w:space="0" w:color="auto"/>
        <w:bottom w:val="none" w:sz="0" w:space="0" w:color="auto"/>
        <w:right w:val="none" w:sz="0" w:space="0" w:color="auto"/>
      </w:divBdr>
    </w:div>
    <w:div w:id="1858687472">
      <w:bodyDiv w:val="1"/>
      <w:marLeft w:val="0"/>
      <w:marRight w:val="0"/>
      <w:marTop w:val="0"/>
      <w:marBottom w:val="0"/>
      <w:divBdr>
        <w:top w:val="none" w:sz="0" w:space="0" w:color="auto"/>
        <w:left w:val="none" w:sz="0" w:space="0" w:color="auto"/>
        <w:bottom w:val="none" w:sz="0" w:space="0" w:color="auto"/>
        <w:right w:val="none" w:sz="0" w:space="0" w:color="auto"/>
      </w:divBdr>
    </w:div>
    <w:div w:id="1858809458">
      <w:bodyDiv w:val="1"/>
      <w:marLeft w:val="0"/>
      <w:marRight w:val="0"/>
      <w:marTop w:val="0"/>
      <w:marBottom w:val="0"/>
      <w:divBdr>
        <w:top w:val="none" w:sz="0" w:space="0" w:color="auto"/>
        <w:left w:val="none" w:sz="0" w:space="0" w:color="auto"/>
        <w:bottom w:val="none" w:sz="0" w:space="0" w:color="auto"/>
        <w:right w:val="none" w:sz="0" w:space="0" w:color="auto"/>
      </w:divBdr>
    </w:div>
    <w:div w:id="1859152568">
      <w:bodyDiv w:val="1"/>
      <w:marLeft w:val="0"/>
      <w:marRight w:val="0"/>
      <w:marTop w:val="0"/>
      <w:marBottom w:val="0"/>
      <w:divBdr>
        <w:top w:val="none" w:sz="0" w:space="0" w:color="auto"/>
        <w:left w:val="none" w:sz="0" w:space="0" w:color="auto"/>
        <w:bottom w:val="none" w:sz="0" w:space="0" w:color="auto"/>
        <w:right w:val="none" w:sz="0" w:space="0" w:color="auto"/>
      </w:divBdr>
    </w:div>
    <w:div w:id="1860657166">
      <w:bodyDiv w:val="1"/>
      <w:marLeft w:val="0"/>
      <w:marRight w:val="0"/>
      <w:marTop w:val="0"/>
      <w:marBottom w:val="0"/>
      <w:divBdr>
        <w:top w:val="none" w:sz="0" w:space="0" w:color="auto"/>
        <w:left w:val="none" w:sz="0" w:space="0" w:color="auto"/>
        <w:bottom w:val="none" w:sz="0" w:space="0" w:color="auto"/>
        <w:right w:val="none" w:sz="0" w:space="0" w:color="auto"/>
      </w:divBdr>
    </w:div>
    <w:div w:id="1861581779">
      <w:bodyDiv w:val="1"/>
      <w:marLeft w:val="0"/>
      <w:marRight w:val="0"/>
      <w:marTop w:val="0"/>
      <w:marBottom w:val="0"/>
      <w:divBdr>
        <w:top w:val="none" w:sz="0" w:space="0" w:color="auto"/>
        <w:left w:val="none" w:sz="0" w:space="0" w:color="auto"/>
        <w:bottom w:val="none" w:sz="0" w:space="0" w:color="auto"/>
        <w:right w:val="none" w:sz="0" w:space="0" w:color="auto"/>
      </w:divBdr>
    </w:div>
    <w:div w:id="1861582498">
      <w:bodyDiv w:val="1"/>
      <w:marLeft w:val="0"/>
      <w:marRight w:val="0"/>
      <w:marTop w:val="0"/>
      <w:marBottom w:val="0"/>
      <w:divBdr>
        <w:top w:val="none" w:sz="0" w:space="0" w:color="auto"/>
        <w:left w:val="none" w:sz="0" w:space="0" w:color="auto"/>
        <w:bottom w:val="none" w:sz="0" w:space="0" w:color="auto"/>
        <w:right w:val="none" w:sz="0" w:space="0" w:color="auto"/>
      </w:divBdr>
    </w:div>
    <w:div w:id="1861772728">
      <w:bodyDiv w:val="1"/>
      <w:marLeft w:val="0"/>
      <w:marRight w:val="0"/>
      <w:marTop w:val="0"/>
      <w:marBottom w:val="0"/>
      <w:divBdr>
        <w:top w:val="none" w:sz="0" w:space="0" w:color="auto"/>
        <w:left w:val="none" w:sz="0" w:space="0" w:color="auto"/>
        <w:bottom w:val="none" w:sz="0" w:space="0" w:color="auto"/>
        <w:right w:val="none" w:sz="0" w:space="0" w:color="auto"/>
      </w:divBdr>
    </w:div>
    <w:div w:id="1862350942">
      <w:bodyDiv w:val="1"/>
      <w:marLeft w:val="0"/>
      <w:marRight w:val="0"/>
      <w:marTop w:val="0"/>
      <w:marBottom w:val="0"/>
      <w:divBdr>
        <w:top w:val="none" w:sz="0" w:space="0" w:color="auto"/>
        <w:left w:val="none" w:sz="0" w:space="0" w:color="auto"/>
        <w:bottom w:val="none" w:sz="0" w:space="0" w:color="auto"/>
        <w:right w:val="none" w:sz="0" w:space="0" w:color="auto"/>
      </w:divBdr>
    </w:div>
    <w:div w:id="1862478006">
      <w:bodyDiv w:val="1"/>
      <w:marLeft w:val="0"/>
      <w:marRight w:val="0"/>
      <w:marTop w:val="0"/>
      <w:marBottom w:val="0"/>
      <w:divBdr>
        <w:top w:val="none" w:sz="0" w:space="0" w:color="auto"/>
        <w:left w:val="none" w:sz="0" w:space="0" w:color="auto"/>
        <w:bottom w:val="none" w:sz="0" w:space="0" w:color="auto"/>
        <w:right w:val="none" w:sz="0" w:space="0" w:color="auto"/>
      </w:divBdr>
    </w:div>
    <w:div w:id="1862625934">
      <w:bodyDiv w:val="1"/>
      <w:marLeft w:val="0"/>
      <w:marRight w:val="0"/>
      <w:marTop w:val="0"/>
      <w:marBottom w:val="0"/>
      <w:divBdr>
        <w:top w:val="none" w:sz="0" w:space="0" w:color="auto"/>
        <w:left w:val="none" w:sz="0" w:space="0" w:color="auto"/>
        <w:bottom w:val="none" w:sz="0" w:space="0" w:color="auto"/>
        <w:right w:val="none" w:sz="0" w:space="0" w:color="auto"/>
      </w:divBdr>
    </w:div>
    <w:div w:id="1862667158">
      <w:bodyDiv w:val="1"/>
      <w:marLeft w:val="0"/>
      <w:marRight w:val="0"/>
      <w:marTop w:val="0"/>
      <w:marBottom w:val="0"/>
      <w:divBdr>
        <w:top w:val="none" w:sz="0" w:space="0" w:color="auto"/>
        <w:left w:val="none" w:sz="0" w:space="0" w:color="auto"/>
        <w:bottom w:val="none" w:sz="0" w:space="0" w:color="auto"/>
        <w:right w:val="none" w:sz="0" w:space="0" w:color="auto"/>
      </w:divBdr>
    </w:div>
    <w:div w:id="1863081635">
      <w:bodyDiv w:val="1"/>
      <w:marLeft w:val="0"/>
      <w:marRight w:val="0"/>
      <w:marTop w:val="0"/>
      <w:marBottom w:val="0"/>
      <w:divBdr>
        <w:top w:val="none" w:sz="0" w:space="0" w:color="auto"/>
        <w:left w:val="none" w:sz="0" w:space="0" w:color="auto"/>
        <w:bottom w:val="none" w:sz="0" w:space="0" w:color="auto"/>
        <w:right w:val="none" w:sz="0" w:space="0" w:color="auto"/>
      </w:divBdr>
    </w:div>
    <w:div w:id="1864397502">
      <w:bodyDiv w:val="1"/>
      <w:marLeft w:val="0"/>
      <w:marRight w:val="0"/>
      <w:marTop w:val="0"/>
      <w:marBottom w:val="0"/>
      <w:divBdr>
        <w:top w:val="none" w:sz="0" w:space="0" w:color="auto"/>
        <w:left w:val="none" w:sz="0" w:space="0" w:color="auto"/>
        <w:bottom w:val="none" w:sz="0" w:space="0" w:color="auto"/>
        <w:right w:val="none" w:sz="0" w:space="0" w:color="auto"/>
      </w:divBdr>
    </w:div>
    <w:div w:id="1865289548">
      <w:bodyDiv w:val="1"/>
      <w:marLeft w:val="0"/>
      <w:marRight w:val="0"/>
      <w:marTop w:val="0"/>
      <w:marBottom w:val="0"/>
      <w:divBdr>
        <w:top w:val="none" w:sz="0" w:space="0" w:color="auto"/>
        <w:left w:val="none" w:sz="0" w:space="0" w:color="auto"/>
        <w:bottom w:val="none" w:sz="0" w:space="0" w:color="auto"/>
        <w:right w:val="none" w:sz="0" w:space="0" w:color="auto"/>
      </w:divBdr>
    </w:div>
    <w:div w:id="1867064063">
      <w:bodyDiv w:val="1"/>
      <w:marLeft w:val="0"/>
      <w:marRight w:val="0"/>
      <w:marTop w:val="0"/>
      <w:marBottom w:val="0"/>
      <w:divBdr>
        <w:top w:val="none" w:sz="0" w:space="0" w:color="auto"/>
        <w:left w:val="none" w:sz="0" w:space="0" w:color="auto"/>
        <w:bottom w:val="none" w:sz="0" w:space="0" w:color="auto"/>
        <w:right w:val="none" w:sz="0" w:space="0" w:color="auto"/>
      </w:divBdr>
    </w:div>
    <w:div w:id="1867404859">
      <w:bodyDiv w:val="1"/>
      <w:marLeft w:val="0"/>
      <w:marRight w:val="0"/>
      <w:marTop w:val="0"/>
      <w:marBottom w:val="0"/>
      <w:divBdr>
        <w:top w:val="none" w:sz="0" w:space="0" w:color="auto"/>
        <w:left w:val="none" w:sz="0" w:space="0" w:color="auto"/>
        <w:bottom w:val="none" w:sz="0" w:space="0" w:color="auto"/>
        <w:right w:val="none" w:sz="0" w:space="0" w:color="auto"/>
      </w:divBdr>
    </w:div>
    <w:div w:id="1869835793">
      <w:bodyDiv w:val="1"/>
      <w:marLeft w:val="0"/>
      <w:marRight w:val="0"/>
      <w:marTop w:val="0"/>
      <w:marBottom w:val="0"/>
      <w:divBdr>
        <w:top w:val="none" w:sz="0" w:space="0" w:color="auto"/>
        <w:left w:val="none" w:sz="0" w:space="0" w:color="auto"/>
        <w:bottom w:val="none" w:sz="0" w:space="0" w:color="auto"/>
        <w:right w:val="none" w:sz="0" w:space="0" w:color="auto"/>
      </w:divBdr>
    </w:div>
    <w:div w:id="1869878826">
      <w:bodyDiv w:val="1"/>
      <w:marLeft w:val="0"/>
      <w:marRight w:val="0"/>
      <w:marTop w:val="0"/>
      <w:marBottom w:val="0"/>
      <w:divBdr>
        <w:top w:val="none" w:sz="0" w:space="0" w:color="auto"/>
        <w:left w:val="none" w:sz="0" w:space="0" w:color="auto"/>
        <w:bottom w:val="none" w:sz="0" w:space="0" w:color="auto"/>
        <w:right w:val="none" w:sz="0" w:space="0" w:color="auto"/>
      </w:divBdr>
    </w:div>
    <w:div w:id="1870100046">
      <w:bodyDiv w:val="1"/>
      <w:marLeft w:val="0"/>
      <w:marRight w:val="0"/>
      <w:marTop w:val="0"/>
      <w:marBottom w:val="0"/>
      <w:divBdr>
        <w:top w:val="none" w:sz="0" w:space="0" w:color="auto"/>
        <w:left w:val="none" w:sz="0" w:space="0" w:color="auto"/>
        <w:bottom w:val="none" w:sz="0" w:space="0" w:color="auto"/>
        <w:right w:val="none" w:sz="0" w:space="0" w:color="auto"/>
      </w:divBdr>
    </w:div>
    <w:div w:id="1871145136">
      <w:bodyDiv w:val="1"/>
      <w:marLeft w:val="0"/>
      <w:marRight w:val="0"/>
      <w:marTop w:val="0"/>
      <w:marBottom w:val="0"/>
      <w:divBdr>
        <w:top w:val="none" w:sz="0" w:space="0" w:color="auto"/>
        <w:left w:val="none" w:sz="0" w:space="0" w:color="auto"/>
        <w:bottom w:val="none" w:sz="0" w:space="0" w:color="auto"/>
        <w:right w:val="none" w:sz="0" w:space="0" w:color="auto"/>
      </w:divBdr>
    </w:div>
    <w:div w:id="1871650623">
      <w:bodyDiv w:val="1"/>
      <w:marLeft w:val="0"/>
      <w:marRight w:val="0"/>
      <w:marTop w:val="0"/>
      <w:marBottom w:val="0"/>
      <w:divBdr>
        <w:top w:val="none" w:sz="0" w:space="0" w:color="auto"/>
        <w:left w:val="none" w:sz="0" w:space="0" w:color="auto"/>
        <w:bottom w:val="none" w:sz="0" w:space="0" w:color="auto"/>
        <w:right w:val="none" w:sz="0" w:space="0" w:color="auto"/>
      </w:divBdr>
    </w:div>
    <w:div w:id="1871842517">
      <w:marLeft w:val="480"/>
      <w:marRight w:val="0"/>
      <w:marTop w:val="0"/>
      <w:marBottom w:val="0"/>
      <w:divBdr>
        <w:top w:val="none" w:sz="0" w:space="0" w:color="auto"/>
        <w:left w:val="none" w:sz="0" w:space="0" w:color="auto"/>
        <w:bottom w:val="none" w:sz="0" w:space="0" w:color="auto"/>
        <w:right w:val="none" w:sz="0" w:space="0" w:color="auto"/>
      </w:divBdr>
    </w:div>
    <w:div w:id="1872650284">
      <w:bodyDiv w:val="1"/>
      <w:marLeft w:val="0"/>
      <w:marRight w:val="0"/>
      <w:marTop w:val="0"/>
      <w:marBottom w:val="0"/>
      <w:divBdr>
        <w:top w:val="none" w:sz="0" w:space="0" w:color="auto"/>
        <w:left w:val="none" w:sz="0" w:space="0" w:color="auto"/>
        <w:bottom w:val="none" w:sz="0" w:space="0" w:color="auto"/>
        <w:right w:val="none" w:sz="0" w:space="0" w:color="auto"/>
      </w:divBdr>
    </w:div>
    <w:div w:id="1872718092">
      <w:bodyDiv w:val="1"/>
      <w:marLeft w:val="0"/>
      <w:marRight w:val="0"/>
      <w:marTop w:val="0"/>
      <w:marBottom w:val="0"/>
      <w:divBdr>
        <w:top w:val="none" w:sz="0" w:space="0" w:color="auto"/>
        <w:left w:val="none" w:sz="0" w:space="0" w:color="auto"/>
        <w:bottom w:val="none" w:sz="0" w:space="0" w:color="auto"/>
        <w:right w:val="none" w:sz="0" w:space="0" w:color="auto"/>
      </w:divBdr>
    </w:div>
    <w:div w:id="1873033459">
      <w:bodyDiv w:val="1"/>
      <w:marLeft w:val="0"/>
      <w:marRight w:val="0"/>
      <w:marTop w:val="0"/>
      <w:marBottom w:val="0"/>
      <w:divBdr>
        <w:top w:val="none" w:sz="0" w:space="0" w:color="auto"/>
        <w:left w:val="none" w:sz="0" w:space="0" w:color="auto"/>
        <w:bottom w:val="none" w:sz="0" w:space="0" w:color="auto"/>
        <w:right w:val="none" w:sz="0" w:space="0" w:color="auto"/>
      </w:divBdr>
    </w:div>
    <w:div w:id="1873571681">
      <w:bodyDiv w:val="1"/>
      <w:marLeft w:val="0"/>
      <w:marRight w:val="0"/>
      <w:marTop w:val="0"/>
      <w:marBottom w:val="0"/>
      <w:divBdr>
        <w:top w:val="none" w:sz="0" w:space="0" w:color="auto"/>
        <w:left w:val="none" w:sz="0" w:space="0" w:color="auto"/>
        <w:bottom w:val="none" w:sz="0" w:space="0" w:color="auto"/>
        <w:right w:val="none" w:sz="0" w:space="0" w:color="auto"/>
      </w:divBdr>
    </w:div>
    <w:div w:id="1874027898">
      <w:marLeft w:val="480"/>
      <w:marRight w:val="0"/>
      <w:marTop w:val="0"/>
      <w:marBottom w:val="0"/>
      <w:divBdr>
        <w:top w:val="none" w:sz="0" w:space="0" w:color="auto"/>
        <w:left w:val="none" w:sz="0" w:space="0" w:color="auto"/>
        <w:bottom w:val="none" w:sz="0" w:space="0" w:color="auto"/>
        <w:right w:val="none" w:sz="0" w:space="0" w:color="auto"/>
      </w:divBdr>
    </w:div>
    <w:div w:id="1874419100">
      <w:bodyDiv w:val="1"/>
      <w:marLeft w:val="0"/>
      <w:marRight w:val="0"/>
      <w:marTop w:val="0"/>
      <w:marBottom w:val="0"/>
      <w:divBdr>
        <w:top w:val="none" w:sz="0" w:space="0" w:color="auto"/>
        <w:left w:val="none" w:sz="0" w:space="0" w:color="auto"/>
        <w:bottom w:val="none" w:sz="0" w:space="0" w:color="auto"/>
        <w:right w:val="none" w:sz="0" w:space="0" w:color="auto"/>
      </w:divBdr>
    </w:div>
    <w:div w:id="1874809279">
      <w:bodyDiv w:val="1"/>
      <w:marLeft w:val="0"/>
      <w:marRight w:val="0"/>
      <w:marTop w:val="0"/>
      <w:marBottom w:val="0"/>
      <w:divBdr>
        <w:top w:val="none" w:sz="0" w:space="0" w:color="auto"/>
        <w:left w:val="none" w:sz="0" w:space="0" w:color="auto"/>
        <w:bottom w:val="none" w:sz="0" w:space="0" w:color="auto"/>
        <w:right w:val="none" w:sz="0" w:space="0" w:color="auto"/>
      </w:divBdr>
    </w:div>
    <w:div w:id="1875921122">
      <w:bodyDiv w:val="1"/>
      <w:marLeft w:val="0"/>
      <w:marRight w:val="0"/>
      <w:marTop w:val="0"/>
      <w:marBottom w:val="0"/>
      <w:divBdr>
        <w:top w:val="none" w:sz="0" w:space="0" w:color="auto"/>
        <w:left w:val="none" w:sz="0" w:space="0" w:color="auto"/>
        <w:bottom w:val="none" w:sz="0" w:space="0" w:color="auto"/>
        <w:right w:val="none" w:sz="0" w:space="0" w:color="auto"/>
      </w:divBdr>
    </w:div>
    <w:div w:id="1877350899">
      <w:bodyDiv w:val="1"/>
      <w:marLeft w:val="0"/>
      <w:marRight w:val="0"/>
      <w:marTop w:val="0"/>
      <w:marBottom w:val="0"/>
      <w:divBdr>
        <w:top w:val="none" w:sz="0" w:space="0" w:color="auto"/>
        <w:left w:val="none" w:sz="0" w:space="0" w:color="auto"/>
        <w:bottom w:val="none" w:sz="0" w:space="0" w:color="auto"/>
        <w:right w:val="none" w:sz="0" w:space="0" w:color="auto"/>
      </w:divBdr>
    </w:div>
    <w:div w:id="1879391875">
      <w:bodyDiv w:val="1"/>
      <w:marLeft w:val="0"/>
      <w:marRight w:val="0"/>
      <w:marTop w:val="0"/>
      <w:marBottom w:val="0"/>
      <w:divBdr>
        <w:top w:val="none" w:sz="0" w:space="0" w:color="auto"/>
        <w:left w:val="none" w:sz="0" w:space="0" w:color="auto"/>
        <w:bottom w:val="none" w:sz="0" w:space="0" w:color="auto"/>
        <w:right w:val="none" w:sz="0" w:space="0" w:color="auto"/>
      </w:divBdr>
    </w:div>
    <w:div w:id="1879664570">
      <w:bodyDiv w:val="1"/>
      <w:marLeft w:val="0"/>
      <w:marRight w:val="0"/>
      <w:marTop w:val="0"/>
      <w:marBottom w:val="0"/>
      <w:divBdr>
        <w:top w:val="none" w:sz="0" w:space="0" w:color="auto"/>
        <w:left w:val="none" w:sz="0" w:space="0" w:color="auto"/>
        <w:bottom w:val="none" w:sz="0" w:space="0" w:color="auto"/>
        <w:right w:val="none" w:sz="0" w:space="0" w:color="auto"/>
      </w:divBdr>
    </w:div>
    <w:div w:id="1879849975">
      <w:bodyDiv w:val="1"/>
      <w:marLeft w:val="0"/>
      <w:marRight w:val="0"/>
      <w:marTop w:val="0"/>
      <w:marBottom w:val="0"/>
      <w:divBdr>
        <w:top w:val="none" w:sz="0" w:space="0" w:color="auto"/>
        <w:left w:val="none" w:sz="0" w:space="0" w:color="auto"/>
        <w:bottom w:val="none" w:sz="0" w:space="0" w:color="auto"/>
        <w:right w:val="none" w:sz="0" w:space="0" w:color="auto"/>
      </w:divBdr>
    </w:div>
    <w:div w:id="1880047579">
      <w:bodyDiv w:val="1"/>
      <w:marLeft w:val="0"/>
      <w:marRight w:val="0"/>
      <w:marTop w:val="0"/>
      <w:marBottom w:val="0"/>
      <w:divBdr>
        <w:top w:val="none" w:sz="0" w:space="0" w:color="auto"/>
        <w:left w:val="none" w:sz="0" w:space="0" w:color="auto"/>
        <w:bottom w:val="none" w:sz="0" w:space="0" w:color="auto"/>
        <w:right w:val="none" w:sz="0" w:space="0" w:color="auto"/>
      </w:divBdr>
    </w:div>
    <w:div w:id="1880510520">
      <w:bodyDiv w:val="1"/>
      <w:marLeft w:val="0"/>
      <w:marRight w:val="0"/>
      <w:marTop w:val="0"/>
      <w:marBottom w:val="0"/>
      <w:divBdr>
        <w:top w:val="none" w:sz="0" w:space="0" w:color="auto"/>
        <w:left w:val="none" w:sz="0" w:space="0" w:color="auto"/>
        <w:bottom w:val="none" w:sz="0" w:space="0" w:color="auto"/>
        <w:right w:val="none" w:sz="0" w:space="0" w:color="auto"/>
      </w:divBdr>
    </w:div>
    <w:div w:id="1880623346">
      <w:bodyDiv w:val="1"/>
      <w:marLeft w:val="0"/>
      <w:marRight w:val="0"/>
      <w:marTop w:val="0"/>
      <w:marBottom w:val="0"/>
      <w:divBdr>
        <w:top w:val="none" w:sz="0" w:space="0" w:color="auto"/>
        <w:left w:val="none" w:sz="0" w:space="0" w:color="auto"/>
        <w:bottom w:val="none" w:sz="0" w:space="0" w:color="auto"/>
        <w:right w:val="none" w:sz="0" w:space="0" w:color="auto"/>
      </w:divBdr>
    </w:div>
    <w:div w:id="1880630519">
      <w:bodyDiv w:val="1"/>
      <w:marLeft w:val="0"/>
      <w:marRight w:val="0"/>
      <w:marTop w:val="0"/>
      <w:marBottom w:val="0"/>
      <w:divBdr>
        <w:top w:val="none" w:sz="0" w:space="0" w:color="auto"/>
        <w:left w:val="none" w:sz="0" w:space="0" w:color="auto"/>
        <w:bottom w:val="none" w:sz="0" w:space="0" w:color="auto"/>
        <w:right w:val="none" w:sz="0" w:space="0" w:color="auto"/>
      </w:divBdr>
    </w:div>
    <w:div w:id="1880776917">
      <w:bodyDiv w:val="1"/>
      <w:marLeft w:val="0"/>
      <w:marRight w:val="0"/>
      <w:marTop w:val="0"/>
      <w:marBottom w:val="0"/>
      <w:divBdr>
        <w:top w:val="none" w:sz="0" w:space="0" w:color="auto"/>
        <w:left w:val="none" w:sz="0" w:space="0" w:color="auto"/>
        <w:bottom w:val="none" w:sz="0" w:space="0" w:color="auto"/>
        <w:right w:val="none" w:sz="0" w:space="0" w:color="auto"/>
      </w:divBdr>
    </w:div>
    <w:div w:id="1881474794">
      <w:bodyDiv w:val="1"/>
      <w:marLeft w:val="0"/>
      <w:marRight w:val="0"/>
      <w:marTop w:val="0"/>
      <w:marBottom w:val="0"/>
      <w:divBdr>
        <w:top w:val="none" w:sz="0" w:space="0" w:color="auto"/>
        <w:left w:val="none" w:sz="0" w:space="0" w:color="auto"/>
        <w:bottom w:val="none" w:sz="0" w:space="0" w:color="auto"/>
        <w:right w:val="none" w:sz="0" w:space="0" w:color="auto"/>
      </w:divBdr>
    </w:div>
    <w:div w:id="1882087119">
      <w:bodyDiv w:val="1"/>
      <w:marLeft w:val="0"/>
      <w:marRight w:val="0"/>
      <w:marTop w:val="0"/>
      <w:marBottom w:val="0"/>
      <w:divBdr>
        <w:top w:val="none" w:sz="0" w:space="0" w:color="auto"/>
        <w:left w:val="none" w:sz="0" w:space="0" w:color="auto"/>
        <w:bottom w:val="none" w:sz="0" w:space="0" w:color="auto"/>
        <w:right w:val="none" w:sz="0" w:space="0" w:color="auto"/>
      </w:divBdr>
    </w:div>
    <w:div w:id="1882471714">
      <w:bodyDiv w:val="1"/>
      <w:marLeft w:val="0"/>
      <w:marRight w:val="0"/>
      <w:marTop w:val="0"/>
      <w:marBottom w:val="0"/>
      <w:divBdr>
        <w:top w:val="none" w:sz="0" w:space="0" w:color="auto"/>
        <w:left w:val="none" w:sz="0" w:space="0" w:color="auto"/>
        <w:bottom w:val="none" w:sz="0" w:space="0" w:color="auto"/>
        <w:right w:val="none" w:sz="0" w:space="0" w:color="auto"/>
      </w:divBdr>
    </w:div>
    <w:div w:id="1883204356">
      <w:marLeft w:val="480"/>
      <w:marRight w:val="0"/>
      <w:marTop w:val="0"/>
      <w:marBottom w:val="0"/>
      <w:divBdr>
        <w:top w:val="none" w:sz="0" w:space="0" w:color="auto"/>
        <w:left w:val="none" w:sz="0" w:space="0" w:color="auto"/>
        <w:bottom w:val="none" w:sz="0" w:space="0" w:color="auto"/>
        <w:right w:val="none" w:sz="0" w:space="0" w:color="auto"/>
      </w:divBdr>
    </w:div>
    <w:div w:id="1883904719">
      <w:bodyDiv w:val="1"/>
      <w:marLeft w:val="0"/>
      <w:marRight w:val="0"/>
      <w:marTop w:val="0"/>
      <w:marBottom w:val="0"/>
      <w:divBdr>
        <w:top w:val="none" w:sz="0" w:space="0" w:color="auto"/>
        <w:left w:val="none" w:sz="0" w:space="0" w:color="auto"/>
        <w:bottom w:val="none" w:sz="0" w:space="0" w:color="auto"/>
        <w:right w:val="none" w:sz="0" w:space="0" w:color="auto"/>
      </w:divBdr>
    </w:div>
    <w:div w:id="1883981957">
      <w:bodyDiv w:val="1"/>
      <w:marLeft w:val="0"/>
      <w:marRight w:val="0"/>
      <w:marTop w:val="0"/>
      <w:marBottom w:val="0"/>
      <w:divBdr>
        <w:top w:val="none" w:sz="0" w:space="0" w:color="auto"/>
        <w:left w:val="none" w:sz="0" w:space="0" w:color="auto"/>
        <w:bottom w:val="none" w:sz="0" w:space="0" w:color="auto"/>
        <w:right w:val="none" w:sz="0" w:space="0" w:color="auto"/>
      </w:divBdr>
    </w:div>
    <w:div w:id="1884125286">
      <w:bodyDiv w:val="1"/>
      <w:marLeft w:val="0"/>
      <w:marRight w:val="0"/>
      <w:marTop w:val="0"/>
      <w:marBottom w:val="0"/>
      <w:divBdr>
        <w:top w:val="none" w:sz="0" w:space="0" w:color="auto"/>
        <w:left w:val="none" w:sz="0" w:space="0" w:color="auto"/>
        <w:bottom w:val="none" w:sz="0" w:space="0" w:color="auto"/>
        <w:right w:val="none" w:sz="0" w:space="0" w:color="auto"/>
      </w:divBdr>
    </w:div>
    <w:div w:id="1886019706">
      <w:bodyDiv w:val="1"/>
      <w:marLeft w:val="0"/>
      <w:marRight w:val="0"/>
      <w:marTop w:val="0"/>
      <w:marBottom w:val="0"/>
      <w:divBdr>
        <w:top w:val="none" w:sz="0" w:space="0" w:color="auto"/>
        <w:left w:val="none" w:sz="0" w:space="0" w:color="auto"/>
        <w:bottom w:val="none" w:sz="0" w:space="0" w:color="auto"/>
        <w:right w:val="none" w:sz="0" w:space="0" w:color="auto"/>
      </w:divBdr>
    </w:div>
    <w:div w:id="1887252395">
      <w:bodyDiv w:val="1"/>
      <w:marLeft w:val="0"/>
      <w:marRight w:val="0"/>
      <w:marTop w:val="0"/>
      <w:marBottom w:val="0"/>
      <w:divBdr>
        <w:top w:val="none" w:sz="0" w:space="0" w:color="auto"/>
        <w:left w:val="none" w:sz="0" w:space="0" w:color="auto"/>
        <w:bottom w:val="none" w:sz="0" w:space="0" w:color="auto"/>
        <w:right w:val="none" w:sz="0" w:space="0" w:color="auto"/>
      </w:divBdr>
    </w:div>
    <w:div w:id="1887328150">
      <w:marLeft w:val="480"/>
      <w:marRight w:val="0"/>
      <w:marTop w:val="0"/>
      <w:marBottom w:val="0"/>
      <w:divBdr>
        <w:top w:val="none" w:sz="0" w:space="0" w:color="auto"/>
        <w:left w:val="none" w:sz="0" w:space="0" w:color="auto"/>
        <w:bottom w:val="none" w:sz="0" w:space="0" w:color="auto"/>
        <w:right w:val="none" w:sz="0" w:space="0" w:color="auto"/>
      </w:divBdr>
    </w:div>
    <w:div w:id="1887721611">
      <w:bodyDiv w:val="1"/>
      <w:marLeft w:val="0"/>
      <w:marRight w:val="0"/>
      <w:marTop w:val="0"/>
      <w:marBottom w:val="0"/>
      <w:divBdr>
        <w:top w:val="none" w:sz="0" w:space="0" w:color="auto"/>
        <w:left w:val="none" w:sz="0" w:space="0" w:color="auto"/>
        <w:bottom w:val="none" w:sz="0" w:space="0" w:color="auto"/>
        <w:right w:val="none" w:sz="0" w:space="0" w:color="auto"/>
      </w:divBdr>
    </w:div>
    <w:div w:id="1887983020">
      <w:bodyDiv w:val="1"/>
      <w:marLeft w:val="0"/>
      <w:marRight w:val="0"/>
      <w:marTop w:val="0"/>
      <w:marBottom w:val="0"/>
      <w:divBdr>
        <w:top w:val="none" w:sz="0" w:space="0" w:color="auto"/>
        <w:left w:val="none" w:sz="0" w:space="0" w:color="auto"/>
        <w:bottom w:val="none" w:sz="0" w:space="0" w:color="auto"/>
        <w:right w:val="none" w:sz="0" w:space="0" w:color="auto"/>
      </w:divBdr>
    </w:div>
    <w:div w:id="1888104240">
      <w:bodyDiv w:val="1"/>
      <w:marLeft w:val="0"/>
      <w:marRight w:val="0"/>
      <w:marTop w:val="0"/>
      <w:marBottom w:val="0"/>
      <w:divBdr>
        <w:top w:val="none" w:sz="0" w:space="0" w:color="auto"/>
        <w:left w:val="none" w:sz="0" w:space="0" w:color="auto"/>
        <w:bottom w:val="none" w:sz="0" w:space="0" w:color="auto"/>
        <w:right w:val="none" w:sz="0" w:space="0" w:color="auto"/>
      </w:divBdr>
    </w:div>
    <w:div w:id="1889217362">
      <w:bodyDiv w:val="1"/>
      <w:marLeft w:val="0"/>
      <w:marRight w:val="0"/>
      <w:marTop w:val="0"/>
      <w:marBottom w:val="0"/>
      <w:divBdr>
        <w:top w:val="none" w:sz="0" w:space="0" w:color="auto"/>
        <w:left w:val="none" w:sz="0" w:space="0" w:color="auto"/>
        <w:bottom w:val="none" w:sz="0" w:space="0" w:color="auto"/>
        <w:right w:val="none" w:sz="0" w:space="0" w:color="auto"/>
      </w:divBdr>
    </w:div>
    <w:div w:id="1889760609">
      <w:bodyDiv w:val="1"/>
      <w:marLeft w:val="0"/>
      <w:marRight w:val="0"/>
      <w:marTop w:val="0"/>
      <w:marBottom w:val="0"/>
      <w:divBdr>
        <w:top w:val="none" w:sz="0" w:space="0" w:color="auto"/>
        <w:left w:val="none" w:sz="0" w:space="0" w:color="auto"/>
        <w:bottom w:val="none" w:sz="0" w:space="0" w:color="auto"/>
        <w:right w:val="none" w:sz="0" w:space="0" w:color="auto"/>
      </w:divBdr>
    </w:div>
    <w:div w:id="1890264880">
      <w:bodyDiv w:val="1"/>
      <w:marLeft w:val="0"/>
      <w:marRight w:val="0"/>
      <w:marTop w:val="0"/>
      <w:marBottom w:val="0"/>
      <w:divBdr>
        <w:top w:val="none" w:sz="0" w:space="0" w:color="auto"/>
        <w:left w:val="none" w:sz="0" w:space="0" w:color="auto"/>
        <w:bottom w:val="none" w:sz="0" w:space="0" w:color="auto"/>
        <w:right w:val="none" w:sz="0" w:space="0" w:color="auto"/>
      </w:divBdr>
    </w:div>
    <w:div w:id="1890341595">
      <w:marLeft w:val="0"/>
      <w:marRight w:val="0"/>
      <w:marTop w:val="0"/>
      <w:marBottom w:val="0"/>
      <w:divBdr>
        <w:top w:val="none" w:sz="0" w:space="0" w:color="auto"/>
        <w:left w:val="none" w:sz="0" w:space="0" w:color="auto"/>
        <w:bottom w:val="none" w:sz="0" w:space="0" w:color="auto"/>
        <w:right w:val="none" w:sz="0" w:space="0" w:color="auto"/>
      </w:divBdr>
    </w:div>
    <w:div w:id="1891190382">
      <w:bodyDiv w:val="1"/>
      <w:marLeft w:val="0"/>
      <w:marRight w:val="0"/>
      <w:marTop w:val="0"/>
      <w:marBottom w:val="0"/>
      <w:divBdr>
        <w:top w:val="none" w:sz="0" w:space="0" w:color="auto"/>
        <w:left w:val="none" w:sz="0" w:space="0" w:color="auto"/>
        <w:bottom w:val="none" w:sz="0" w:space="0" w:color="auto"/>
        <w:right w:val="none" w:sz="0" w:space="0" w:color="auto"/>
      </w:divBdr>
    </w:div>
    <w:div w:id="1891501443">
      <w:marLeft w:val="480"/>
      <w:marRight w:val="0"/>
      <w:marTop w:val="0"/>
      <w:marBottom w:val="0"/>
      <w:divBdr>
        <w:top w:val="none" w:sz="0" w:space="0" w:color="auto"/>
        <w:left w:val="none" w:sz="0" w:space="0" w:color="auto"/>
        <w:bottom w:val="none" w:sz="0" w:space="0" w:color="auto"/>
        <w:right w:val="none" w:sz="0" w:space="0" w:color="auto"/>
      </w:divBdr>
    </w:div>
    <w:div w:id="1891844465">
      <w:bodyDiv w:val="1"/>
      <w:marLeft w:val="0"/>
      <w:marRight w:val="0"/>
      <w:marTop w:val="0"/>
      <w:marBottom w:val="0"/>
      <w:divBdr>
        <w:top w:val="none" w:sz="0" w:space="0" w:color="auto"/>
        <w:left w:val="none" w:sz="0" w:space="0" w:color="auto"/>
        <w:bottom w:val="none" w:sz="0" w:space="0" w:color="auto"/>
        <w:right w:val="none" w:sz="0" w:space="0" w:color="auto"/>
      </w:divBdr>
    </w:div>
    <w:div w:id="1892417659">
      <w:bodyDiv w:val="1"/>
      <w:marLeft w:val="0"/>
      <w:marRight w:val="0"/>
      <w:marTop w:val="0"/>
      <w:marBottom w:val="0"/>
      <w:divBdr>
        <w:top w:val="none" w:sz="0" w:space="0" w:color="auto"/>
        <w:left w:val="none" w:sz="0" w:space="0" w:color="auto"/>
        <w:bottom w:val="none" w:sz="0" w:space="0" w:color="auto"/>
        <w:right w:val="none" w:sz="0" w:space="0" w:color="auto"/>
      </w:divBdr>
    </w:div>
    <w:div w:id="1893039358">
      <w:bodyDiv w:val="1"/>
      <w:marLeft w:val="0"/>
      <w:marRight w:val="0"/>
      <w:marTop w:val="0"/>
      <w:marBottom w:val="0"/>
      <w:divBdr>
        <w:top w:val="none" w:sz="0" w:space="0" w:color="auto"/>
        <w:left w:val="none" w:sz="0" w:space="0" w:color="auto"/>
        <w:bottom w:val="none" w:sz="0" w:space="0" w:color="auto"/>
        <w:right w:val="none" w:sz="0" w:space="0" w:color="auto"/>
      </w:divBdr>
    </w:div>
    <w:div w:id="1893882846">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654075">
      <w:bodyDiv w:val="1"/>
      <w:marLeft w:val="0"/>
      <w:marRight w:val="0"/>
      <w:marTop w:val="0"/>
      <w:marBottom w:val="0"/>
      <w:divBdr>
        <w:top w:val="none" w:sz="0" w:space="0" w:color="auto"/>
        <w:left w:val="none" w:sz="0" w:space="0" w:color="auto"/>
        <w:bottom w:val="none" w:sz="0" w:space="0" w:color="auto"/>
        <w:right w:val="none" w:sz="0" w:space="0" w:color="auto"/>
      </w:divBdr>
    </w:div>
    <w:div w:id="1894729642">
      <w:bodyDiv w:val="1"/>
      <w:marLeft w:val="0"/>
      <w:marRight w:val="0"/>
      <w:marTop w:val="0"/>
      <w:marBottom w:val="0"/>
      <w:divBdr>
        <w:top w:val="none" w:sz="0" w:space="0" w:color="auto"/>
        <w:left w:val="none" w:sz="0" w:space="0" w:color="auto"/>
        <w:bottom w:val="none" w:sz="0" w:space="0" w:color="auto"/>
        <w:right w:val="none" w:sz="0" w:space="0" w:color="auto"/>
      </w:divBdr>
    </w:div>
    <w:div w:id="1895040177">
      <w:bodyDiv w:val="1"/>
      <w:marLeft w:val="0"/>
      <w:marRight w:val="0"/>
      <w:marTop w:val="0"/>
      <w:marBottom w:val="0"/>
      <w:divBdr>
        <w:top w:val="none" w:sz="0" w:space="0" w:color="auto"/>
        <w:left w:val="none" w:sz="0" w:space="0" w:color="auto"/>
        <w:bottom w:val="none" w:sz="0" w:space="0" w:color="auto"/>
        <w:right w:val="none" w:sz="0" w:space="0" w:color="auto"/>
      </w:divBdr>
    </w:div>
    <w:div w:id="1895196926">
      <w:bodyDiv w:val="1"/>
      <w:marLeft w:val="0"/>
      <w:marRight w:val="0"/>
      <w:marTop w:val="0"/>
      <w:marBottom w:val="0"/>
      <w:divBdr>
        <w:top w:val="none" w:sz="0" w:space="0" w:color="auto"/>
        <w:left w:val="none" w:sz="0" w:space="0" w:color="auto"/>
        <w:bottom w:val="none" w:sz="0" w:space="0" w:color="auto"/>
        <w:right w:val="none" w:sz="0" w:space="0" w:color="auto"/>
      </w:divBdr>
    </w:div>
    <w:div w:id="1896310743">
      <w:bodyDiv w:val="1"/>
      <w:marLeft w:val="0"/>
      <w:marRight w:val="0"/>
      <w:marTop w:val="0"/>
      <w:marBottom w:val="0"/>
      <w:divBdr>
        <w:top w:val="none" w:sz="0" w:space="0" w:color="auto"/>
        <w:left w:val="none" w:sz="0" w:space="0" w:color="auto"/>
        <w:bottom w:val="none" w:sz="0" w:space="0" w:color="auto"/>
        <w:right w:val="none" w:sz="0" w:space="0" w:color="auto"/>
      </w:divBdr>
    </w:div>
    <w:div w:id="1896353920">
      <w:bodyDiv w:val="1"/>
      <w:marLeft w:val="0"/>
      <w:marRight w:val="0"/>
      <w:marTop w:val="0"/>
      <w:marBottom w:val="0"/>
      <w:divBdr>
        <w:top w:val="none" w:sz="0" w:space="0" w:color="auto"/>
        <w:left w:val="none" w:sz="0" w:space="0" w:color="auto"/>
        <w:bottom w:val="none" w:sz="0" w:space="0" w:color="auto"/>
        <w:right w:val="none" w:sz="0" w:space="0" w:color="auto"/>
      </w:divBdr>
    </w:div>
    <w:div w:id="1896620022">
      <w:bodyDiv w:val="1"/>
      <w:marLeft w:val="0"/>
      <w:marRight w:val="0"/>
      <w:marTop w:val="0"/>
      <w:marBottom w:val="0"/>
      <w:divBdr>
        <w:top w:val="none" w:sz="0" w:space="0" w:color="auto"/>
        <w:left w:val="none" w:sz="0" w:space="0" w:color="auto"/>
        <w:bottom w:val="none" w:sz="0" w:space="0" w:color="auto"/>
        <w:right w:val="none" w:sz="0" w:space="0" w:color="auto"/>
      </w:divBdr>
    </w:div>
    <w:div w:id="1897155774">
      <w:bodyDiv w:val="1"/>
      <w:marLeft w:val="0"/>
      <w:marRight w:val="0"/>
      <w:marTop w:val="0"/>
      <w:marBottom w:val="0"/>
      <w:divBdr>
        <w:top w:val="none" w:sz="0" w:space="0" w:color="auto"/>
        <w:left w:val="none" w:sz="0" w:space="0" w:color="auto"/>
        <w:bottom w:val="none" w:sz="0" w:space="0" w:color="auto"/>
        <w:right w:val="none" w:sz="0" w:space="0" w:color="auto"/>
      </w:divBdr>
    </w:div>
    <w:div w:id="1898394981">
      <w:bodyDiv w:val="1"/>
      <w:marLeft w:val="0"/>
      <w:marRight w:val="0"/>
      <w:marTop w:val="0"/>
      <w:marBottom w:val="0"/>
      <w:divBdr>
        <w:top w:val="none" w:sz="0" w:space="0" w:color="auto"/>
        <w:left w:val="none" w:sz="0" w:space="0" w:color="auto"/>
        <w:bottom w:val="none" w:sz="0" w:space="0" w:color="auto"/>
        <w:right w:val="none" w:sz="0" w:space="0" w:color="auto"/>
      </w:divBdr>
    </w:div>
    <w:div w:id="1899434470">
      <w:marLeft w:val="480"/>
      <w:marRight w:val="0"/>
      <w:marTop w:val="0"/>
      <w:marBottom w:val="0"/>
      <w:divBdr>
        <w:top w:val="none" w:sz="0" w:space="0" w:color="auto"/>
        <w:left w:val="none" w:sz="0" w:space="0" w:color="auto"/>
        <w:bottom w:val="none" w:sz="0" w:space="0" w:color="auto"/>
        <w:right w:val="none" w:sz="0" w:space="0" w:color="auto"/>
      </w:divBdr>
    </w:div>
    <w:div w:id="1900166442">
      <w:bodyDiv w:val="1"/>
      <w:marLeft w:val="0"/>
      <w:marRight w:val="0"/>
      <w:marTop w:val="0"/>
      <w:marBottom w:val="0"/>
      <w:divBdr>
        <w:top w:val="none" w:sz="0" w:space="0" w:color="auto"/>
        <w:left w:val="none" w:sz="0" w:space="0" w:color="auto"/>
        <w:bottom w:val="none" w:sz="0" w:space="0" w:color="auto"/>
        <w:right w:val="none" w:sz="0" w:space="0" w:color="auto"/>
      </w:divBdr>
    </w:div>
    <w:div w:id="1900169217">
      <w:bodyDiv w:val="1"/>
      <w:marLeft w:val="0"/>
      <w:marRight w:val="0"/>
      <w:marTop w:val="0"/>
      <w:marBottom w:val="0"/>
      <w:divBdr>
        <w:top w:val="none" w:sz="0" w:space="0" w:color="auto"/>
        <w:left w:val="none" w:sz="0" w:space="0" w:color="auto"/>
        <w:bottom w:val="none" w:sz="0" w:space="0" w:color="auto"/>
        <w:right w:val="none" w:sz="0" w:space="0" w:color="auto"/>
      </w:divBdr>
    </w:div>
    <w:div w:id="1901477271">
      <w:bodyDiv w:val="1"/>
      <w:marLeft w:val="0"/>
      <w:marRight w:val="0"/>
      <w:marTop w:val="0"/>
      <w:marBottom w:val="0"/>
      <w:divBdr>
        <w:top w:val="none" w:sz="0" w:space="0" w:color="auto"/>
        <w:left w:val="none" w:sz="0" w:space="0" w:color="auto"/>
        <w:bottom w:val="none" w:sz="0" w:space="0" w:color="auto"/>
        <w:right w:val="none" w:sz="0" w:space="0" w:color="auto"/>
      </w:divBdr>
    </w:div>
    <w:div w:id="1901937415">
      <w:bodyDiv w:val="1"/>
      <w:marLeft w:val="0"/>
      <w:marRight w:val="0"/>
      <w:marTop w:val="0"/>
      <w:marBottom w:val="0"/>
      <w:divBdr>
        <w:top w:val="none" w:sz="0" w:space="0" w:color="auto"/>
        <w:left w:val="none" w:sz="0" w:space="0" w:color="auto"/>
        <w:bottom w:val="none" w:sz="0" w:space="0" w:color="auto"/>
        <w:right w:val="none" w:sz="0" w:space="0" w:color="auto"/>
      </w:divBdr>
    </w:div>
    <w:div w:id="1902010426">
      <w:bodyDiv w:val="1"/>
      <w:marLeft w:val="0"/>
      <w:marRight w:val="0"/>
      <w:marTop w:val="0"/>
      <w:marBottom w:val="0"/>
      <w:divBdr>
        <w:top w:val="none" w:sz="0" w:space="0" w:color="auto"/>
        <w:left w:val="none" w:sz="0" w:space="0" w:color="auto"/>
        <w:bottom w:val="none" w:sz="0" w:space="0" w:color="auto"/>
        <w:right w:val="none" w:sz="0" w:space="0" w:color="auto"/>
      </w:divBdr>
    </w:div>
    <w:div w:id="1902137500">
      <w:bodyDiv w:val="1"/>
      <w:marLeft w:val="0"/>
      <w:marRight w:val="0"/>
      <w:marTop w:val="0"/>
      <w:marBottom w:val="0"/>
      <w:divBdr>
        <w:top w:val="none" w:sz="0" w:space="0" w:color="auto"/>
        <w:left w:val="none" w:sz="0" w:space="0" w:color="auto"/>
        <w:bottom w:val="none" w:sz="0" w:space="0" w:color="auto"/>
        <w:right w:val="none" w:sz="0" w:space="0" w:color="auto"/>
      </w:divBdr>
    </w:div>
    <w:div w:id="1902404924">
      <w:bodyDiv w:val="1"/>
      <w:marLeft w:val="0"/>
      <w:marRight w:val="0"/>
      <w:marTop w:val="0"/>
      <w:marBottom w:val="0"/>
      <w:divBdr>
        <w:top w:val="none" w:sz="0" w:space="0" w:color="auto"/>
        <w:left w:val="none" w:sz="0" w:space="0" w:color="auto"/>
        <w:bottom w:val="none" w:sz="0" w:space="0" w:color="auto"/>
        <w:right w:val="none" w:sz="0" w:space="0" w:color="auto"/>
      </w:divBdr>
    </w:div>
    <w:div w:id="1904294610">
      <w:marLeft w:val="480"/>
      <w:marRight w:val="0"/>
      <w:marTop w:val="0"/>
      <w:marBottom w:val="0"/>
      <w:divBdr>
        <w:top w:val="none" w:sz="0" w:space="0" w:color="auto"/>
        <w:left w:val="none" w:sz="0" w:space="0" w:color="auto"/>
        <w:bottom w:val="none" w:sz="0" w:space="0" w:color="auto"/>
        <w:right w:val="none" w:sz="0" w:space="0" w:color="auto"/>
      </w:divBdr>
    </w:div>
    <w:div w:id="1904679364">
      <w:bodyDiv w:val="1"/>
      <w:marLeft w:val="0"/>
      <w:marRight w:val="0"/>
      <w:marTop w:val="0"/>
      <w:marBottom w:val="0"/>
      <w:divBdr>
        <w:top w:val="none" w:sz="0" w:space="0" w:color="auto"/>
        <w:left w:val="none" w:sz="0" w:space="0" w:color="auto"/>
        <w:bottom w:val="none" w:sz="0" w:space="0" w:color="auto"/>
        <w:right w:val="none" w:sz="0" w:space="0" w:color="auto"/>
      </w:divBdr>
    </w:div>
    <w:div w:id="1905991119">
      <w:bodyDiv w:val="1"/>
      <w:marLeft w:val="0"/>
      <w:marRight w:val="0"/>
      <w:marTop w:val="0"/>
      <w:marBottom w:val="0"/>
      <w:divBdr>
        <w:top w:val="none" w:sz="0" w:space="0" w:color="auto"/>
        <w:left w:val="none" w:sz="0" w:space="0" w:color="auto"/>
        <w:bottom w:val="none" w:sz="0" w:space="0" w:color="auto"/>
        <w:right w:val="none" w:sz="0" w:space="0" w:color="auto"/>
      </w:divBdr>
    </w:div>
    <w:div w:id="1906187242">
      <w:bodyDiv w:val="1"/>
      <w:marLeft w:val="0"/>
      <w:marRight w:val="0"/>
      <w:marTop w:val="0"/>
      <w:marBottom w:val="0"/>
      <w:divBdr>
        <w:top w:val="none" w:sz="0" w:space="0" w:color="auto"/>
        <w:left w:val="none" w:sz="0" w:space="0" w:color="auto"/>
        <w:bottom w:val="none" w:sz="0" w:space="0" w:color="auto"/>
        <w:right w:val="none" w:sz="0" w:space="0" w:color="auto"/>
      </w:divBdr>
    </w:div>
    <w:div w:id="1906262347">
      <w:bodyDiv w:val="1"/>
      <w:marLeft w:val="0"/>
      <w:marRight w:val="0"/>
      <w:marTop w:val="0"/>
      <w:marBottom w:val="0"/>
      <w:divBdr>
        <w:top w:val="none" w:sz="0" w:space="0" w:color="auto"/>
        <w:left w:val="none" w:sz="0" w:space="0" w:color="auto"/>
        <w:bottom w:val="none" w:sz="0" w:space="0" w:color="auto"/>
        <w:right w:val="none" w:sz="0" w:space="0" w:color="auto"/>
      </w:divBdr>
    </w:div>
    <w:div w:id="1908762655">
      <w:bodyDiv w:val="1"/>
      <w:marLeft w:val="0"/>
      <w:marRight w:val="0"/>
      <w:marTop w:val="0"/>
      <w:marBottom w:val="0"/>
      <w:divBdr>
        <w:top w:val="none" w:sz="0" w:space="0" w:color="auto"/>
        <w:left w:val="none" w:sz="0" w:space="0" w:color="auto"/>
        <w:bottom w:val="none" w:sz="0" w:space="0" w:color="auto"/>
        <w:right w:val="none" w:sz="0" w:space="0" w:color="auto"/>
      </w:divBdr>
    </w:div>
    <w:div w:id="1909149471">
      <w:bodyDiv w:val="1"/>
      <w:marLeft w:val="0"/>
      <w:marRight w:val="0"/>
      <w:marTop w:val="0"/>
      <w:marBottom w:val="0"/>
      <w:divBdr>
        <w:top w:val="none" w:sz="0" w:space="0" w:color="auto"/>
        <w:left w:val="none" w:sz="0" w:space="0" w:color="auto"/>
        <w:bottom w:val="none" w:sz="0" w:space="0" w:color="auto"/>
        <w:right w:val="none" w:sz="0" w:space="0" w:color="auto"/>
      </w:divBdr>
    </w:div>
    <w:div w:id="1909462617">
      <w:bodyDiv w:val="1"/>
      <w:marLeft w:val="0"/>
      <w:marRight w:val="0"/>
      <w:marTop w:val="0"/>
      <w:marBottom w:val="0"/>
      <w:divBdr>
        <w:top w:val="none" w:sz="0" w:space="0" w:color="auto"/>
        <w:left w:val="none" w:sz="0" w:space="0" w:color="auto"/>
        <w:bottom w:val="none" w:sz="0" w:space="0" w:color="auto"/>
        <w:right w:val="none" w:sz="0" w:space="0" w:color="auto"/>
      </w:divBdr>
    </w:div>
    <w:div w:id="1909923562">
      <w:bodyDiv w:val="1"/>
      <w:marLeft w:val="0"/>
      <w:marRight w:val="0"/>
      <w:marTop w:val="0"/>
      <w:marBottom w:val="0"/>
      <w:divBdr>
        <w:top w:val="none" w:sz="0" w:space="0" w:color="auto"/>
        <w:left w:val="none" w:sz="0" w:space="0" w:color="auto"/>
        <w:bottom w:val="none" w:sz="0" w:space="0" w:color="auto"/>
        <w:right w:val="none" w:sz="0" w:space="0" w:color="auto"/>
      </w:divBdr>
    </w:div>
    <w:div w:id="1910073176">
      <w:bodyDiv w:val="1"/>
      <w:marLeft w:val="0"/>
      <w:marRight w:val="0"/>
      <w:marTop w:val="0"/>
      <w:marBottom w:val="0"/>
      <w:divBdr>
        <w:top w:val="none" w:sz="0" w:space="0" w:color="auto"/>
        <w:left w:val="none" w:sz="0" w:space="0" w:color="auto"/>
        <w:bottom w:val="none" w:sz="0" w:space="0" w:color="auto"/>
        <w:right w:val="none" w:sz="0" w:space="0" w:color="auto"/>
      </w:divBdr>
    </w:div>
    <w:div w:id="1911190858">
      <w:bodyDiv w:val="1"/>
      <w:marLeft w:val="0"/>
      <w:marRight w:val="0"/>
      <w:marTop w:val="0"/>
      <w:marBottom w:val="0"/>
      <w:divBdr>
        <w:top w:val="none" w:sz="0" w:space="0" w:color="auto"/>
        <w:left w:val="none" w:sz="0" w:space="0" w:color="auto"/>
        <w:bottom w:val="none" w:sz="0" w:space="0" w:color="auto"/>
        <w:right w:val="none" w:sz="0" w:space="0" w:color="auto"/>
      </w:divBdr>
    </w:div>
    <w:div w:id="1911230112">
      <w:bodyDiv w:val="1"/>
      <w:marLeft w:val="0"/>
      <w:marRight w:val="0"/>
      <w:marTop w:val="0"/>
      <w:marBottom w:val="0"/>
      <w:divBdr>
        <w:top w:val="none" w:sz="0" w:space="0" w:color="auto"/>
        <w:left w:val="none" w:sz="0" w:space="0" w:color="auto"/>
        <w:bottom w:val="none" w:sz="0" w:space="0" w:color="auto"/>
        <w:right w:val="none" w:sz="0" w:space="0" w:color="auto"/>
      </w:divBdr>
    </w:div>
    <w:div w:id="1911501272">
      <w:bodyDiv w:val="1"/>
      <w:marLeft w:val="0"/>
      <w:marRight w:val="0"/>
      <w:marTop w:val="0"/>
      <w:marBottom w:val="0"/>
      <w:divBdr>
        <w:top w:val="none" w:sz="0" w:space="0" w:color="auto"/>
        <w:left w:val="none" w:sz="0" w:space="0" w:color="auto"/>
        <w:bottom w:val="none" w:sz="0" w:space="0" w:color="auto"/>
        <w:right w:val="none" w:sz="0" w:space="0" w:color="auto"/>
      </w:divBdr>
    </w:div>
    <w:div w:id="1912348426">
      <w:marLeft w:val="480"/>
      <w:marRight w:val="0"/>
      <w:marTop w:val="0"/>
      <w:marBottom w:val="0"/>
      <w:divBdr>
        <w:top w:val="none" w:sz="0" w:space="0" w:color="auto"/>
        <w:left w:val="none" w:sz="0" w:space="0" w:color="auto"/>
        <w:bottom w:val="none" w:sz="0" w:space="0" w:color="auto"/>
        <w:right w:val="none" w:sz="0" w:space="0" w:color="auto"/>
      </w:divBdr>
    </w:div>
    <w:div w:id="1912613122">
      <w:bodyDiv w:val="1"/>
      <w:marLeft w:val="0"/>
      <w:marRight w:val="0"/>
      <w:marTop w:val="0"/>
      <w:marBottom w:val="0"/>
      <w:divBdr>
        <w:top w:val="none" w:sz="0" w:space="0" w:color="auto"/>
        <w:left w:val="none" w:sz="0" w:space="0" w:color="auto"/>
        <w:bottom w:val="none" w:sz="0" w:space="0" w:color="auto"/>
        <w:right w:val="none" w:sz="0" w:space="0" w:color="auto"/>
      </w:divBdr>
    </w:div>
    <w:div w:id="1912960658">
      <w:bodyDiv w:val="1"/>
      <w:marLeft w:val="0"/>
      <w:marRight w:val="0"/>
      <w:marTop w:val="0"/>
      <w:marBottom w:val="0"/>
      <w:divBdr>
        <w:top w:val="none" w:sz="0" w:space="0" w:color="auto"/>
        <w:left w:val="none" w:sz="0" w:space="0" w:color="auto"/>
        <w:bottom w:val="none" w:sz="0" w:space="0" w:color="auto"/>
        <w:right w:val="none" w:sz="0" w:space="0" w:color="auto"/>
      </w:divBdr>
    </w:div>
    <w:div w:id="1913078756">
      <w:bodyDiv w:val="1"/>
      <w:marLeft w:val="0"/>
      <w:marRight w:val="0"/>
      <w:marTop w:val="0"/>
      <w:marBottom w:val="0"/>
      <w:divBdr>
        <w:top w:val="none" w:sz="0" w:space="0" w:color="auto"/>
        <w:left w:val="none" w:sz="0" w:space="0" w:color="auto"/>
        <w:bottom w:val="none" w:sz="0" w:space="0" w:color="auto"/>
        <w:right w:val="none" w:sz="0" w:space="0" w:color="auto"/>
      </w:divBdr>
    </w:div>
    <w:div w:id="1913194159">
      <w:bodyDiv w:val="1"/>
      <w:marLeft w:val="0"/>
      <w:marRight w:val="0"/>
      <w:marTop w:val="0"/>
      <w:marBottom w:val="0"/>
      <w:divBdr>
        <w:top w:val="none" w:sz="0" w:space="0" w:color="auto"/>
        <w:left w:val="none" w:sz="0" w:space="0" w:color="auto"/>
        <w:bottom w:val="none" w:sz="0" w:space="0" w:color="auto"/>
        <w:right w:val="none" w:sz="0" w:space="0" w:color="auto"/>
      </w:divBdr>
    </w:div>
    <w:div w:id="1913999460">
      <w:marLeft w:val="48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14466358">
      <w:marLeft w:val="480"/>
      <w:marRight w:val="0"/>
      <w:marTop w:val="0"/>
      <w:marBottom w:val="0"/>
      <w:divBdr>
        <w:top w:val="none" w:sz="0" w:space="0" w:color="auto"/>
        <w:left w:val="none" w:sz="0" w:space="0" w:color="auto"/>
        <w:bottom w:val="none" w:sz="0" w:space="0" w:color="auto"/>
        <w:right w:val="none" w:sz="0" w:space="0" w:color="auto"/>
      </w:divBdr>
    </w:div>
    <w:div w:id="1914582611">
      <w:bodyDiv w:val="1"/>
      <w:marLeft w:val="0"/>
      <w:marRight w:val="0"/>
      <w:marTop w:val="0"/>
      <w:marBottom w:val="0"/>
      <w:divBdr>
        <w:top w:val="none" w:sz="0" w:space="0" w:color="auto"/>
        <w:left w:val="none" w:sz="0" w:space="0" w:color="auto"/>
        <w:bottom w:val="none" w:sz="0" w:space="0" w:color="auto"/>
        <w:right w:val="none" w:sz="0" w:space="0" w:color="auto"/>
      </w:divBdr>
    </w:div>
    <w:div w:id="1914662295">
      <w:bodyDiv w:val="1"/>
      <w:marLeft w:val="0"/>
      <w:marRight w:val="0"/>
      <w:marTop w:val="0"/>
      <w:marBottom w:val="0"/>
      <w:divBdr>
        <w:top w:val="none" w:sz="0" w:space="0" w:color="auto"/>
        <w:left w:val="none" w:sz="0" w:space="0" w:color="auto"/>
        <w:bottom w:val="none" w:sz="0" w:space="0" w:color="auto"/>
        <w:right w:val="none" w:sz="0" w:space="0" w:color="auto"/>
      </w:divBdr>
    </w:div>
    <w:div w:id="1914702747">
      <w:bodyDiv w:val="1"/>
      <w:marLeft w:val="0"/>
      <w:marRight w:val="0"/>
      <w:marTop w:val="0"/>
      <w:marBottom w:val="0"/>
      <w:divBdr>
        <w:top w:val="none" w:sz="0" w:space="0" w:color="auto"/>
        <w:left w:val="none" w:sz="0" w:space="0" w:color="auto"/>
        <w:bottom w:val="none" w:sz="0" w:space="0" w:color="auto"/>
        <w:right w:val="none" w:sz="0" w:space="0" w:color="auto"/>
      </w:divBdr>
    </w:div>
    <w:div w:id="1914897266">
      <w:bodyDiv w:val="1"/>
      <w:marLeft w:val="0"/>
      <w:marRight w:val="0"/>
      <w:marTop w:val="0"/>
      <w:marBottom w:val="0"/>
      <w:divBdr>
        <w:top w:val="none" w:sz="0" w:space="0" w:color="auto"/>
        <w:left w:val="none" w:sz="0" w:space="0" w:color="auto"/>
        <w:bottom w:val="none" w:sz="0" w:space="0" w:color="auto"/>
        <w:right w:val="none" w:sz="0" w:space="0" w:color="auto"/>
      </w:divBdr>
    </w:div>
    <w:div w:id="1916234429">
      <w:bodyDiv w:val="1"/>
      <w:marLeft w:val="0"/>
      <w:marRight w:val="0"/>
      <w:marTop w:val="0"/>
      <w:marBottom w:val="0"/>
      <w:divBdr>
        <w:top w:val="none" w:sz="0" w:space="0" w:color="auto"/>
        <w:left w:val="none" w:sz="0" w:space="0" w:color="auto"/>
        <w:bottom w:val="none" w:sz="0" w:space="0" w:color="auto"/>
        <w:right w:val="none" w:sz="0" w:space="0" w:color="auto"/>
      </w:divBdr>
    </w:div>
    <w:div w:id="1916939598">
      <w:bodyDiv w:val="1"/>
      <w:marLeft w:val="0"/>
      <w:marRight w:val="0"/>
      <w:marTop w:val="0"/>
      <w:marBottom w:val="0"/>
      <w:divBdr>
        <w:top w:val="none" w:sz="0" w:space="0" w:color="auto"/>
        <w:left w:val="none" w:sz="0" w:space="0" w:color="auto"/>
        <w:bottom w:val="none" w:sz="0" w:space="0" w:color="auto"/>
        <w:right w:val="none" w:sz="0" w:space="0" w:color="auto"/>
      </w:divBdr>
    </w:div>
    <w:div w:id="1918008961">
      <w:bodyDiv w:val="1"/>
      <w:marLeft w:val="0"/>
      <w:marRight w:val="0"/>
      <w:marTop w:val="0"/>
      <w:marBottom w:val="0"/>
      <w:divBdr>
        <w:top w:val="none" w:sz="0" w:space="0" w:color="auto"/>
        <w:left w:val="none" w:sz="0" w:space="0" w:color="auto"/>
        <w:bottom w:val="none" w:sz="0" w:space="0" w:color="auto"/>
        <w:right w:val="none" w:sz="0" w:space="0" w:color="auto"/>
      </w:divBdr>
    </w:div>
    <w:div w:id="1918704816">
      <w:marLeft w:val="480"/>
      <w:marRight w:val="0"/>
      <w:marTop w:val="0"/>
      <w:marBottom w:val="0"/>
      <w:divBdr>
        <w:top w:val="none" w:sz="0" w:space="0" w:color="auto"/>
        <w:left w:val="none" w:sz="0" w:space="0" w:color="auto"/>
        <w:bottom w:val="none" w:sz="0" w:space="0" w:color="auto"/>
        <w:right w:val="none" w:sz="0" w:space="0" w:color="auto"/>
      </w:divBdr>
    </w:div>
    <w:div w:id="1918897290">
      <w:bodyDiv w:val="1"/>
      <w:marLeft w:val="0"/>
      <w:marRight w:val="0"/>
      <w:marTop w:val="0"/>
      <w:marBottom w:val="0"/>
      <w:divBdr>
        <w:top w:val="none" w:sz="0" w:space="0" w:color="auto"/>
        <w:left w:val="none" w:sz="0" w:space="0" w:color="auto"/>
        <w:bottom w:val="none" w:sz="0" w:space="0" w:color="auto"/>
        <w:right w:val="none" w:sz="0" w:space="0" w:color="auto"/>
      </w:divBdr>
    </w:div>
    <w:div w:id="1919048566">
      <w:bodyDiv w:val="1"/>
      <w:marLeft w:val="0"/>
      <w:marRight w:val="0"/>
      <w:marTop w:val="0"/>
      <w:marBottom w:val="0"/>
      <w:divBdr>
        <w:top w:val="none" w:sz="0" w:space="0" w:color="auto"/>
        <w:left w:val="none" w:sz="0" w:space="0" w:color="auto"/>
        <w:bottom w:val="none" w:sz="0" w:space="0" w:color="auto"/>
        <w:right w:val="none" w:sz="0" w:space="0" w:color="auto"/>
      </w:divBdr>
    </w:div>
    <w:div w:id="1919092607">
      <w:bodyDiv w:val="1"/>
      <w:marLeft w:val="0"/>
      <w:marRight w:val="0"/>
      <w:marTop w:val="0"/>
      <w:marBottom w:val="0"/>
      <w:divBdr>
        <w:top w:val="none" w:sz="0" w:space="0" w:color="auto"/>
        <w:left w:val="none" w:sz="0" w:space="0" w:color="auto"/>
        <w:bottom w:val="none" w:sz="0" w:space="0" w:color="auto"/>
        <w:right w:val="none" w:sz="0" w:space="0" w:color="auto"/>
      </w:divBdr>
    </w:div>
    <w:div w:id="1919555775">
      <w:bodyDiv w:val="1"/>
      <w:marLeft w:val="0"/>
      <w:marRight w:val="0"/>
      <w:marTop w:val="0"/>
      <w:marBottom w:val="0"/>
      <w:divBdr>
        <w:top w:val="none" w:sz="0" w:space="0" w:color="auto"/>
        <w:left w:val="none" w:sz="0" w:space="0" w:color="auto"/>
        <w:bottom w:val="none" w:sz="0" w:space="0" w:color="auto"/>
        <w:right w:val="none" w:sz="0" w:space="0" w:color="auto"/>
      </w:divBdr>
    </w:div>
    <w:div w:id="1920022679">
      <w:bodyDiv w:val="1"/>
      <w:marLeft w:val="0"/>
      <w:marRight w:val="0"/>
      <w:marTop w:val="0"/>
      <w:marBottom w:val="0"/>
      <w:divBdr>
        <w:top w:val="none" w:sz="0" w:space="0" w:color="auto"/>
        <w:left w:val="none" w:sz="0" w:space="0" w:color="auto"/>
        <w:bottom w:val="none" w:sz="0" w:space="0" w:color="auto"/>
        <w:right w:val="none" w:sz="0" w:space="0" w:color="auto"/>
      </w:divBdr>
    </w:div>
    <w:div w:id="1920478782">
      <w:bodyDiv w:val="1"/>
      <w:marLeft w:val="0"/>
      <w:marRight w:val="0"/>
      <w:marTop w:val="0"/>
      <w:marBottom w:val="0"/>
      <w:divBdr>
        <w:top w:val="none" w:sz="0" w:space="0" w:color="auto"/>
        <w:left w:val="none" w:sz="0" w:space="0" w:color="auto"/>
        <w:bottom w:val="none" w:sz="0" w:space="0" w:color="auto"/>
        <w:right w:val="none" w:sz="0" w:space="0" w:color="auto"/>
      </w:divBdr>
    </w:div>
    <w:div w:id="1920484452">
      <w:bodyDiv w:val="1"/>
      <w:marLeft w:val="0"/>
      <w:marRight w:val="0"/>
      <w:marTop w:val="0"/>
      <w:marBottom w:val="0"/>
      <w:divBdr>
        <w:top w:val="none" w:sz="0" w:space="0" w:color="auto"/>
        <w:left w:val="none" w:sz="0" w:space="0" w:color="auto"/>
        <w:bottom w:val="none" w:sz="0" w:space="0" w:color="auto"/>
        <w:right w:val="none" w:sz="0" w:space="0" w:color="auto"/>
      </w:divBdr>
    </w:div>
    <w:div w:id="1920600600">
      <w:bodyDiv w:val="1"/>
      <w:marLeft w:val="0"/>
      <w:marRight w:val="0"/>
      <w:marTop w:val="0"/>
      <w:marBottom w:val="0"/>
      <w:divBdr>
        <w:top w:val="none" w:sz="0" w:space="0" w:color="auto"/>
        <w:left w:val="none" w:sz="0" w:space="0" w:color="auto"/>
        <w:bottom w:val="none" w:sz="0" w:space="0" w:color="auto"/>
        <w:right w:val="none" w:sz="0" w:space="0" w:color="auto"/>
      </w:divBdr>
    </w:div>
    <w:div w:id="1921058812">
      <w:bodyDiv w:val="1"/>
      <w:marLeft w:val="0"/>
      <w:marRight w:val="0"/>
      <w:marTop w:val="0"/>
      <w:marBottom w:val="0"/>
      <w:divBdr>
        <w:top w:val="none" w:sz="0" w:space="0" w:color="auto"/>
        <w:left w:val="none" w:sz="0" w:space="0" w:color="auto"/>
        <w:bottom w:val="none" w:sz="0" w:space="0" w:color="auto"/>
        <w:right w:val="none" w:sz="0" w:space="0" w:color="auto"/>
      </w:divBdr>
    </w:div>
    <w:div w:id="1921329130">
      <w:bodyDiv w:val="1"/>
      <w:marLeft w:val="0"/>
      <w:marRight w:val="0"/>
      <w:marTop w:val="0"/>
      <w:marBottom w:val="0"/>
      <w:divBdr>
        <w:top w:val="none" w:sz="0" w:space="0" w:color="auto"/>
        <w:left w:val="none" w:sz="0" w:space="0" w:color="auto"/>
        <w:bottom w:val="none" w:sz="0" w:space="0" w:color="auto"/>
        <w:right w:val="none" w:sz="0" w:space="0" w:color="auto"/>
      </w:divBdr>
    </w:div>
    <w:div w:id="1921914090">
      <w:bodyDiv w:val="1"/>
      <w:marLeft w:val="0"/>
      <w:marRight w:val="0"/>
      <w:marTop w:val="0"/>
      <w:marBottom w:val="0"/>
      <w:divBdr>
        <w:top w:val="none" w:sz="0" w:space="0" w:color="auto"/>
        <w:left w:val="none" w:sz="0" w:space="0" w:color="auto"/>
        <w:bottom w:val="none" w:sz="0" w:space="0" w:color="auto"/>
        <w:right w:val="none" w:sz="0" w:space="0" w:color="auto"/>
      </w:divBdr>
    </w:div>
    <w:div w:id="1921938990">
      <w:bodyDiv w:val="1"/>
      <w:marLeft w:val="0"/>
      <w:marRight w:val="0"/>
      <w:marTop w:val="0"/>
      <w:marBottom w:val="0"/>
      <w:divBdr>
        <w:top w:val="none" w:sz="0" w:space="0" w:color="auto"/>
        <w:left w:val="none" w:sz="0" w:space="0" w:color="auto"/>
        <w:bottom w:val="none" w:sz="0" w:space="0" w:color="auto"/>
        <w:right w:val="none" w:sz="0" w:space="0" w:color="auto"/>
      </w:divBdr>
    </w:div>
    <w:div w:id="1922137529">
      <w:bodyDiv w:val="1"/>
      <w:marLeft w:val="0"/>
      <w:marRight w:val="0"/>
      <w:marTop w:val="0"/>
      <w:marBottom w:val="0"/>
      <w:divBdr>
        <w:top w:val="none" w:sz="0" w:space="0" w:color="auto"/>
        <w:left w:val="none" w:sz="0" w:space="0" w:color="auto"/>
        <w:bottom w:val="none" w:sz="0" w:space="0" w:color="auto"/>
        <w:right w:val="none" w:sz="0" w:space="0" w:color="auto"/>
      </w:divBdr>
    </w:div>
    <w:div w:id="1922257230">
      <w:bodyDiv w:val="1"/>
      <w:marLeft w:val="0"/>
      <w:marRight w:val="0"/>
      <w:marTop w:val="0"/>
      <w:marBottom w:val="0"/>
      <w:divBdr>
        <w:top w:val="none" w:sz="0" w:space="0" w:color="auto"/>
        <w:left w:val="none" w:sz="0" w:space="0" w:color="auto"/>
        <w:bottom w:val="none" w:sz="0" w:space="0" w:color="auto"/>
        <w:right w:val="none" w:sz="0" w:space="0" w:color="auto"/>
      </w:divBdr>
    </w:div>
    <w:div w:id="1923948056">
      <w:bodyDiv w:val="1"/>
      <w:marLeft w:val="0"/>
      <w:marRight w:val="0"/>
      <w:marTop w:val="0"/>
      <w:marBottom w:val="0"/>
      <w:divBdr>
        <w:top w:val="none" w:sz="0" w:space="0" w:color="auto"/>
        <w:left w:val="none" w:sz="0" w:space="0" w:color="auto"/>
        <w:bottom w:val="none" w:sz="0" w:space="0" w:color="auto"/>
        <w:right w:val="none" w:sz="0" w:space="0" w:color="auto"/>
      </w:divBdr>
    </w:div>
    <w:div w:id="1924870366">
      <w:bodyDiv w:val="1"/>
      <w:marLeft w:val="0"/>
      <w:marRight w:val="0"/>
      <w:marTop w:val="0"/>
      <w:marBottom w:val="0"/>
      <w:divBdr>
        <w:top w:val="none" w:sz="0" w:space="0" w:color="auto"/>
        <w:left w:val="none" w:sz="0" w:space="0" w:color="auto"/>
        <w:bottom w:val="none" w:sz="0" w:space="0" w:color="auto"/>
        <w:right w:val="none" w:sz="0" w:space="0" w:color="auto"/>
      </w:divBdr>
    </w:div>
    <w:div w:id="1925411385">
      <w:bodyDiv w:val="1"/>
      <w:marLeft w:val="0"/>
      <w:marRight w:val="0"/>
      <w:marTop w:val="0"/>
      <w:marBottom w:val="0"/>
      <w:divBdr>
        <w:top w:val="none" w:sz="0" w:space="0" w:color="auto"/>
        <w:left w:val="none" w:sz="0" w:space="0" w:color="auto"/>
        <w:bottom w:val="none" w:sz="0" w:space="0" w:color="auto"/>
        <w:right w:val="none" w:sz="0" w:space="0" w:color="auto"/>
      </w:divBdr>
    </w:div>
    <w:div w:id="1926575948">
      <w:bodyDiv w:val="1"/>
      <w:marLeft w:val="0"/>
      <w:marRight w:val="0"/>
      <w:marTop w:val="0"/>
      <w:marBottom w:val="0"/>
      <w:divBdr>
        <w:top w:val="none" w:sz="0" w:space="0" w:color="auto"/>
        <w:left w:val="none" w:sz="0" w:space="0" w:color="auto"/>
        <w:bottom w:val="none" w:sz="0" w:space="0" w:color="auto"/>
        <w:right w:val="none" w:sz="0" w:space="0" w:color="auto"/>
      </w:divBdr>
    </w:div>
    <w:div w:id="1926919926">
      <w:bodyDiv w:val="1"/>
      <w:marLeft w:val="0"/>
      <w:marRight w:val="0"/>
      <w:marTop w:val="0"/>
      <w:marBottom w:val="0"/>
      <w:divBdr>
        <w:top w:val="none" w:sz="0" w:space="0" w:color="auto"/>
        <w:left w:val="none" w:sz="0" w:space="0" w:color="auto"/>
        <w:bottom w:val="none" w:sz="0" w:space="0" w:color="auto"/>
        <w:right w:val="none" w:sz="0" w:space="0" w:color="auto"/>
      </w:divBdr>
    </w:div>
    <w:div w:id="1927038097">
      <w:bodyDiv w:val="1"/>
      <w:marLeft w:val="0"/>
      <w:marRight w:val="0"/>
      <w:marTop w:val="0"/>
      <w:marBottom w:val="0"/>
      <w:divBdr>
        <w:top w:val="none" w:sz="0" w:space="0" w:color="auto"/>
        <w:left w:val="none" w:sz="0" w:space="0" w:color="auto"/>
        <w:bottom w:val="none" w:sz="0" w:space="0" w:color="auto"/>
        <w:right w:val="none" w:sz="0" w:space="0" w:color="auto"/>
      </w:divBdr>
    </w:div>
    <w:div w:id="1927299056">
      <w:bodyDiv w:val="1"/>
      <w:marLeft w:val="0"/>
      <w:marRight w:val="0"/>
      <w:marTop w:val="0"/>
      <w:marBottom w:val="0"/>
      <w:divBdr>
        <w:top w:val="none" w:sz="0" w:space="0" w:color="auto"/>
        <w:left w:val="none" w:sz="0" w:space="0" w:color="auto"/>
        <w:bottom w:val="none" w:sz="0" w:space="0" w:color="auto"/>
        <w:right w:val="none" w:sz="0" w:space="0" w:color="auto"/>
      </w:divBdr>
    </w:div>
    <w:div w:id="1927424144">
      <w:bodyDiv w:val="1"/>
      <w:marLeft w:val="0"/>
      <w:marRight w:val="0"/>
      <w:marTop w:val="0"/>
      <w:marBottom w:val="0"/>
      <w:divBdr>
        <w:top w:val="none" w:sz="0" w:space="0" w:color="auto"/>
        <w:left w:val="none" w:sz="0" w:space="0" w:color="auto"/>
        <w:bottom w:val="none" w:sz="0" w:space="0" w:color="auto"/>
        <w:right w:val="none" w:sz="0" w:space="0" w:color="auto"/>
      </w:divBdr>
    </w:div>
    <w:div w:id="1927500016">
      <w:bodyDiv w:val="1"/>
      <w:marLeft w:val="0"/>
      <w:marRight w:val="0"/>
      <w:marTop w:val="0"/>
      <w:marBottom w:val="0"/>
      <w:divBdr>
        <w:top w:val="none" w:sz="0" w:space="0" w:color="auto"/>
        <w:left w:val="none" w:sz="0" w:space="0" w:color="auto"/>
        <w:bottom w:val="none" w:sz="0" w:space="0" w:color="auto"/>
        <w:right w:val="none" w:sz="0" w:space="0" w:color="auto"/>
      </w:divBdr>
    </w:div>
    <w:div w:id="1928223235">
      <w:bodyDiv w:val="1"/>
      <w:marLeft w:val="0"/>
      <w:marRight w:val="0"/>
      <w:marTop w:val="0"/>
      <w:marBottom w:val="0"/>
      <w:divBdr>
        <w:top w:val="none" w:sz="0" w:space="0" w:color="auto"/>
        <w:left w:val="none" w:sz="0" w:space="0" w:color="auto"/>
        <w:bottom w:val="none" w:sz="0" w:space="0" w:color="auto"/>
        <w:right w:val="none" w:sz="0" w:space="0" w:color="auto"/>
      </w:divBdr>
    </w:div>
    <w:div w:id="1928223882">
      <w:bodyDiv w:val="1"/>
      <w:marLeft w:val="0"/>
      <w:marRight w:val="0"/>
      <w:marTop w:val="0"/>
      <w:marBottom w:val="0"/>
      <w:divBdr>
        <w:top w:val="none" w:sz="0" w:space="0" w:color="auto"/>
        <w:left w:val="none" w:sz="0" w:space="0" w:color="auto"/>
        <w:bottom w:val="none" w:sz="0" w:space="0" w:color="auto"/>
        <w:right w:val="none" w:sz="0" w:space="0" w:color="auto"/>
      </w:divBdr>
    </w:div>
    <w:div w:id="1928348140">
      <w:bodyDiv w:val="1"/>
      <w:marLeft w:val="0"/>
      <w:marRight w:val="0"/>
      <w:marTop w:val="0"/>
      <w:marBottom w:val="0"/>
      <w:divBdr>
        <w:top w:val="none" w:sz="0" w:space="0" w:color="auto"/>
        <w:left w:val="none" w:sz="0" w:space="0" w:color="auto"/>
        <w:bottom w:val="none" w:sz="0" w:space="0" w:color="auto"/>
        <w:right w:val="none" w:sz="0" w:space="0" w:color="auto"/>
      </w:divBdr>
    </w:div>
    <w:div w:id="1929466142">
      <w:bodyDiv w:val="1"/>
      <w:marLeft w:val="0"/>
      <w:marRight w:val="0"/>
      <w:marTop w:val="0"/>
      <w:marBottom w:val="0"/>
      <w:divBdr>
        <w:top w:val="none" w:sz="0" w:space="0" w:color="auto"/>
        <w:left w:val="none" w:sz="0" w:space="0" w:color="auto"/>
        <w:bottom w:val="none" w:sz="0" w:space="0" w:color="auto"/>
        <w:right w:val="none" w:sz="0" w:space="0" w:color="auto"/>
      </w:divBdr>
    </w:div>
    <w:div w:id="1929919926">
      <w:bodyDiv w:val="1"/>
      <w:marLeft w:val="0"/>
      <w:marRight w:val="0"/>
      <w:marTop w:val="0"/>
      <w:marBottom w:val="0"/>
      <w:divBdr>
        <w:top w:val="none" w:sz="0" w:space="0" w:color="auto"/>
        <w:left w:val="none" w:sz="0" w:space="0" w:color="auto"/>
        <w:bottom w:val="none" w:sz="0" w:space="0" w:color="auto"/>
        <w:right w:val="none" w:sz="0" w:space="0" w:color="auto"/>
      </w:divBdr>
    </w:div>
    <w:div w:id="1930625746">
      <w:bodyDiv w:val="1"/>
      <w:marLeft w:val="0"/>
      <w:marRight w:val="0"/>
      <w:marTop w:val="0"/>
      <w:marBottom w:val="0"/>
      <w:divBdr>
        <w:top w:val="none" w:sz="0" w:space="0" w:color="auto"/>
        <w:left w:val="none" w:sz="0" w:space="0" w:color="auto"/>
        <w:bottom w:val="none" w:sz="0" w:space="0" w:color="auto"/>
        <w:right w:val="none" w:sz="0" w:space="0" w:color="auto"/>
      </w:divBdr>
    </w:div>
    <w:div w:id="1931160116">
      <w:bodyDiv w:val="1"/>
      <w:marLeft w:val="0"/>
      <w:marRight w:val="0"/>
      <w:marTop w:val="0"/>
      <w:marBottom w:val="0"/>
      <w:divBdr>
        <w:top w:val="none" w:sz="0" w:space="0" w:color="auto"/>
        <w:left w:val="none" w:sz="0" w:space="0" w:color="auto"/>
        <w:bottom w:val="none" w:sz="0" w:space="0" w:color="auto"/>
        <w:right w:val="none" w:sz="0" w:space="0" w:color="auto"/>
      </w:divBdr>
    </w:div>
    <w:div w:id="1931350856">
      <w:bodyDiv w:val="1"/>
      <w:marLeft w:val="0"/>
      <w:marRight w:val="0"/>
      <w:marTop w:val="0"/>
      <w:marBottom w:val="0"/>
      <w:divBdr>
        <w:top w:val="none" w:sz="0" w:space="0" w:color="auto"/>
        <w:left w:val="none" w:sz="0" w:space="0" w:color="auto"/>
        <w:bottom w:val="none" w:sz="0" w:space="0" w:color="auto"/>
        <w:right w:val="none" w:sz="0" w:space="0" w:color="auto"/>
      </w:divBdr>
    </w:div>
    <w:div w:id="1933050558">
      <w:bodyDiv w:val="1"/>
      <w:marLeft w:val="0"/>
      <w:marRight w:val="0"/>
      <w:marTop w:val="0"/>
      <w:marBottom w:val="0"/>
      <w:divBdr>
        <w:top w:val="none" w:sz="0" w:space="0" w:color="auto"/>
        <w:left w:val="none" w:sz="0" w:space="0" w:color="auto"/>
        <w:bottom w:val="none" w:sz="0" w:space="0" w:color="auto"/>
        <w:right w:val="none" w:sz="0" w:space="0" w:color="auto"/>
      </w:divBdr>
    </w:div>
    <w:div w:id="1933708336">
      <w:bodyDiv w:val="1"/>
      <w:marLeft w:val="0"/>
      <w:marRight w:val="0"/>
      <w:marTop w:val="0"/>
      <w:marBottom w:val="0"/>
      <w:divBdr>
        <w:top w:val="none" w:sz="0" w:space="0" w:color="auto"/>
        <w:left w:val="none" w:sz="0" w:space="0" w:color="auto"/>
        <w:bottom w:val="none" w:sz="0" w:space="0" w:color="auto"/>
        <w:right w:val="none" w:sz="0" w:space="0" w:color="auto"/>
      </w:divBdr>
    </w:div>
    <w:div w:id="1934048213">
      <w:marLeft w:val="0"/>
      <w:marRight w:val="0"/>
      <w:marTop w:val="0"/>
      <w:marBottom w:val="0"/>
      <w:divBdr>
        <w:top w:val="none" w:sz="0" w:space="0" w:color="auto"/>
        <w:left w:val="none" w:sz="0" w:space="0" w:color="auto"/>
        <w:bottom w:val="none" w:sz="0" w:space="0" w:color="auto"/>
        <w:right w:val="none" w:sz="0" w:space="0" w:color="auto"/>
      </w:divBdr>
    </w:div>
    <w:div w:id="1934581709">
      <w:bodyDiv w:val="1"/>
      <w:marLeft w:val="0"/>
      <w:marRight w:val="0"/>
      <w:marTop w:val="0"/>
      <w:marBottom w:val="0"/>
      <w:divBdr>
        <w:top w:val="none" w:sz="0" w:space="0" w:color="auto"/>
        <w:left w:val="none" w:sz="0" w:space="0" w:color="auto"/>
        <w:bottom w:val="none" w:sz="0" w:space="0" w:color="auto"/>
        <w:right w:val="none" w:sz="0" w:space="0" w:color="auto"/>
      </w:divBdr>
    </w:div>
    <w:div w:id="1934700128">
      <w:bodyDiv w:val="1"/>
      <w:marLeft w:val="0"/>
      <w:marRight w:val="0"/>
      <w:marTop w:val="0"/>
      <w:marBottom w:val="0"/>
      <w:divBdr>
        <w:top w:val="none" w:sz="0" w:space="0" w:color="auto"/>
        <w:left w:val="none" w:sz="0" w:space="0" w:color="auto"/>
        <w:bottom w:val="none" w:sz="0" w:space="0" w:color="auto"/>
        <w:right w:val="none" w:sz="0" w:space="0" w:color="auto"/>
      </w:divBdr>
    </w:div>
    <w:div w:id="1935168490">
      <w:bodyDiv w:val="1"/>
      <w:marLeft w:val="0"/>
      <w:marRight w:val="0"/>
      <w:marTop w:val="0"/>
      <w:marBottom w:val="0"/>
      <w:divBdr>
        <w:top w:val="none" w:sz="0" w:space="0" w:color="auto"/>
        <w:left w:val="none" w:sz="0" w:space="0" w:color="auto"/>
        <w:bottom w:val="none" w:sz="0" w:space="0" w:color="auto"/>
        <w:right w:val="none" w:sz="0" w:space="0" w:color="auto"/>
      </w:divBdr>
    </w:div>
    <w:div w:id="1936934329">
      <w:bodyDiv w:val="1"/>
      <w:marLeft w:val="0"/>
      <w:marRight w:val="0"/>
      <w:marTop w:val="0"/>
      <w:marBottom w:val="0"/>
      <w:divBdr>
        <w:top w:val="none" w:sz="0" w:space="0" w:color="auto"/>
        <w:left w:val="none" w:sz="0" w:space="0" w:color="auto"/>
        <w:bottom w:val="none" w:sz="0" w:space="0" w:color="auto"/>
        <w:right w:val="none" w:sz="0" w:space="0" w:color="auto"/>
      </w:divBdr>
    </w:div>
    <w:div w:id="1939211906">
      <w:bodyDiv w:val="1"/>
      <w:marLeft w:val="0"/>
      <w:marRight w:val="0"/>
      <w:marTop w:val="0"/>
      <w:marBottom w:val="0"/>
      <w:divBdr>
        <w:top w:val="none" w:sz="0" w:space="0" w:color="auto"/>
        <w:left w:val="none" w:sz="0" w:space="0" w:color="auto"/>
        <w:bottom w:val="none" w:sz="0" w:space="0" w:color="auto"/>
        <w:right w:val="none" w:sz="0" w:space="0" w:color="auto"/>
      </w:divBdr>
    </w:div>
    <w:div w:id="1939368962">
      <w:bodyDiv w:val="1"/>
      <w:marLeft w:val="0"/>
      <w:marRight w:val="0"/>
      <w:marTop w:val="0"/>
      <w:marBottom w:val="0"/>
      <w:divBdr>
        <w:top w:val="none" w:sz="0" w:space="0" w:color="auto"/>
        <w:left w:val="none" w:sz="0" w:space="0" w:color="auto"/>
        <w:bottom w:val="none" w:sz="0" w:space="0" w:color="auto"/>
        <w:right w:val="none" w:sz="0" w:space="0" w:color="auto"/>
      </w:divBdr>
    </w:div>
    <w:div w:id="1941330791">
      <w:bodyDiv w:val="1"/>
      <w:marLeft w:val="0"/>
      <w:marRight w:val="0"/>
      <w:marTop w:val="0"/>
      <w:marBottom w:val="0"/>
      <w:divBdr>
        <w:top w:val="none" w:sz="0" w:space="0" w:color="auto"/>
        <w:left w:val="none" w:sz="0" w:space="0" w:color="auto"/>
        <w:bottom w:val="none" w:sz="0" w:space="0" w:color="auto"/>
        <w:right w:val="none" w:sz="0" w:space="0" w:color="auto"/>
      </w:divBdr>
    </w:div>
    <w:div w:id="1941572038">
      <w:bodyDiv w:val="1"/>
      <w:marLeft w:val="0"/>
      <w:marRight w:val="0"/>
      <w:marTop w:val="0"/>
      <w:marBottom w:val="0"/>
      <w:divBdr>
        <w:top w:val="none" w:sz="0" w:space="0" w:color="auto"/>
        <w:left w:val="none" w:sz="0" w:space="0" w:color="auto"/>
        <w:bottom w:val="none" w:sz="0" w:space="0" w:color="auto"/>
        <w:right w:val="none" w:sz="0" w:space="0" w:color="auto"/>
      </w:divBdr>
    </w:div>
    <w:div w:id="1942299487">
      <w:bodyDiv w:val="1"/>
      <w:marLeft w:val="0"/>
      <w:marRight w:val="0"/>
      <w:marTop w:val="0"/>
      <w:marBottom w:val="0"/>
      <w:divBdr>
        <w:top w:val="none" w:sz="0" w:space="0" w:color="auto"/>
        <w:left w:val="none" w:sz="0" w:space="0" w:color="auto"/>
        <w:bottom w:val="none" w:sz="0" w:space="0" w:color="auto"/>
        <w:right w:val="none" w:sz="0" w:space="0" w:color="auto"/>
      </w:divBdr>
    </w:div>
    <w:div w:id="1943149191">
      <w:bodyDiv w:val="1"/>
      <w:marLeft w:val="0"/>
      <w:marRight w:val="0"/>
      <w:marTop w:val="0"/>
      <w:marBottom w:val="0"/>
      <w:divBdr>
        <w:top w:val="none" w:sz="0" w:space="0" w:color="auto"/>
        <w:left w:val="none" w:sz="0" w:space="0" w:color="auto"/>
        <w:bottom w:val="none" w:sz="0" w:space="0" w:color="auto"/>
        <w:right w:val="none" w:sz="0" w:space="0" w:color="auto"/>
      </w:divBdr>
    </w:div>
    <w:div w:id="1943950611">
      <w:bodyDiv w:val="1"/>
      <w:marLeft w:val="0"/>
      <w:marRight w:val="0"/>
      <w:marTop w:val="0"/>
      <w:marBottom w:val="0"/>
      <w:divBdr>
        <w:top w:val="none" w:sz="0" w:space="0" w:color="auto"/>
        <w:left w:val="none" w:sz="0" w:space="0" w:color="auto"/>
        <w:bottom w:val="none" w:sz="0" w:space="0" w:color="auto"/>
        <w:right w:val="none" w:sz="0" w:space="0" w:color="auto"/>
      </w:divBdr>
    </w:div>
    <w:div w:id="1944069825">
      <w:bodyDiv w:val="1"/>
      <w:marLeft w:val="0"/>
      <w:marRight w:val="0"/>
      <w:marTop w:val="0"/>
      <w:marBottom w:val="0"/>
      <w:divBdr>
        <w:top w:val="none" w:sz="0" w:space="0" w:color="auto"/>
        <w:left w:val="none" w:sz="0" w:space="0" w:color="auto"/>
        <w:bottom w:val="none" w:sz="0" w:space="0" w:color="auto"/>
        <w:right w:val="none" w:sz="0" w:space="0" w:color="auto"/>
      </w:divBdr>
    </w:div>
    <w:div w:id="1944458753">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
    <w:div w:id="1945839092">
      <w:bodyDiv w:val="1"/>
      <w:marLeft w:val="0"/>
      <w:marRight w:val="0"/>
      <w:marTop w:val="0"/>
      <w:marBottom w:val="0"/>
      <w:divBdr>
        <w:top w:val="none" w:sz="0" w:space="0" w:color="auto"/>
        <w:left w:val="none" w:sz="0" w:space="0" w:color="auto"/>
        <w:bottom w:val="none" w:sz="0" w:space="0" w:color="auto"/>
        <w:right w:val="none" w:sz="0" w:space="0" w:color="auto"/>
      </w:divBdr>
    </w:div>
    <w:div w:id="1946303361">
      <w:bodyDiv w:val="1"/>
      <w:marLeft w:val="0"/>
      <w:marRight w:val="0"/>
      <w:marTop w:val="0"/>
      <w:marBottom w:val="0"/>
      <w:divBdr>
        <w:top w:val="none" w:sz="0" w:space="0" w:color="auto"/>
        <w:left w:val="none" w:sz="0" w:space="0" w:color="auto"/>
        <w:bottom w:val="none" w:sz="0" w:space="0" w:color="auto"/>
        <w:right w:val="none" w:sz="0" w:space="0" w:color="auto"/>
      </w:divBdr>
    </w:div>
    <w:div w:id="1947349916">
      <w:bodyDiv w:val="1"/>
      <w:marLeft w:val="0"/>
      <w:marRight w:val="0"/>
      <w:marTop w:val="0"/>
      <w:marBottom w:val="0"/>
      <w:divBdr>
        <w:top w:val="none" w:sz="0" w:space="0" w:color="auto"/>
        <w:left w:val="none" w:sz="0" w:space="0" w:color="auto"/>
        <w:bottom w:val="none" w:sz="0" w:space="0" w:color="auto"/>
        <w:right w:val="none" w:sz="0" w:space="0" w:color="auto"/>
      </w:divBdr>
    </w:div>
    <w:div w:id="1947421962">
      <w:bodyDiv w:val="1"/>
      <w:marLeft w:val="0"/>
      <w:marRight w:val="0"/>
      <w:marTop w:val="0"/>
      <w:marBottom w:val="0"/>
      <w:divBdr>
        <w:top w:val="none" w:sz="0" w:space="0" w:color="auto"/>
        <w:left w:val="none" w:sz="0" w:space="0" w:color="auto"/>
        <w:bottom w:val="none" w:sz="0" w:space="0" w:color="auto"/>
        <w:right w:val="none" w:sz="0" w:space="0" w:color="auto"/>
      </w:divBdr>
    </w:div>
    <w:div w:id="1947542278">
      <w:bodyDiv w:val="1"/>
      <w:marLeft w:val="0"/>
      <w:marRight w:val="0"/>
      <w:marTop w:val="0"/>
      <w:marBottom w:val="0"/>
      <w:divBdr>
        <w:top w:val="none" w:sz="0" w:space="0" w:color="auto"/>
        <w:left w:val="none" w:sz="0" w:space="0" w:color="auto"/>
        <w:bottom w:val="none" w:sz="0" w:space="0" w:color="auto"/>
        <w:right w:val="none" w:sz="0" w:space="0" w:color="auto"/>
      </w:divBdr>
    </w:div>
    <w:div w:id="1947998421">
      <w:bodyDiv w:val="1"/>
      <w:marLeft w:val="0"/>
      <w:marRight w:val="0"/>
      <w:marTop w:val="0"/>
      <w:marBottom w:val="0"/>
      <w:divBdr>
        <w:top w:val="none" w:sz="0" w:space="0" w:color="auto"/>
        <w:left w:val="none" w:sz="0" w:space="0" w:color="auto"/>
        <w:bottom w:val="none" w:sz="0" w:space="0" w:color="auto"/>
        <w:right w:val="none" w:sz="0" w:space="0" w:color="auto"/>
      </w:divBdr>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8080169">
      <w:bodyDiv w:val="1"/>
      <w:marLeft w:val="0"/>
      <w:marRight w:val="0"/>
      <w:marTop w:val="0"/>
      <w:marBottom w:val="0"/>
      <w:divBdr>
        <w:top w:val="none" w:sz="0" w:space="0" w:color="auto"/>
        <w:left w:val="none" w:sz="0" w:space="0" w:color="auto"/>
        <w:bottom w:val="none" w:sz="0" w:space="0" w:color="auto"/>
        <w:right w:val="none" w:sz="0" w:space="0" w:color="auto"/>
      </w:divBdr>
    </w:div>
    <w:div w:id="1948927988">
      <w:marLeft w:val="480"/>
      <w:marRight w:val="0"/>
      <w:marTop w:val="0"/>
      <w:marBottom w:val="0"/>
      <w:divBdr>
        <w:top w:val="none" w:sz="0" w:space="0" w:color="auto"/>
        <w:left w:val="none" w:sz="0" w:space="0" w:color="auto"/>
        <w:bottom w:val="none" w:sz="0" w:space="0" w:color="auto"/>
        <w:right w:val="none" w:sz="0" w:space="0" w:color="auto"/>
      </w:divBdr>
    </w:div>
    <w:div w:id="1949459553">
      <w:bodyDiv w:val="1"/>
      <w:marLeft w:val="0"/>
      <w:marRight w:val="0"/>
      <w:marTop w:val="0"/>
      <w:marBottom w:val="0"/>
      <w:divBdr>
        <w:top w:val="none" w:sz="0" w:space="0" w:color="auto"/>
        <w:left w:val="none" w:sz="0" w:space="0" w:color="auto"/>
        <w:bottom w:val="none" w:sz="0" w:space="0" w:color="auto"/>
        <w:right w:val="none" w:sz="0" w:space="0" w:color="auto"/>
      </w:divBdr>
    </w:div>
    <w:div w:id="1951735874">
      <w:bodyDiv w:val="1"/>
      <w:marLeft w:val="0"/>
      <w:marRight w:val="0"/>
      <w:marTop w:val="0"/>
      <w:marBottom w:val="0"/>
      <w:divBdr>
        <w:top w:val="none" w:sz="0" w:space="0" w:color="auto"/>
        <w:left w:val="none" w:sz="0" w:space="0" w:color="auto"/>
        <w:bottom w:val="none" w:sz="0" w:space="0" w:color="auto"/>
        <w:right w:val="none" w:sz="0" w:space="0" w:color="auto"/>
      </w:divBdr>
    </w:div>
    <w:div w:id="1951932755">
      <w:bodyDiv w:val="1"/>
      <w:marLeft w:val="0"/>
      <w:marRight w:val="0"/>
      <w:marTop w:val="0"/>
      <w:marBottom w:val="0"/>
      <w:divBdr>
        <w:top w:val="none" w:sz="0" w:space="0" w:color="auto"/>
        <w:left w:val="none" w:sz="0" w:space="0" w:color="auto"/>
        <w:bottom w:val="none" w:sz="0" w:space="0" w:color="auto"/>
        <w:right w:val="none" w:sz="0" w:space="0" w:color="auto"/>
      </w:divBdr>
    </w:div>
    <w:div w:id="1952400413">
      <w:bodyDiv w:val="1"/>
      <w:marLeft w:val="0"/>
      <w:marRight w:val="0"/>
      <w:marTop w:val="0"/>
      <w:marBottom w:val="0"/>
      <w:divBdr>
        <w:top w:val="none" w:sz="0" w:space="0" w:color="auto"/>
        <w:left w:val="none" w:sz="0" w:space="0" w:color="auto"/>
        <w:bottom w:val="none" w:sz="0" w:space="0" w:color="auto"/>
        <w:right w:val="none" w:sz="0" w:space="0" w:color="auto"/>
      </w:divBdr>
    </w:div>
    <w:div w:id="1952778919">
      <w:marLeft w:val="480"/>
      <w:marRight w:val="0"/>
      <w:marTop w:val="0"/>
      <w:marBottom w:val="0"/>
      <w:divBdr>
        <w:top w:val="none" w:sz="0" w:space="0" w:color="auto"/>
        <w:left w:val="none" w:sz="0" w:space="0" w:color="auto"/>
        <w:bottom w:val="none" w:sz="0" w:space="0" w:color="auto"/>
        <w:right w:val="none" w:sz="0" w:space="0" w:color="auto"/>
      </w:divBdr>
    </w:div>
    <w:div w:id="1953855978">
      <w:bodyDiv w:val="1"/>
      <w:marLeft w:val="0"/>
      <w:marRight w:val="0"/>
      <w:marTop w:val="0"/>
      <w:marBottom w:val="0"/>
      <w:divBdr>
        <w:top w:val="none" w:sz="0" w:space="0" w:color="auto"/>
        <w:left w:val="none" w:sz="0" w:space="0" w:color="auto"/>
        <w:bottom w:val="none" w:sz="0" w:space="0" w:color="auto"/>
        <w:right w:val="none" w:sz="0" w:space="0" w:color="auto"/>
      </w:divBdr>
    </w:div>
    <w:div w:id="1953895166">
      <w:bodyDiv w:val="1"/>
      <w:marLeft w:val="0"/>
      <w:marRight w:val="0"/>
      <w:marTop w:val="0"/>
      <w:marBottom w:val="0"/>
      <w:divBdr>
        <w:top w:val="none" w:sz="0" w:space="0" w:color="auto"/>
        <w:left w:val="none" w:sz="0" w:space="0" w:color="auto"/>
        <w:bottom w:val="none" w:sz="0" w:space="0" w:color="auto"/>
        <w:right w:val="none" w:sz="0" w:space="0" w:color="auto"/>
      </w:divBdr>
    </w:div>
    <w:div w:id="1955096450">
      <w:bodyDiv w:val="1"/>
      <w:marLeft w:val="0"/>
      <w:marRight w:val="0"/>
      <w:marTop w:val="0"/>
      <w:marBottom w:val="0"/>
      <w:divBdr>
        <w:top w:val="none" w:sz="0" w:space="0" w:color="auto"/>
        <w:left w:val="none" w:sz="0" w:space="0" w:color="auto"/>
        <w:bottom w:val="none" w:sz="0" w:space="0" w:color="auto"/>
        <w:right w:val="none" w:sz="0" w:space="0" w:color="auto"/>
      </w:divBdr>
    </w:div>
    <w:div w:id="1955167096">
      <w:bodyDiv w:val="1"/>
      <w:marLeft w:val="0"/>
      <w:marRight w:val="0"/>
      <w:marTop w:val="0"/>
      <w:marBottom w:val="0"/>
      <w:divBdr>
        <w:top w:val="none" w:sz="0" w:space="0" w:color="auto"/>
        <w:left w:val="none" w:sz="0" w:space="0" w:color="auto"/>
        <w:bottom w:val="none" w:sz="0" w:space="0" w:color="auto"/>
        <w:right w:val="none" w:sz="0" w:space="0" w:color="auto"/>
      </w:divBdr>
    </w:div>
    <w:div w:id="1955211000">
      <w:bodyDiv w:val="1"/>
      <w:marLeft w:val="0"/>
      <w:marRight w:val="0"/>
      <w:marTop w:val="0"/>
      <w:marBottom w:val="0"/>
      <w:divBdr>
        <w:top w:val="none" w:sz="0" w:space="0" w:color="auto"/>
        <w:left w:val="none" w:sz="0" w:space="0" w:color="auto"/>
        <w:bottom w:val="none" w:sz="0" w:space="0" w:color="auto"/>
        <w:right w:val="none" w:sz="0" w:space="0" w:color="auto"/>
      </w:divBdr>
    </w:div>
    <w:div w:id="1956280047">
      <w:marLeft w:val="480"/>
      <w:marRight w:val="0"/>
      <w:marTop w:val="0"/>
      <w:marBottom w:val="0"/>
      <w:divBdr>
        <w:top w:val="none" w:sz="0" w:space="0" w:color="auto"/>
        <w:left w:val="none" w:sz="0" w:space="0" w:color="auto"/>
        <w:bottom w:val="none" w:sz="0" w:space="0" w:color="auto"/>
        <w:right w:val="none" w:sz="0" w:space="0" w:color="auto"/>
      </w:divBdr>
    </w:div>
    <w:div w:id="1957298632">
      <w:bodyDiv w:val="1"/>
      <w:marLeft w:val="0"/>
      <w:marRight w:val="0"/>
      <w:marTop w:val="0"/>
      <w:marBottom w:val="0"/>
      <w:divBdr>
        <w:top w:val="none" w:sz="0" w:space="0" w:color="auto"/>
        <w:left w:val="none" w:sz="0" w:space="0" w:color="auto"/>
        <w:bottom w:val="none" w:sz="0" w:space="0" w:color="auto"/>
        <w:right w:val="none" w:sz="0" w:space="0" w:color="auto"/>
      </w:divBdr>
    </w:div>
    <w:div w:id="1958413778">
      <w:bodyDiv w:val="1"/>
      <w:marLeft w:val="0"/>
      <w:marRight w:val="0"/>
      <w:marTop w:val="0"/>
      <w:marBottom w:val="0"/>
      <w:divBdr>
        <w:top w:val="none" w:sz="0" w:space="0" w:color="auto"/>
        <w:left w:val="none" w:sz="0" w:space="0" w:color="auto"/>
        <w:bottom w:val="none" w:sz="0" w:space="0" w:color="auto"/>
        <w:right w:val="none" w:sz="0" w:space="0" w:color="auto"/>
      </w:divBdr>
    </w:div>
    <w:div w:id="1958486615">
      <w:bodyDiv w:val="1"/>
      <w:marLeft w:val="0"/>
      <w:marRight w:val="0"/>
      <w:marTop w:val="0"/>
      <w:marBottom w:val="0"/>
      <w:divBdr>
        <w:top w:val="none" w:sz="0" w:space="0" w:color="auto"/>
        <w:left w:val="none" w:sz="0" w:space="0" w:color="auto"/>
        <w:bottom w:val="none" w:sz="0" w:space="0" w:color="auto"/>
        <w:right w:val="none" w:sz="0" w:space="0" w:color="auto"/>
      </w:divBdr>
    </w:div>
    <w:div w:id="1958557150">
      <w:bodyDiv w:val="1"/>
      <w:marLeft w:val="0"/>
      <w:marRight w:val="0"/>
      <w:marTop w:val="0"/>
      <w:marBottom w:val="0"/>
      <w:divBdr>
        <w:top w:val="none" w:sz="0" w:space="0" w:color="auto"/>
        <w:left w:val="none" w:sz="0" w:space="0" w:color="auto"/>
        <w:bottom w:val="none" w:sz="0" w:space="0" w:color="auto"/>
        <w:right w:val="none" w:sz="0" w:space="0" w:color="auto"/>
      </w:divBdr>
    </w:div>
    <w:div w:id="1958677149">
      <w:bodyDiv w:val="1"/>
      <w:marLeft w:val="0"/>
      <w:marRight w:val="0"/>
      <w:marTop w:val="0"/>
      <w:marBottom w:val="0"/>
      <w:divBdr>
        <w:top w:val="none" w:sz="0" w:space="0" w:color="auto"/>
        <w:left w:val="none" w:sz="0" w:space="0" w:color="auto"/>
        <w:bottom w:val="none" w:sz="0" w:space="0" w:color="auto"/>
        <w:right w:val="none" w:sz="0" w:space="0" w:color="auto"/>
      </w:divBdr>
    </w:div>
    <w:div w:id="1960257432">
      <w:bodyDiv w:val="1"/>
      <w:marLeft w:val="0"/>
      <w:marRight w:val="0"/>
      <w:marTop w:val="0"/>
      <w:marBottom w:val="0"/>
      <w:divBdr>
        <w:top w:val="none" w:sz="0" w:space="0" w:color="auto"/>
        <w:left w:val="none" w:sz="0" w:space="0" w:color="auto"/>
        <w:bottom w:val="none" w:sz="0" w:space="0" w:color="auto"/>
        <w:right w:val="none" w:sz="0" w:space="0" w:color="auto"/>
      </w:divBdr>
    </w:div>
    <w:div w:id="1960455163">
      <w:bodyDiv w:val="1"/>
      <w:marLeft w:val="0"/>
      <w:marRight w:val="0"/>
      <w:marTop w:val="0"/>
      <w:marBottom w:val="0"/>
      <w:divBdr>
        <w:top w:val="none" w:sz="0" w:space="0" w:color="auto"/>
        <w:left w:val="none" w:sz="0" w:space="0" w:color="auto"/>
        <w:bottom w:val="none" w:sz="0" w:space="0" w:color="auto"/>
        <w:right w:val="none" w:sz="0" w:space="0" w:color="auto"/>
      </w:divBdr>
    </w:div>
    <w:div w:id="1961185156">
      <w:bodyDiv w:val="1"/>
      <w:marLeft w:val="0"/>
      <w:marRight w:val="0"/>
      <w:marTop w:val="0"/>
      <w:marBottom w:val="0"/>
      <w:divBdr>
        <w:top w:val="none" w:sz="0" w:space="0" w:color="auto"/>
        <w:left w:val="none" w:sz="0" w:space="0" w:color="auto"/>
        <w:bottom w:val="none" w:sz="0" w:space="0" w:color="auto"/>
        <w:right w:val="none" w:sz="0" w:space="0" w:color="auto"/>
      </w:divBdr>
    </w:div>
    <w:div w:id="1961568784">
      <w:bodyDiv w:val="1"/>
      <w:marLeft w:val="0"/>
      <w:marRight w:val="0"/>
      <w:marTop w:val="0"/>
      <w:marBottom w:val="0"/>
      <w:divBdr>
        <w:top w:val="none" w:sz="0" w:space="0" w:color="auto"/>
        <w:left w:val="none" w:sz="0" w:space="0" w:color="auto"/>
        <w:bottom w:val="none" w:sz="0" w:space="0" w:color="auto"/>
        <w:right w:val="none" w:sz="0" w:space="0" w:color="auto"/>
      </w:divBdr>
    </w:div>
    <w:div w:id="1961762436">
      <w:bodyDiv w:val="1"/>
      <w:marLeft w:val="0"/>
      <w:marRight w:val="0"/>
      <w:marTop w:val="0"/>
      <w:marBottom w:val="0"/>
      <w:divBdr>
        <w:top w:val="none" w:sz="0" w:space="0" w:color="auto"/>
        <w:left w:val="none" w:sz="0" w:space="0" w:color="auto"/>
        <w:bottom w:val="none" w:sz="0" w:space="0" w:color="auto"/>
        <w:right w:val="none" w:sz="0" w:space="0" w:color="auto"/>
      </w:divBdr>
    </w:div>
    <w:div w:id="1962607927">
      <w:bodyDiv w:val="1"/>
      <w:marLeft w:val="0"/>
      <w:marRight w:val="0"/>
      <w:marTop w:val="0"/>
      <w:marBottom w:val="0"/>
      <w:divBdr>
        <w:top w:val="none" w:sz="0" w:space="0" w:color="auto"/>
        <w:left w:val="none" w:sz="0" w:space="0" w:color="auto"/>
        <w:bottom w:val="none" w:sz="0" w:space="0" w:color="auto"/>
        <w:right w:val="none" w:sz="0" w:space="0" w:color="auto"/>
      </w:divBdr>
    </w:div>
    <w:div w:id="1962682623">
      <w:bodyDiv w:val="1"/>
      <w:marLeft w:val="0"/>
      <w:marRight w:val="0"/>
      <w:marTop w:val="0"/>
      <w:marBottom w:val="0"/>
      <w:divBdr>
        <w:top w:val="none" w:sz="0" w:space="0" w:color="auto"/>
        <w:left w:val="none" w:sz="0" w:space="0" w:color="auto"/>
        <w:bottom w:val="none" w:sz="0" w:space="0" w:color="auto"/>
        <w:right w:val="none" w:sz="0" w:space="0" w:color="auto"/>
      </w:divBdr>
    </w:div>
    <w:div w:id="1962883539">
      <w:bodyDiv w:val="1"/>
      <w:marLeft w:val="0"/>
      <w:marRight w:val="0"/>
      <w:marTop w:val="0"/>
      <w:marBottom w:val="0"/>
      <w:divBdr>
        <w:top w:val="none" w:sz="0" w:space="0" w:color="auto"/>
        <w:left w:val="none" w:sz="0" w:space="0" w:color="auto"/>
        <w:bottom w:val="none" w:sz="0" w:space="0" w:color="auto"/>
        <w:right w:val="none" w:sz="0" w:space="0" w:color="auto"/>
      </w:divBdr>
    </w:div>
    <w:div w:id="1963921622">
      <w:bodyDiv w:val="1"/>
      <w:marLeft w:val="0"/>
      <w:marRight w:val="0"/>
      <w:marTop w:val="0"/>
      <w:marBottom w:val="0"/>
      <w:divBdr>
        <w:top w:val="none" w:sz="0" w:space="0" w:color="auto"/>
        <w:left w:val="none" w:sz="0" w:space="0" w:color="auto"/>
        <w:bottom w:val="none" w:sz="0" w:space="0" w:color="auto"/>
        <w:right w:val="none" w:sz="0" w:space="0" w:color="auto"/>
      </w:divBdr>
    </w:div>
    <w:div w:id="1964998015">
      <w:bodyDiv w:val="1"/>
      <w:marLeft w:val="0"/>
      <w:marRight w:val="0"/>
      <w:marTop w:val="0"/>
      <w:marBottom w:val="0"/>
      <w:divBdr>
        <w:top w:val="none" w:sz="0" w:space="0" w:color="auto"/>
        <w:left w:val="none" w:sz="0" w:space="0" w:color="auto"/>
        <w:bottom w:val="none" w:sz="0" w:space="0" w:color="auto"/>
        <w:right w:val="none" w:sz="0" w:space="0" w:color="auto"/>
      </w:divBdr>
    </w:div>
    <w:div w:id="1965694435">
      <w:bodyDiv w:val="1"/>
      <w:marLeft w:val="0"/>
      <w:marRight w:val="0"/>
      <w:marTop w:val="0"/>
      <w:marBottom w:val="0"/>
      <w:divBdr>
        <w:top w:val="none" w:sz="0" w:space="0" w:color="auto"/>
        <w:left w:val="none" w:sz="0" w:space="0" w:color="auto"/>
        <w:bottom w:val="none" w:sz="0" w:space="0" w:color="auto"/>
        <w:right w:val="none" w:sz="0" w:space="0" w:color="auto"/>
      </w:divBdr>
    </w:div>
    <w:div w:id="1965966672">
      <w:bodyDiv w:val="1"/>
      <w:marLeft w:val="0"/>
      <w:marRight w:val="0"/>
      <w:marTop w:val="0"/>
      <w:marBottom w:val="0"/>
      <w:divBdr>
        <w:top w:val="none" w:sz="0" w:space="0" w:color="auto"/>
        <w:left w:val="none" w:sz="0" w:space="0" w:color="auto"/>
        <w:bottom w:val="none" w:sz="0" w:space="0" w:color="auto"/>
        <w:right w:val="none" w:sz="0" w:space="0" w:color="auto"/>
      </w:divBdr>
    </w:div>
    <w:div w:id="1966109714">
      <w:bodyDiv w:val="1"/>
      <w:marLeft w:val="0"/>
      <w:marRight w:val="0"/>
      <w:marTop w:val="0"/>
      <w:marBottom w:val="0"/>
      <w:divBdr>
        <w:top w:val="none" w:sz="0" w:space="0" w:color="auto"/>
        <w:left w:val="none" w:sz="0" w:space="0" w:color="auto"/>
        <w:bottom w:val="none" w:sz="0" w:space="0" w:color="auto"/>
        <w:right w:val="none" w:sz="0" w:space="0" w:color="auto"/>
      </w:divBdr>
    </w:div>
    <w:div w:id="1967159527">
      <w:bodyDiv w:val="1"/>
      <w:marLeft w:val="0"/>
      <w:marRight w:val="0"/>
      <w:marTop w:val="0"/>
      <w:marBottom w:val="0"/>
      <w:divBdr>
        <w:top w:val="none" w:sz="0" w:space="0" w:color="auto"/>
        <w:left w:val="none" w:sz="0" w:space="0" w:color="auto"/>
        <w:bottom w:val="none" w:sz="0" w:space="0" w:color="auto"/>
        <w:right w:val="none" w:sz="0" w:space="0" w:color="auto"/>
      </w:divBdr>
    </w:div>
    <w:div w:id="1967546018">
      <w:bodyDiv w:val="1"/>
      <w:marLeft w:val="0"/>
      <w:marRight w:val="0"/>
      <w:marTop w:val="0"/>
      <w:marBottom w:val="0"/>
      <w:divBdr>
        <w:top w:val="none" w:sz="0" w:space="0" w:color="auto"/>
        <w:left w:val="none" w:sz="0" w:space="0" w:color="auto"/>
        <w:bottom w:val="none" w:sz="0" w:space="0" w:color="auto"/>
        <w:right w:val="none" w:sz="0" w:space="0" w:color="auto"/>
      </w:divBdr>
    </w:div>
    <w:div w:id="1968388700">
      <w:bodyDiv w:val="1"/>
      <w:marLeft w:val="0"/>
      <w:marRight w:val="0"/>
      <w:marTop w:val="0"/>
      <w:marBottom w:val="0"/>
      <w:divBdr>
        <w:top w:val="none" w:sz="0" w:space="0" w:color="auto"/>
        <w:left w:val="none" w:sz="0" w:space="0" w:color="auto"/>
        <w:bottom w:val="none" w:sz="0" w:space="0" w:color="auto"/>
        <w:right w:val="none" w:sz="0" w:space="0" w:color="auto"/>
      </w:divBdr>
    </w:div>
    <w:div w:id="1968584325">
      <w:bodyDiv w:val="1"/>
      <w:marLeft w:val="0"/>
      <w:marRight w:val="0"/>
      <w:marTop w:val="0"/>
      <w:marBottom w:val="0"/>
      <w:divBdr>
        <w:top w:val="none" w:sz="0" w:space="0" w:color="auto"/>
        <w:left w:val="none" w:sz="0" w:space="0" w:color="auto"/>
        <w:bottom w:val="none" w:sz="0" w:space="0" w:color="auto"/>
        <w:right w:val="none" w:sz="0" w:space="0" w:color="auto"/>
      </w:divBdr>
    </w:div>
    <w:div w:id="1968925630">
      <w:bodyDiv w:val="1"/>
      <w:marLeft w:val="0"/>
      <w:marRight w:val="0"/>
      <w:marTop w:val="0"/>
      <w:marBottom w:val="0"/>
      <w:divBdr>
        <w:top w:val="none" w:sz="0" w:space="0" w:color="auto"/>
        <w:left w:val="none" w:sz="0" w:space="0" w:color="auto"/>
        <w:bottom w:val="none" w:sz="0" w:space="0" w:color="auto"/>
        <w:right w:val="none" w:sz="0" w:space="0" w:color="auto"/>
      </w:divBdr>
    </w:div>
    <w:div w:id="1969124326">
      <w:bodyDiv w:val="1"/>
      <w:marLeft w:val="0"/>
      <w:marRight w:val="0"/>
      <w:marTop w:val="0"/>
      <w:marBottom w:val="0"/>
      <w:divBdr>
        <w:top w:val="none" w:sz="0" w:space="0" w:color="auto"/>
        <w:left w:val="none" w:sz="0" w:space="0" w:color="auto"/>
        <w:bottom w:val="none" w:sz="0" w:space="0" w:color="auto"/>
        <w:right w:val="none" w:sz="0" w:space="0" w:color="auto"/>
      </w:divBdr>
    </w:div>
    <w:div w:id="1971204984">
      <w:bodyDiv w:val="1"/>
      <w:marLeft w:val="0"/>
      <w:marRight w:val="0"/>
      <w:marTop w:val="0"/>
      <w:marBottom w:val="0"/>
      <w:divBdr>
        <w:top w:val="none" w:sz="0" w:space="0" w:color="auto"/>
        <w:left w:val="none" w:sz="0" w:space="0" w:color="auto"/>
        <w:bottom w:val="none" w:sz="0" w:space="0" w:color="auto"/>
        <w:right w:val="none" w:sz="0" w:space="0" w:color="auto"/>
      </w:divBdr>
    </w:div>
    <w:div w:id="1972325231">
      <w:bodyDiv w:val="1"/>
      <w:marLeft w:val="0"/>
      <w:marRight w:val="0"/>
      <w:marTop w:val="0"/>
      <w:marBottom w:val="0"/>
      <w:divBdr>
        <w:top w:val="none" w:sz="0" w:space="0" w:color="auto"/>
        <w:left w:val="none" w:sz="0" w:space="0" w:color="auto"/>
        <w:bottom w:val="none" w:sz="0" w:space="0" w:color="auto"/>
        <w:right w:val="none" w:sz="0" w:space="0" w:color="auto"/>
      </w:divBdr>
    </w:div>
    <w:div w:id="1972397132">
      <w:bodyDiv w:val="1"/>
      <w:marLeft w:val="0"/>
      <w:marRight w:val="0"/>
      <w:marTop w:val="0"/>
      <w:marBottom w:val="0"/>
      <w:divBdr>
        <w:top w:val="none" w:sz="0" w:space="0" w:color="auto"/>
        <w:left w:val="none" w:sz="0" w:space="0" w:color="auto"/>
        <w:bottom w:val="none" w:sz="0" w:space="0" w:color="auto"/>
        <w:right w:val="none" w:sz="0" w:space="0" w:color="auto"/>
      </w:divBdr>
    </w:div>
    <w:div w:id="1974482836">
      <w:bodyDiv w:val="1"/>
      <w:marLeft w:val="0"/>
      <w:marRight w:val="0"/>
      <w:marTop w:val="0"/>
      <w:marBottom w:val="0"/>
      <w:divBdr>
        <w:top w:val="none" w:sz="0" w:space="0" w:color="auto"/>
        <w:left w:val="none" w:sz="0" w:space="0" w:color="auto"/>
        <w:bottom w:val="none" w:sz="0" w:space="0" w:color="auto"/>
        <w:right w:val="none" w:sz="0" w:space="0" w:color="auto"/>
      </w:divBdr>
    </w:div>
    <w:div w:id="1974678695">
      <w:bodyDiv w:val="1"/>
      <w:marLeft w:val="0"/>
      <w:marRight w:val="0"/>
      <w:marTop w:val="0"/>
      <w:marBottom w:val="0"/>
      <w:divBdr>
        <w:top w:val="none" w:sz="0" w:space="0" w:color="auto"/>
        <w:left w:val="none" w:sz="0" w:space="0" w:color="auto"/>
        <w:bottom w:val="none" w:sz="0" w:space="0" w:color="auto"/>
        <w:right w:val="none" w:sz="0" w:space="0" w:color="auto"/>
      </w:divBdr>
    </w:div>
    <w:div w:id="1975938042">
      <w:bodyDiv w:val="1"/>
      <w:marLeft w:val="0"/>
      <w:marRight w:val="0"/>
      <w:marTop w:val="0"/>
      <w:marBottom w:val="0"/>
      <w:divBdr>
        <w:top w:val="none" w:sz="0" w:space="0" w:color="auto"/>
        <w:left w:val="none" w:sz="0" w:space="0" w:color="auto"/>
        <w:bottom w:val="none" w:sz="0" w:space="0" w:color="auto"/>
        <w:right w:val="none" w:sz="0" w:space="0" w:color="auto"/>
      </w:divBdr>
    </w:div>
    <w:div w:id="1976329575">
      <w:bodyDiv w:val="1"/>
      <w:marLeft w:val="0"/>
      <w:marRight w:val="0"/>
      <w:marTop w:val="0"/>
      <w:marBottom w:val="0"/>
      <w:divBdr>
        <w:top w:val="none" w:sz="0" w:space="0" w:color="auto"/>
        <w:left w:val="none" w:sz="0" w:space="0" w:color="auto"/>
        <w:bottom w:val="none" w:sz="0" w:space="0" w:color="auto"/>
        <w:right w:val="none" w:sz="0" w:space="0" w:color="auto"/>
      </w:divBdr>
    </w:div>
    <w:div w:id="1976372094">
      <w:bodyDiv w:val="1"/>
      <w:marLeft w:val="0"/>
      <w:marRight w:val="0"/>
      <w:marTop w:val="0"/>
      <w:marBottom w:val="0"/>
      <w:divBdr>
        <w:top w:val="none" w:sz="0" w:space="0" w:color="auto"/>
        <w:left w:val="none" w:sz="0" w:space="0" w:color="auto"/>
        <w:bottom w:val="none" w:sz="0" w:space="0" w:color="auto"/>
        <w:right w:val="none" w:sz="0" w:space="0" w:color="auto"/>
      </w:divBdr>
    </w:div>
    <w:div w:id="1976792359">
      <w:bodyDiv w:val="1"/>
      <w:marLeft w:val="0"/>
      <w:marRight w:val="0"/>
      <w:marTop w:val="0"/>
      <w:marBottom w:val="0"/>
      <w:divBdr>
        <w:top w:val="none" w:sz="0" w:space="0" w:color="auto"/>
        <w:left w:val="none" w:sz="0" w:space="0" w:color="auto"/>
        <w:bottom w:val="none" w:sz="0" w:space="0" w:color="auto"/>
        <w:right w:val="none" w:sz="0" w:space="0" w:color="auto"/>
      </w:divBdr>
    </w:div>
    <w:div w:id="1977828645">
      <w:bodyDiv w:val="1"/>
      <w:marLeft w:val="0"/>
      <w:marRight w:val="0"/>
      <w:marTop w:val="0"/>
      <w:marBottom w:val="0"/>
      <w:divBdr>
        <w:top w:val="none" w:sz="0" w:space="0" w:color="auto"/>
        <w:left w:val="none" w:sz="0" w:space="0" w:color="auto"/>
        <w:bottom w:val="none" w:sz="0" w:space="0" w:color="auto"/>
        <w:right w:val="none" w:sz="0" w:space="0" w:color="auto"/>
      </w:divBdr>
    </w:div>
    <w:div w:id="1978097690">
      <w:bodyDiv w:val="1"/>
      <w:marLeft w:val="0"/>
      <w:marRight w:val="0"/>
      <w:marTop w:val="0"/>
      <w:marBottom w:val="0"/>
      <w:divBdr>
        <w:top w:val="none" w:sz="0" w:space="0" w:color="auto"/>
        <w:left w:val="none" w:sz="0" w:space="0" w:color="auto"/>
        <w:bottom w:val="none" w:sz="0" w:space="0" w:color="auto"/>
        <w:right w:val="none" w:sz="0" w:space="0" w:color="auto"/>
      </w:divBdr>
    </w:div>
    <w:div w:id="1979214253">
      <w:bodyDiv w:val="1"/>
      <w:marLeft w:val="0"/>
      <w:marRight w:val="0"/>
      <w:marTop w:val="0"/>
      <w:marBottom w:val="0"/>
      <w:divBdr>
        <w:top w:val="none" w:sz="0" w:space="0" w:color="auto"/>
        <w:left w:val="none" w:sz="0" w:space="0" w:color="auto"/>
        <w:bottom w:val="none" w:sz="0" w:space="0" w:color="auto"/>
        <w:right w:val="none" w:sz="0" w:space="0" w:color="auto"/>
      </w:divBdr>
    </w:div>
    <w:div w:id="1979407633">
      <w:bodyDiv w:val="1"/>
      <w:marLeft w:val="0"/>
      <w:marRight w:val="0"/>
      <w:marTop w:val="0"/>
      <w:marBottom w:val="0"/>
      <w:divBdr>
        <w:top w:val="none" w:sz="0" w:space="0" w:color="auto"/>
        <w:left w:val="none" w:sz="0" w:space="0" w:color="auto"/>
        <w:bottom w:val="none" w:sz="0" w:space="0" w:color="auto"/>
        <w:right w:val="none" w:sz="0" w:space="0" w:color="auto"/>
      </w:divBdr>
    </w:div>
    <w:div w:id="1979913240">
      <w:bodyDiv w:val="1"/>
      <w:marLeft w:val="0"/>
      <w:marRight w:val="0"/>
      <w:marTop w:val="0"/>
      <w:marBottom w:val="0"/>
      <w:divBdr>
        <w:top w:val="none" w:sz="0" w:space="0" w:color="auto"/>
        <w:left w:val="none" w:sz="0" w:space="0" w:color="auto"/>
        <w:bottom w:val="none" w:sz="0" w:space="0" w:color="auto"/>
        <w:right w:val="none" w:sz="0" w:space="0" w:color="auto"/>
      </w:divBdr>
    </w:div>
    <w:div w:id="1980450570">
      <w:bodyDiv w:val="1"/>
      <w:marLeft w:val="0"/>
      <w:marRight w:val="0"/>
      <w:marTop w:val="0"/>
      <w:marBottom w:val="0"/>
      <w:divBdr>
        <w:top w:val="none" w:sz="0" w:space="0" w:color="auto"/>
        <w:left w:val="none" w:sz="0" w:space="0" w:color="auto"/>
        <w:bottom w:val="none" w:sz="0" w:space="0" w:color="auto"/>
        <w:right w:val="none" w:sz="0" w:space="0" w:color="auto"/>
      </w:divBdr>
    </w:div>
    <w:div w:id="1980914374">
      <w:bodyDiv w:val="1"/>
      <w:marLeft w:val="0"/>
      <w:marRight w:val="0"/>
      <w:marTop w:val="0"/>
      <w:marBottom w:val="0"/>
      <w:divBdr>
        <w:top w:val="none" w:sz="0" w:space="0" w:color="auto"/>
        <w:left w:val="none" w:sz="0" w:space="0" w:color="auto"/>
        <w:bottom w:val="none" w:sz="0" w:space="0" w:color="auto"/>
        <w:right w:val="none" w:sz="0" w:space="0" w:color="auto"/>
      </w:divBdr>
    </w:div>
    <w:div w:id="1981494721">
      <w:bodyDiv w:val="1"/>
      <w:marLeft w:val="0"/>
      <w:marRight w:val="0"/>
      <w:marTop w:val="0"/>
      <w:marBottom w:val="0"/>
      <w:divBdr>
        <w:top w:val="none" w:sz="0" w:space="0" w:color="auto"/>
        <w:left w:val="none" w:sz="0" w:space="0" w:color="auto"/>
        <w:bottom w:val="none" w:sz="0" w:space="0" w:color="auto"/>
        <w:right w:val="none" w:sz="0" w:space="0" w:color="auto"/>
      </w:divBdr>
    </w:div>
    <w:div w:id="1981495626">
      <w:bodyDiv w:val="1"/>
      <w:marLeft w:val="0"/>
      <w:marRight w:val="0"/>
      <w:marTop w:val="0"/>
      <w:marBottom w:val="0"/>
      <w:divBdr>
        <w:top w:val="none" w:sz="0" w:space="0" w:color="auto"/>
        <w:left w:val="none" w:sz="0" w:space="0" w:color="auto"/>
        <w:bottom w:val="none" w:sz="0" w:space="0" w:color="auto"/>
        <w:right w:val="none" w:sz="0" w:space="0" w:color="auto"/>
      </w:divBdr>
    </w:div>
    <w:div w:id="1981500428">
      <w:bodyDiv w:val="1"/>
      <w:marLeft w:val="0"/>
      <w:marRight w:val="0"/>
      <w:marTop w:val="0"/>
      <w:marBottom w:val="0"/>
      <w:divBdr>
        <w:top w:val="none" w:sz="0" w:space="0" w:color="auto"/>
        <w:left w:val="none" w:sz="0" w:space="0" w:color="auto"/>
        <w:bottom w:val="none" w:sz="0" w:space="0" w:color="auto"/>
        <w:right w:val="none" w:sz="0" w:space="0" w:color="auto"/>
      </w:divBdr>
    </w:div>
    <w:div w:id="1983196130">
      <w:bodyDiv w:val="1"/>
      <w:marLeft w:val="0"/>
      <w:marRight w:val="0"/>
      <w:marTop w:val="0"/>
      <w:marBottom w:val="0"/>
      <w:divBdr>
        <w:top w:val="none" w:sz="0" w:space="0" w:color="auto"/>
        <w:left w:val="none" w:sz="0" w:space="0" w:color="auto"/>
        <w:bottom w:val="none" w:sz="0" w:space="0" w:color="auto"/>
        <w:right w:val="none" w:sz="0" w:space="0" w:color="auto"/>
      </w:divBdr>
    </w:div>
    <w:div w:id="1983465068">
      <w:bodyDiv w:val="1"/>
      <w:marLeft w:val="0"/>
      <w:marRight w:val="0"/>
      <w:marTop w:val="0"/>
      <w:marBottom w:val="0"/>
      <w:divBdr>
        <w:top w:val="none" w:sz="0" w:space="0" w:color="auto"/>
        <w:left w:val="none" w:sz="0" w:space="0" w:color="auto"/>
        <w:bottom w:val="none" w:sz="0" w:space="0" w:color="auto"/>
        <w:right w:val="none" w:sz="0" w:space="0" w:color="auto"/>
      </w:divBdr>
    </w:div>
    <w:div w:id="1983583008">
      <w:bodyDiv w:val="1"/>
      <w:marLeft w:val="0"/>
      <w:marRight w:val="0"/>
      <w:marTop w:val="0"/>
      <w:marBottom w:val="0"/>
      <w:divBdr>
        <w:top w:val="none" w:sz="0" w:space="0" w:color="auto"/>
        <w:left w:val="none" w:sz="0" w:space="0" w:color="auto"/>
        <w:bottom w:val="none" w:sz="0" w:space="0" w:color="auto"/>
        <w:right w:val="none" w:sz="0" w:space="0" w:color="auto"/>
      </w:divBdr>
    </w:div>
    <w:div w:id="1984456771">
      <w:bodyDiv w:val="1"/>
      <w:marLeft w:val="0"/>
      <w:marRight w:val="0"/>
      <w:marTop w:val="0"/>
      <w:marBottom w:val="0"/>
      <w:divBdr>
        <w:top w:val="none" w:sz="0" w:space="0" w:color="auto"/>
        <w:left w:val="none" w:sz="0" w:space="0" w:color="auto"/>
        <w:bottom w:val="none" w:sz="0" w:space="0" w:color="auto"/>
        <w:right w:val="none" w:sz="0" w:space="0" w:color="auto"/>
      </w:divBdr>
    </w:div>
    <w:div w:id="1984970113">
      <w:bodyDiv w:val="1"/>
      <w:marLeft w:val="0"/>
      <w:marRight w:val="0"/>
      <w:marTop w:val="0"/>
      <w:marBottom w:val="0"/>
      <w:divBdr>
        <w:top w:val="none" w:sz="0" w:space="0" w:color="auto"/>
        <w:left w:val="none" w:sz="0" w:space="0" w:color="auto"/>
        <w:bottom w:val="none" w:sz="0" w:space="0" w:color="auto"/>
        <w:right w:val="none" w:sz="0" w:space="0" w:color="auto"/>
      </w:divBdr>
    </w:div>
    <w:div w:id="1985502846">
      <w:bodyDiv w:val="1"/>
      <w:marLeft w:val="0"/>
      <w:marRight w:val="0"/>
      <w:marTop w:val="0"/>
      <w:marBottom w:val="0"/>
      <w:divBdr>
        <w:top w:val="none" w:sz="0" w:space="0" w:color="auto"/>
        <w:left w:val="none" w:sz="0" w:space="0" w:color="auto"/>
        <w:bottom w:val="none" w:sz="0" w:space="0" w:color="auto"/>
        <w:right w:val="none" w:sz="0" w:space="0" w:color="auto"/>
      </w:divBdr>
    </w:div>
    <w:div w:id="1985618922">
      <w:marLeft w:val="480"/>
      <w:marRight w:val="0"/>
      <w:marTop w:val="0"/>
      <w:marBottom w:val="0"/>
      <w:divBdr>
        <w:top w:val="none" w:sz="0" w:space="0" w:color="auto"/>
        <w:left w:val="none" w:sz="0" w:space="0" w:color="auto"/>
        <w:bottom w:val="none" w:sz="0" w:space="0" w:color="auto"/>
        <w:right w:val="none" w:sz="0" w:space="0" w:color="auto"/>
      </w:divBdr>
    </w:div>
    <w:div w:id="1985697122">
      <w:bodyDiv w:val="1"/>
      <w:marLeft w:val="0"/>
      <w:marRight w:val="0"/>
      <w:marTop w:val="0"/>
      <w:marBottom w:val="0"/>
      <w:divBdr>
        <w:top w:val="none" w:sz="0" w:space="0" w:color="auto"/>
        <w:left w:val="none" w:sz="0" w:space="0" w:color="auto"/>
        <w:bottom w:val="none" w:sz="0" w:space="0" w:color="auto"/>
        <w:right w:val="none" w:sz="0" w:space="0" w:color="auto"/>
      </w:divBdr>
    </w:div>
    <w:div w:id="1986086231">
      <w:marLeft w:val="480"/>
      <w:marRight w:val="0"/>
      <w:marTop w:val="0"/>
      <w:marBottom w:val="0"/>
      <w:divBdr>
        <w:top w:val="none" w:sz="0" w:space="0" w:color="auto"/>
        <w:left w:val="none" w:sz="0" w:space="0" w:color="auto"/>
        <w:bottom w:val="none" w:sz="0" w:space="0" w:color="auto"/>
        <w:right w:val="none" w:sz="0" w:space="0" w:color="auto"/>
      </w:divBdr>
    </w:div>
    <w:div w:id="1986199650">
      <w:bodyDiv w:val="1"/>
      <w:marLeft w:val="0"/>
      <w:marRight w:val="0"/>
      <w:marTop w:val="0"/>
      <w:marBottom w:val="0"/>
      <w:divBdr>
        <w:top w:val="none" w:sz="0" w:space="0" w:color="auto"/>
        <w:left w:val="none" w:sz="0" w:space="0" w:color="auto"/>
        <w:bottom w:val="none" w:sz="0" w:space="0" w:color="auto"/>
        <w:right w:val="none" w:sz="0" w:space="0" w:color="auto"/>
      </w:divBdr>
    </w:div>
    <w:div w:id="1986397966">
      <w:bodyDiv w:val="1"/>
      <w:marLeft w:val="0"/>
      <w:marRight w:val="0"/>
      <w:marTop w:val="0"/>
      <w:marBottom w:val="0"/>
      <w:divBdr>
        <w:top w:val="none" w:sz="0" w:space="0" w:color="auto"/>
        <w:left w:val="none" w:sz="0" w:space="0" w:color="auto"/>
        <w:bottom w:val="none" w:sz="0" w:space="0" w:color="auto"/>
        <w:right w:val="none" w:sz="0" w:space="0" w:color="auto"/>
      </w:divBdr>
    </w:div>
    <w:div w:id="1987079924">
      <w:bodyDiv w:val="1"/>
      <w:marLeft w:val="0"/>
      <w:marRight w:val="0"/>
      <w:marTop w:val="0"/>
      <w:marBottom w:val="0"/>
      <w:divBdr>
        <w:top w:val="none" w:sz="0" w:space="0" w:color="auto"/>
        <w:left w:val="none" w:sz="0" w:space="0" w:color="auto"/>
        <w:bottom w:val="none" w:sz="0" w:space="0" w:color="auto"/>
        <w:right w:val="none" w:sz="0" w:space="0" w:color="auto"/>
      </w:divBdr>
    </w:div>
    <w:div w:id="1987584150">
      <w:bodyDiv w:val="1"/>
      <w:marLeft w:val="0"/>
      <w:marRight w:val="0"/>
      <w:marTop w:val="0"/>
      <w:marBottom w:val="0"/>
      <w:divBdr>
        <w:top w:val="none" w:sz="0" w:space="0" w:color="auto"/>
        <w:left w:val="none" w:sz="0" w:space="0" w:color="auto"/>
        <w:bottom w:val="none" w:sz="0" w:space="0" w:color="auto"/>
        <w:right w:val="none" w:sz="0" w:space="0" w:color="auto"/>
      </w:divBdr>
    </w:div>
    <w:div w:id="1987779152">
      <w:bodyDiv w:val="1"/>
      <w:marLeft w:val="0"/>
      <w:marRight w:val="0"/>
      <w:marTop w:val="0"/>
      <w:marBottom w:val="0"/>
      <w:divBdr>
        <w:top w:val="none" w:sz="0" w:space="0" w:color="auto"/>
        <w:left w:val="none" w:sz="0" w:space="0" w:color="auto"/>
        <w:bottom w:val="none" w:sz="0" w:space="0" w:color="auto"/>
        <w:right w:val="none" w:sz="0" w:space="0" w:color="auto"/>
      </w:divBdr>
    </w:div>
    <w:div w:id="1987784628">
      <w:bodyDiv w:val="1"/>
      <w:marLeft w:val="0"/>
      <w:marRight w:val="0"/>
      <w:marTop w:val="0"/>
      <w:marBottom w:val="0"/>
      <w:divBdr>
        <w:top w:val="none" w:sz="0" w:space="0" w:color="auto"/>
        <w:left w:val="none" w:sz="0" w:space="0" w:color="auto"/>
        <w:bottom w:val="none" w:sz="0" w:space="0" w:color="auto"/>
        <w:right w:val="none" w:sz="0" w:space="0" w:color="auto"/>
      </w:divBdr>
    </w:div>
    <w:div w:id="1988051759">
      <w:marLeft w:val="480"/>
      <w:marRight w:val="0"/>
      <w:marTop w:val="0"/>
      <w:marBottom w:val="0"/>
      <w:divBdr>
        <w:top w:val="none" w:sz="0" w:space="0" w:color="auto"/>
        <w:left w:val="none" w:sz="0" w:space="0" w:color="auto"/>
        <w:bottom w:val="none" w:sz="0" w:space="0" w:color="auto"/>
        <w:right w:val="none" w:sz="0" w:space="0" w:color="auto"/>
      </w:divBdr>
    </w:div>
    <w:div w:id="1989625126">
      <w:bodyDiv w:val="1"/>
      <w:marLeft w:val="0"/>
      <w:marRight w:val="0"/>
      <w:marTop w:val="0"/>
      <w:marBottom w:val="0"/>
      <w:divBdr>
        <w:top w:val="none" w:sz="0" w:space="0" w:color="auto"/>
        <w:left w:val="none" w:sz="0" w:space="0" w:color="auto"/>
        <w:bottom w:val="none" w:sz="0" w:space="0" w:color="auto"/>
        <w:right w:val="none" w:sz="0" w:space="0" w:color="auto"/>
      </w:divBdr>
    </w:div>
    <w:div w:id="1989741717">
      <w:bodyDiv w:val="1"/>
      <w:marLeft w:val="0"/>
      <w:marRight w:val="0"/>
      <w:marTop w:val="0"/>
      <w:marBottom w:val="0"/>
      <w:divBdr>
        <w:top w:val="none" w:sz="0" w:space="0" w:color="auto"/>
        <w:left w:val="none" w:sz="0" w:space="0" w:color="auto"/>
        <w:bottom w:val="none" w:sz="0" w:space="0" w:color="auto"/>
        <w:right w:val="none" w:sz="0" w:space="0" w:color="auto"/>
      </w:divBdr>
    </w:div>
    <w:div w:id="1991788930">
      <w:bodyDiv w:val="1"/>
      <w:marLeft w:val="0"/>
      <w:marRight w:val="0"/>
      <w:marTop w:val="0"/>
      <w:marBottom w:val="0"/>
      <w:divBdr>
        <w:top w:val="none" w:sz="0" w:space="0" w:color="auto"/>
        <w:left w:val="none" w:sz="0" w:space="0" w:color="auto"/>
        <w:bottom w:val="none" w:sz="0" w:space="0" w:color="auto"/>
        <w:right w:val="none" w:sz="0" w:space="0" w:color="auto"/>
      </w:divBdr>
    </w:div>
    <w:div w:id="1992127618">
      <w:bodyDiv w:val="1"/>
      <w:marLeft w:val="0"/>
      <w:marRight w:val="0"/>
      <w:marTop w:val="0"/>
      <w:marBottom w:val="0"/>
      <w:divBdr>
        <w:top w:val="none" w:sz="0" w:space="0" w:color="auto"/>
        <w:left w:val="none" w:sz="0" w:space="0" w:color="auto"/>
        <w:bottom w:val="none" w:sz="0" w:space="0" w:color="auto"/>
        <w:right w:val="none" w:sz="0" w:space="0" w:color="auto"/>
      </w:divBdr>
    </w:div>
    <w:div w:id="1992907522">
      <w:bodyDiv w:val="1"/>
      <w:marLeft w:val="0"/>
      <w:marRight w:val="0"/>
      <w:marTop w:val="0"/>
      <w:marBottom w:val="0"/>
      <w:divBdr>
        <w:top w:val="none" w:sz="0" w:space="0" w:color="auto"/>
        <w:left w:val="none" w:sz="0" w:space="0" w:color="auto"/>
        <w:bottom w:val="none" w:sz="0" w:space="0" w:color="auto"/>
        <w:right w:val="none" w:sz="0" w:space="0" w:color="auto"/>
      </w:divBdr>
    </w:div>
    <w:div w:id="1993024011">
      <w:bodyDiv w:val="1"/>
      <w:marLeft w:val="0"/>
      <w:marRight w:val="0"/>
      <w:marTop w:val="0"/>
      <w:marBottom w:val="0"/>
      <w:divBdr>
        <w:top w:val="none" w:sz="0" w:space="0" w:color="auto"/>
        <w:left w:val="none" w:sz="0" w:space="0" w:color="auto"/>
        <w:bottom w:val="none" w:sz="0" w:space="0" w:color="auto"/>
        <w:right w:val="none" w:sz="0" w:space="0" w:color="auto"/>
      </w:divBdr>
    </w:div>
    <w:div w:id="1994286571">
      <w:bodyDiv w:val="1"/>
      <w:marLeft w:val="0"/>
      <w:marRight w:val="0"/>
      <w:marTop w:val="0"/>
      <w:marBottom w:val="0"/>
      <w:divBdr>
        <w:top w:val="none" w:sz="0" w:space="0" w:color="auto"/>
        <w:left w:val="none" w:sz="0" w:space="0" w:color="auto"/>
        <w:bottom w:val="none" w:sz="0" w:space="0" w:color="auto"/>
        <w:right w:val="none" w:sz="0" w:space="0" w:color="auto"/>
      </w:divBdr>
    </w:div>
    <w:div w:id="1994528298">
      <w:bodyDiv w:val="1"/>
      <w:marLeft w:val="0"/>
      <w:marRight w:val="0"/>
      <w:marTop w:val="0"/>
      <w:marBottom w:val="0"/>
      <w:divBdr>
        <w:top w:val="none" w:sz="0" w:space="0" w:color="auto"/>
        <w:left w:val="none" w:sz="0" w:space="0" w:color="auto"/>
        <w:bottom w:val="none" w:sz="0" w:space="0" w:color="auto"/>
        <w:right w:val="none" w:sz="0" w:space="0" w:color="auto"/>
      </w:divBdr>
    </w:div>
    <w:div w:id="1995067586">
      <w:bodyDiv w:val="1"/>
      <w:marLeft w:val="0"/>
      <w:marRight w:val="0"/>
      <w:marTop w:val="0"/>
      <w:marBottom w:val="0"/>
      <w:divBdr>
        <w:top w:val="none" w:sz="0" w:space="0" w:color="auto"/>
        <w:left w:val="none" w:sz="0" w:space="0" w:color="auto"/>
        <w:bottom w:val="none" w:sz="0" w:space="0" w:color="auto"/>
        <w:right w:val="none" w:sz="0" w:space="0" w:color="auto"/>
      </w:divBdr>
    </w:div>
    <w:div w:id="1995989792">
      <w:bodyDiv w:val="1"/>
      <w:marLeft w:val="0"/>
      <w:marRight w:val="0"/>
      <w:marTop w:val="0"/>
      <w:marBottom w:val="0"/>
      <w:divBdr>
        <w:top w:val="none" w:sz="0" w:space="0" w:color="auto"/>
        <w:left w:val="none" w:sz="0" w:space="0" w:color="auto"/>
        <w:bottom w:val="none" w:sz="0" w:space="0" w:color="auto"/>
        <w:right w:val="none" w:sz="0" w:space="0" w:color="auto"/>
      </w:divBdr>
    </w:div>
    <w:div w:id="1996372477">
      <w:bodyDiv w:val="1"/>
      <w:marLeft w:val="0"/>
      <w:marRight w:val="0"/>
      <w:marTop w:val="0"/>
      <w:marBottom w:val="0"/>
      <w:divBdr>
        <w:top w:val="none" w:sz="0" w:space="0" w:color="auto"/>
        <w:left w:val="none" w:sz="0" w:space="0" w:color="auto"/>
        <w:bottom w:val="none" w:sz="0" w:space="0" w:color="auto"/>
        <w:right w:val="none" w:sz="0" w:space="0" w:color="auto"/>
      </w:divBdr>
    </w:div>
    <w:div w:id="1998651624">
      <w:bodyDiv w:val="1"/>
      <w:marLeft w:val="0"/>
      <w:marRight w:val="0"/>
      <w:marTop w:val="0"/>
      <w:marBottom w:val="0"/>
      <w:divBdr>
        <w:top w:val="none" w:sz="0" w:space="0" w:color="auto"/>
        <w:left w:val="none" w:sz="0" w:space="0" w:color="auto"/>
        <w:bottom w:val="none" w:sz="0" w:space="0" w:color="auto"/>
        <w:right w:val="none" w:sz="0" w:space="0" w:color="auto"/>
      </w:divBdr>
    </w:div>
    <w:div w:id="1999114400">
      <w:bodyDiv w:val="1"/>
      <w:marLeft w:val="0"/>
      <w:marRight w:val="0"/>
      <w:marTop w:val="0"/>
      <w:marBottom w:val="0"/>
      <w:divBdr>
        <w:top w:val="none" w:sz="0" w:space="0" w:color="auto"/>
        <w:left w:val="none" w:sz="0" w:space="0" w:color="auto"/>
        <w:bottom w:val="none" w:sz="0" w:space="0" w:color="auto"/>
        <w:right w:val="none" w:sz="0" w:space="0" w:color="auto"/>
      </w:divBdr>
    </w:div>
    <w:div w:id="1999334767">
      <w:bodyDiv w:val="1"/>
      <w:marLeft w:val="0"/>
      <w:marRight w:val="0"/>
      <w:marTop w:val="0"/>
      <w:marBottom w:val="0"/>
      <w:divBdr>
        <w:top w:val="none" w:sz="0" w:space="0" w:color="auto"/>
        <w:left w:val="none" w:sz="0" w:space="0" w:color="auto"/>
        <w:bottom w:val="none" w:sz="0" w:space="0" w:color="auto"/>
        <w:right w:val="none" w:sz="0" w:space="0" w:color="auto"/>
      </w:divBdr>
    </w:div>
    <w:div w:id="1999381108">
      <w:bodyDiv w:val="1"/>
      <w:marLeft w:val="0"/>
      <w:marRight w:val="0"/>
      <w:marTop w:val="0"/>
      <w:marBottom w:val="0"/>
      <w:divBdr>
        <w:top w:val="none" w:sz="0" w:space="0" w:color="auto"/>
        <w:left w:val="none" w:sz="0" w:space="0" w:color="auto"/>
        <w:bottom w:val="none" w:sz="0" w:space="0" w:color="auto"/>
        <w:right w:val="none" w:sz="0" w:space="0" w:color="auto"/>
      </w:divBdr>
    </w:div>
    <w:div w:id="2001158050">
      <w:bodyDiv w:val="1"/>
      <w:marLeft w:val="0"/>
      <w:marRight w:val="0"/>
      <w:marTop w:val="0"/>
      <w:marBottom w:val="0"/>
      <w:divBdr>
        <w:top w:val="none" w:sz="0" w:space="0" w:color="auto"/>
        <w:left w:val="none" w:sz="0" w:space="0" w:color="auto"/>
        <w:bottom w:val="none" w:sz="0" w:space="0" w:color="auto"/>
        <w:right w:val="none" w:sz="0" w:space="0" w:color="auto"/>
      </w:divBdr>
    </w:div>
    <w:div w:id="2002583790">
      <w:marLeft w:val="480"/>
      <w:marRight w:val="0"/>
      <w:marTop w:val="0"/>
      <w:marBottom w:val="0"/>
      <w:divBdr>
        <w:top w:val="none" w:sz="0" w:space="0" w:color="auto"/>
        <w:left w:val="none" w:sz="0" w:space="0" w:color="auto"/>
        <w:bottom w:val="none" w:sz="0" w:space="0" w:color="auto"/>
        <w:right w:val="none" w:sz="0" w:space="0" w:color="auto"/>
      </w:divBdr>
    </w:div>
    <w:div w:id="2003122793">
      <w:bodyDiv w:val="1"/>
      <w:marLeft w:val="0"/>
      <w:marRight w:val="0"/>
      <w:marTop w:val="0"/>
      <w:marBottom w:val="0"/>
      <w:divBdr>
        <w:top w:val="none" w:sz="0" w:space="0" w:color="auto"/>
        <w:left w:val="none" w:sz="0" w:space="0" w:color="auto"/>
        <w:bottom w:val="none" w:sz="0" w:space="0" w:color="auto"/>
        <w:right w:val="none" w:sz="0" w:space="0" w:color="auto"/>
      </w:divBdr>
    </w:div>
    <w:div w:id="2005624434">
      <w:bodyDiv w:val="1"/>
      <w:marLeft w:val="0"/>
      <w:marRight w:val="0"/>
      <w:marTop w:val="0"/>
      <w:marBottom w:val="0"/>
      <w:divBdr>
        <w:top w:val="none" w:sz="0" w:space="0" w:color="auto"/>
        <w:left w:val="none" w:sz="0" w:space="0" w:color="auto"/>
        <w:bottom w:val="none" w:sz="0" w:space="0" w:color="auto"/>
        <w:right w:val="none" w:sz="0" w:space="0" w:color="auto"/>
      </w:divBdr>
    </w:div>
    <w:div w:id="2006088971">
      <w:bodyDiv w:val="1"/>
      <w:marLeft w:val="0"/>
      <w:marRight w:val="0"/>
      <w:marTop w:val="0"/>
      <w:marBottom w:val="0"/>
      <w:divBdr>
        <w:top w:val="none" w:sz="0" w:space="0" w:color="auto"/>
        <w:left w:val="none" w:sz="0" w:space="0" w:color="auto"/>
        <w:bottom w:val="none" w:sz="0" w:space="0" w:color="auto"/>
        <w:right w:val="none" w:sz="0" w:space="0" w:color="auto"/>
      </w:divBdr>
    </w:div>
    <w:div w:id="2006350967">
      <w:bodyDiv w:val="1"/>
      <w:marLeft w:val="0"/>
      <w:marRight w:val="0"/>
      <w:marTop w:val="0"/>
      <w:marBottom w:val="0"/>
      <w:divBdr>
        <w:top w:val="none" w:sz="0" w:space="0" w:color="auto"/>
        <w:left w:val="none" w:sz="0" w:space="0" w:color="auto"/>
        <w:bottom w:val="none" w:sz="0" w:space="0" w:color="auto"/>
        <w:right w:val="none" w:sz="0" w:space="0" w:color="auto"/>
      </w:divBdr>
    </w:div>
    <w:div w:id="2006933886">
      <w:bodyDiv w:val="1"/>
      <w:marLeft w:val="0"/>
      <w:marRight w:val="0"/>
      <w:marTop w:val="0"/>
      <w:marBottom w:val="0"/>
      <w:divBdr>
        <w:top w:val="none" w:sz="0" w:space="0" w:color="auto"/>
        <w:left w:val="none" w:sz="0" w:space="0" w:color="auto"/>
        <w:bottom w:val="none" w:sz="0" w:space="0" w:color="auto"/>
        <w:right w:val="none" w:sz="0" w:space="0" w:color="auto"/>
      </w:divBdr>
    </w:div>
    <w:div w:id="2007131522">
      <w:bodyDiv w:val="1"/>
      <w:marLeft w:val="0"/>
      <w:marRight w:val="0"/>
      <w:marTop w:val="0"/>
      <w:marBottom w:val="0"/>
      <w:divBdr>
        <w:top w:val="none" w:sz="0" w:space="0" w:color="auto"/>
        <w:left w:val="none" w:sz="0" w:space="0" w:color="auto"/>
        <w:bottom w:val="none" w:sz="0" w:space="0" w:color="auto"/>
        <w:right w:val="none" w:sz="0" w:space="0" w:color="auto"/>
      </w:divBdr>
    </w:div>
    <w:div w:id="2007173889">
      <w:bodyDiv w:val="1"/>
      <w:marLeft w:val="0"/>
      <w:marRight w:val="0"/>
      <w:marTop w:val="0"/>
      <w:marBottom w:val="0"/>
      <w:divBdr>
        <w:top w:val="none" w:sz="0" w:space="0" w:color="auto"/>
        <w:left w:val="none" w:sz="0" w:space="0" w:color="auto"/>
        <w:bottom w:val="none" w:sz="0" w:space="0" w:color="auto"/>
        <w:right w:val="none" w:sz="0" w:space="0" w:color="auto"/>
      </w:divBdr>
    </w:div>
    <w:div w:id="2007316983">
      <w:bodyDiv w:val="1"/>
      <w:marLeft w:val="0"/>
      <w:marRight w:val="0"/>
      <w:marTop w:val="0"/>
      <w:marBottom w:val="0"/>
      <w:divBdr>
        <w:top w:val="none" w:sz="0" w:space="0" w:color="auto"/>
        <w:left w:val="none" w:sz="0" w:space="0" w:color="auto"/>
        <w:bottom w:val="none" w:sz="0" w:space="0" w:color="auto"/>
        <w:right w:val="none" w:sz="0" w:space="0" w:color="auto"/>
      </w:divBdr>
    </w:div>
    <w:div w:id="2008316263">
      <w:bodyDiv w:val="1"/>
      <w:marLeft w:val="0"/>
      <w:marRight w:val="0"/>
      <w:marTop w:val="0"/>
      <w:marBottom w:val="0"/>
      <w:divBdr>
        <w:top w:val="none" w:sz="0" w:space="0" w:color="auto"/>
        <w:left w:val="none" w:sz="0" w:space="0" w:color="auto"/>
        <w:bottom w:val="none" w:sz="0" w:space="0" w:color="auto"/>
        <w:right w:val="none" w:sz="0" w:space="0" w:color="auto"/>
      </w:divBdr>
    </w:div>
    <w:div w:id="2010400077">
      <w:marLeft w:val="480"/>
      <w:marRight w:val="0"/>
      <w:marTop w:val="0"/>
      <w:marBottom w:val="0"/>
      <w:divBdr>
        <w:top w:val="none" w:sz="0" w:space="0" w:color="auto"/>
        <w:left w:val="none" w:sz="0" w:space="0" w:color="auto"/>
        <w:bottom w:val="none" w:sz="0" w:space="0" w:color="auto"/>
        <w:right w:val="none" w:sz="0" w:space="0" w:color="auto"/>
      </w:divBdr>
    </w:div>
    <w:div w:id="2010785118">
      <w:marLeft w:val="480"/>
      <w:marRight w:val="0"/>
      <w:marTop w:val="0"/>
      <w:marBottom w:val="0"/>
      <w:divBdr>
        <w:top w:val="none" w:sz="0" w:space="0" w:color="auto"/>
        <w:left w:val="none" w:sz="0" w:space="0" w:color="auto"/>
        <w:bottom w:val="none" w:sz="0" w:space="0" w:color="auto"/>
        <w:right w:val="none" w:sz="0" w:space="0" w:color="auto"/>
      </w:divBdr>
    </w:div>
    <w:div w:id="2011911687">
      <w:bodyDiv w:val="1"/>
      <w:marLeft w:val="0"/>
      <w:marRight w:val="0"/>
      <w:marTop w:val="0"/>
      <w:marBottom w:val="0"/>
      <w:divBdr>
        <w:top w:val="none" w:sz="0" w:space="0" w:color="auto"/>
        <w:left w:val="none" w:sz="0" w:space="0" w:color="auto"/>
        <w:bottom w:val="none" w:sz="0" w:space="0" w:color="auto"/>
        <w:right w:val="none" w:sz="0" w:space="0" w:color="auto"/>
      </w:divBdr>
    </w:div>
    <w:div w:id="2012178926">
      <w:bodyDiv w:val="1"/>
      <w:marLeft w:val="0"/>
      <w:marRight w:val="0"/>
      <w:marTop w:val="0"/>
      <w:marBottom w:val="0"/>
      <w:divBdr>
        <w:top w:val="none" w:sz="0" w:space="0" w:color="auto"/>
        <w:left w:val="none" w:sz="0" w:space="0" w:color="auto"/>
        <w:bottom w:val="none" w:sz="0" w:space="0" w:color="auto"/>
        <w:right w:val="none" w:sz="0" w:space="0" w:color="auto"/>
      </w:divBdr>
    </w:div>
    <w:div w:id="2013410809">
      <w:bodyDiv w:val="1"/>
      <w:marLeft w:val="0"/>
      <w:marRight w:val="0"/>
      <w:marTop w:val="0"/>
      <w:marBottom w:val="0"/>
      <w:divBdr>
        <w:top w:val="none" w:sz="0" w:space="0" w:color="auto"/>
        <w:left w:val="none" w:sz="0" w:space="0" w:color="auto"/>
        <w:bottom w:val="none" w:sz="0" w:space="0" w:color="auto"/>
        <w:right w:val="none" w:sz="0" w:space="0" w:color="auto"/>
      </w:divBdr>
    </w:div>
    <w:div w:id="2013876699">
      <w:bodyDiv w:val="1"/>
      <w:marLeft w:val="0"/>
      <w:marRight w:val="0"/>
      <w:marTop w:val="0"/>
      <w:marBottom w:val="0"/>
      <w:divBdr>
        <w:top w:val="none" w:sz="0" w:space="0" w:color="auto"/>
        <w:left w:val="none" w:sz="0" w:space="0" w:color="auto"/>
        <w:bottom w:val="none" w:sz="0" w:space="0" w:color="auto"/>
        <w:right w:val="none" w:sz="0" w:space="0" w:color="auto"/>
      </w:divBdr>
    </w:div>
    <w:div w:id="2014141147">
      <w:bodyDiv w:val="1"/>
      <w:marLeft w:val="0"/>
      <w:marRight w:val="0"/>
      <w:marTop w:val="0"/>
      <w:marBottom w:val="0"/>
      <w:divBdr>
        <w:top w:val="none" w:sz="0" w:space="0" w:color="auto"/>
        <w:left w:val="none" w:sz="0" w:space="0" w:color="auto"/>
        <w:bottom w:val="none" w:sz="0" w:space="0" w:color="auto"/>
        <w:right w:val="none" w:sz="0" w:space="0" w:color="auto"/>
      </w:divBdr>
    </w:div>
    <w:div w:id="2014532988">
      <w:bodyDiv w:val="1"/>
      <w:marLeft w:val="0"/>
      <w:marRight w:val="0"/>
      <w:marTop w:val="0"/>
      <w:marBottom w:val="0"/>
      <w:divBdr>
        <w:top w:val="none" w:sz="0" w:space="0" w:color="auto"/>
        <w:left w:val="none" w:sz="0" w:space="0" w:color="auto"/>
        <w:bottom w:val="none" w:sz="0" w:space="0" w:color="auto"/>
        <w:right w:val="none" w:sz="0" w:space="0" w:color="auto"/>
      </w:divBdr>
    </w:div>
    <w:div w:id="2014989287">
      <w:bodyDiv w:val="1"/>
      <w:marLeft w:val="0"/>
      <w:marRight w:val="0"/>
      <w:marTop w:val="0"/>
      <w:marBottom w:val="0"/>
      <w:divBdr>
        <w:top w:val="none" w:sz="0" w:space="0" w:color="auto"/>
        <w:left w:val="none" w:sz="0" w:space="0" w:color="auto"/>
        <w:bottom w:val="none" w:sz="0" w:space="0" w:color="auto"/>
        <w:right w:val="none" w:sz="0" w:space="0" w:color="auto"/>
      </w:divBdr>
    </w:div>
    <w:div w:id="2015910549">
      <w:bodyDiv w:val="1"/>
      <w:marLeft w:val="0"/>
      <w:marRight w:val="0"/>
      <w:marTop w:val="0"/>
      <w:marBottom w:val="0"/>
      <w:divBdr>
        <w:top w:val="none" w:sz="0" w:space="0" w:color="auto"/>
        <w:left w:val="none" w:sz="0" w:space="0" w:color="auto"/>
        <w:bottom w:val="none" w:sz="0" w:space="0" w:color="auto"/>
        <w:right w:val="none" w:sz="0" w:space="0" w:color="auto"/>
      </w:divBdr>
    </w:div>
    <w:div w:id="2016419173">
      <w:marLeft w:val="480"/>
      <w:marRight w:val="0"/>
      <w:marTop w:val="0"/>
      <w:marBottom w:val="0"/>
      <w:divBdr>
        <w:top w:val="none" w:sz="0" w:space="0" w:color="auto"/>
        <w:left w:val="none" w:sz="0" w:space="0" w:color="auto"/>
        <w:bottom w:val="none" w:sz="0" w:space="0" w:color="auto"/>
        <w:right w:val="none" w:sz="0" w:space="0" w:color="auto"/>
      </w:divBdr>
    </w:div>
    <w:div w:id="2016879508">
      <w:bodyDiv w:val="1"/>
      <w:marLeft w:val="0"/>
      <w:marRight w:val="0"/>
      <w:marTop w:val="0"/>
      <w:marBottom w:val="0"/>
      <w:divBdr>
        <w:top w:val="none" w:sz="0" w:space="0" w:color="auto"/>
        <w:left w:val="none" w:sz="0" w:space="0" w:color="auto"/>
        <w:bottom w:val="none" w:sz="0" w:space="0" w:color="auto"/>
        <w:right w:val="none" w:sz="0" w:space="0" w:color="auto"/>
      </w:divBdr>
    </w:div>
    <w:div w:id="2017030572">
      <w:marLeft w:val="480"/>
      <w:marRight w:val="0"/>
      <w:marTop w:val="0"/>
      <w:marBottom w:val="0"/>
      <w:divBdr>
        <w:top w:val="none" w:sz="0" w:space="0" w:color="auto"/>
        <w:left w:val="none" w:sz="0" w:space="0" w:color="auto"/>
        <w:bottom w:val="none" w:sz="0" w:space="0" w:color="auto"/>
        <w:right w:val="none" w:sz="0" w:space="0" w:color="auto"/>
      </w:divBdr>
    </w:div>
    <w:div w:id="2017220163">
      <w:bodyDiv w:val="1"/>
      <w:marLeft w:val="0"/>
      <w:marRight w:val="0"/>
      <w:marTop w:val="0"/>
      <w:marBottom w:val="0"/>
      <w:divBdr>
        <w:top w:val="none" w:sz="0" w:space="0" w:color="auto"/>
        <w:left w:val="none" w:sz="0" w:space="0" w:color="auto"/>
        <w:bottom w:val="none" w:sz="0" w:space="0" w:color="auto"/>
        <w:right w:val="none" w:sz="0" w:space="0" w:color="auto"/>
      </w:divBdr>
    </w:div>
    <w:div w:id="2017884114">
      <w:bodyDiv w:val="1"/>
      <w:marLeft w:val="0"/>
      <w:marRight w:val="0"/>
      <w:marTop w:val="0"/>
      <w:marBottom w:val="0"/>
      <w:divBdr>
        <w:top w:val="none" w:sz="0" w:space="0" w:color="auto"/>
        <w:left w:val="none" w:sz="0" w:space="0" w:color="auto"/>
        <w:bottom w:val="none" w:sz="0" w:space="0" w:color="auto"/>
        <w:right w:val="none" w:sz="0" w:space="0" w:color="auto"/>
      </w:divBdr>
    </w:div>
    <w:div w:id="2017997009">
      <w:bodyDiv w:val="1"/>
      <w:marLeft w:val="0"/>
      <w:marRight w:val="0"/>
      <w:marTop w:val="0"/>
      <w:marBottom w:val="0"/>
      <w:divBdr>
        <w:top w:val="none" w:sz="0" w:space="0" w:color="auto"/>
        <w:left w:val="none" w:sz="0" w:space="0" w:color="auto"/>
        <w:bottom w:val="none" w:sz="0" w:space="0" w:color="auto"/>
        <w:right w:val="none" w:sz="0" w:space="0" w:color="auto"/>
      </w:divBdr>
    </w:div>
    <w:div w:id="2018118312">
      <w:marLeft w:val="480"/>
      <w:marRight w:val="0"/>
      <w:marTop w:val="0"/>
      <w:marBottom w:val="0"/>
      <w:divBdr>
        <w:top w:val="none" w:sz="0" w:space="0" w:color="auto"/>
        <w:left w:val="none" w:sz="0" w:space="0" w:color="auto"/>
        <w:bottom w:val="none" w:sz="0" w:space="0" w:color="auto"/>
        <w:right w:val="none" w:sz="0" w:space="0" w:color="auto"/>
      </w:divBdr>
    </w:div>
    <w:div w:id="2018463015">
      <w:bodyDiv w:val="1"/>
      <w:marLeft w:val="0"/>
      <w:marRight w:val="0"/>
      <w:marTop w:val="0"/>
      <w:marBottom w:val="0"/>
      <w:divBdr>
        <w:top w:val="none" w:sz="0" w:space="0" w:color="auto"/>
        <w:left w:val="none" w:sz="0" w:space="0" w:color="auto"/>
        <w:bottom w:val="none" w:sz="0" w:space="0" w:color="auto"/>
        <w:right w:val="none" w:sz="0" w:space="0" w:color="auto"/>
      </w:divBdr>
    </w:div>
    <w:div w:id="2019381467">
      <w:bodyDiv w:val="1"/>
      <w:marLeft w:val="0"/>
      <w:marRight w:val="0"/>
      <w:marTop w:val="0"/>
      <w:marBottom w:val="0"/>
      <w:divBdr>
        <w:top w:val="none" w:sz="0" w:space="0" w:color="auto"/>
        <w:left w:val="none" w:sz="0" w:space="0" w:color="auto"/>
        <w:bottom w:val="none" w:sz="0" w:space="0" w:color="auto"/>
        <w:right w:val="none" w:sz="0" w:space="0" w:color="auto"/>
      </w:divBdr>
    </w:div>
    <w:div w:id="2020233745">
      <w:bodyDiv w:val="1"/>
      <w:marLeft w:val="0"/>
      <w:marRight w:val="0"/>
      <w:marTop w:val="0"/>
      <w:marBottom w:val="0"/>
      <w:divBdr>
        <w:top w:val="none" w:sz="0" w:space="0" w:color="auto"/>
        <w:left w:val="none" w:sz="0" w:space="0" w:color="auto"/>
        <w:bottom w:val="none" w:sz="0" w:space="0" w:color="auto"/>
        <w:right w:val="none" w:sz="0" w:space="0" w:color="auto"/>
      </w:divBdr>
    </w:div>
    <w:div w:id="2020548492">
      <w:bodyDiv w:val="1"/>
      <w:marLeft w:val="0"/>
      <w:marRight w:val="0"/>
      <w:marTop w:val="0"/>
      <w:marBottom w:val="0"/>
      <w:divBdr>
        <w:top w:val="none" w:sz="0" w:space="0" w:color="auto"/>
        <w:left w:val="none" w:sz="0" w:space="0" w:color="auto"/>
        <w:bottom w:val="none" w:sz="0" w:space="0" w:color="auto"/>
        <w:right w:val="none" w:sz="0" w:space="0" w:color="auto"/>
      </w:divBdr>
    </w:div>
    <w:div w:id="2021471892">
      <w:bodyDiv w:val="1"/>
      <w:marLeft w:val="0"/>
      <w:marRight w:val="0"/>
      <w:marTop w:val="0"/>
      <w:marBottom w:val="0"/>
      <w:divBdr>
        <w:top w:val="none" w:sz="0" w:space="0" w:color="auto"/>
        <w:left w:val="none" w:sz="0" w:space="0" w:color="auto"/>
        <w:bottom w:val="none" w:sz="0" w:space="0" w:color="auto"/>
        <w:right w:val="none" w:sz="0" w:space="0" w:color="auto"/>
      </w:divBdr>
    </w:div>
    <w:div w:id="2021807083">
      <w:bodyDiv w:val="1"/>
      <w:marLeft w:val="0"/>
      <w:marRight w:val="0"/>
      <w:marTop w:val="0"/>
      <w:marBottom w:val="0"/>
      <w:divBdr>
        <w:top w:val="none" w:sz="0" w:space="0" w:color="auto"/>
        <w:left w:val="none" w:sz="0" w:space="0" w:color="auto"/>
        <w:bottom w:val="none" w:sz="0" w:space="0" w:color="auto"/>
        <w:right w:val="none" w:sz="0" w:space="0" w:color="auto"/>
      </w:divBdr>
    </w:div>
    <w:div w:id="2021815126">
      <w:bodyDiv w:val="1"/>
      <w:marLeft w:val="0"/>
      <w:marRight w:val="0"/>
      <w:marTop w:val="0"/>
      <w:marBottom w:val="0"/>
      <w:divBdr>
        <w:top w:val="none" w:sz="0" w:space="0" w:color="auto"/>
        <w:left w:val="none" w:sz="0" w:space="0" w:color="auto"/>
        <w:bottom w:val="none" w:sz="0" w:space="0" w:color="auto"/>
        <w:right w:val="none" w:sz="0" w:space="0" w:color="auto"/>
      </w:divBdr>
    </w:div>
    <w:div w:id="2021854310">
      <w:bodyDiv w:val="1"/>
      <w:marLeft w:val="0"/>
      <w:marRight w:val="0"/>
      <w:marTop w:val="0"/>
      <w:marBottom w:val="0"/>
      <w:divBdr>
        <w:top w:val="none" w:sz="0" w:space="0" w:color="auto"/>
        <w:left w:val="none" w:sz="0" w:space="0" w:color="auto"/>
        <w:bottom w:val="none" w:sz="0" w:space="0" w:color="auto"/>
        <w:right w:val="none" w:sz="0" w:space="0" w:color="auto"/>
      </w:divBdr>
    </w:div>
    <w:div w:id="2023050169">
      <w:bodyDiv w:val="1"/>
      <w:marLeft w:val="0"/>
      <w:marRight w:val="0"/>
      <w:marTop w:val="0"/>
      <w:marBottom w:val="0"/>
      <w:divBdr>
        <w:top w:val="none" w:sz="0" w:space="0" w:color="auto"/>
        <w:left w:val="none" w:sz="0" w:space="0" w:color="auto"/>
        <w:bottom w:val="none" w:sz="0" w:space="0" w:color="auto"/>
        <w:right w:val="none" w:sz="0" w:space="0" w:color="auto"/>
      </w:divBdr>
    </w:div>
    <w:div w:id="2024236446">
      <w:bodyDiv w:val="1"/>
      <w:marLeft w:val="0"/>
      <w:marRight w:val="0"/>
      <w:marTop w:val="0"/>
      <w:marBottom w:val="0"/>
      <w:divBdr>
        <w:top w:val="none" w:sz="0" w:space="0" w:color="auto"/>
        <w:left w:val="none" w:sz="0" w:space="0" w:color="auto"/>
        <w:bottom w:val="none" w:sz="0" w:space="0" w:color="auto"/>
        <w:right w:val="none" w:sz="0" w:space="0" w:color="auto"/>
      </w:divBdr>
    </w:div>
    <w:div w:id="2024434794">
      <w:bodyDiv w:val="1"/>
      <w:marLeft w:val="0"/>
      <w:marRight w:val="0"/>
      <w:marTop w:val="0"/>
      <w:marBottom w:val="0"/>
      <w:divBdr>
        <w:top w:val="none" w:sz="0" w:space="0" w:color="auto"/>
        <w:left w:val="none" w:sz="0" w:space="0" w:color="auto"/>
        <w:bottom w:val="none" w:sz="0" w:space="0" w:color="auto"/>
        <w:right w:val="none" w:sz="0" w:space="0" w:color="auto"/>
      </w:divBdr>
    </w:div>
    <w:div w:id="2025401455">
      <w:marLeft w:val="480"/>
      <w:marRight w:val="0"/>
      <w:marTop w:val="0"/>
      <w:marBottom w:val="0"/>
      <w:divBdr>
        <w:top w:val="none" w:sz="0" w:space="0" w:color="auto"/>
        <w:left w:val="none" w:sz="0" w:space="0" w:color="auto"/>
        <w:bottom w:val="none" w:sz="0" w:space="0" w:color="auto"/>
        <w:right w:val="none" w:sz="0" w:space="0" w:color="auto"/>
      </w:divBdr>
    </w:div>
    <w:div w:id="2026128871">
      <w:bodyDiv w:val="1"/>
      <w:marLeft w:val="0"/>
      <w:marRight w:val="0"/>
      <w:marTop w:val="0"/>
      <w:marBottom w:val="0"/>
      <w:divBdr>
        <w:top w:val="none" w:sz="0" w:space="0" w:color="auto"/>
        <w:left w:val="none" w:sz="0" w:space="0" w:color="auto"/>
        <w:bottom w:val="none" w:sz="0" w:space="0" w:color="auto"/>
        <w:right w:val="none" w:sz="0" w:space="0" w:color="auto"/>
      </w:divBdr>
    </w:div>
    <w:div w:id="2026394159">
      <w:bodyDiv w:val="1"/>
      <w:marLeft w:val="0"/>
      <w:marRight w:val="0"/>
      <w:marTop w:val="0"/>
      <w:marBottom w:val="0"/>
      <w:divBdr>
        <w:top w:val="none" w:sz="0" w:space="0" w:color="auto"/>
        <w:left w:val="none" w:sz="0" w:space="0" w:color="auto"/>
        <w:bottom w:val="none" w:sz="0" w:space="0" w:color="auto"/>
        <w:right w:val="none" w:sz="0" w:space="0" w:color="auto"/>
      </w:divBdr>
    </w:div>
    <w:div w:id="2026402127">
      <w:bodyDiv w:val="1"/>
      <w:marLeft w:val="0"/>
      <w:marRight w:val="0"/>
      <w:marTop w:val="0"/>
      <w:marBottom w:val="0"/>
      <w:divBdr>
        <w:top w:val="none" w:sz="0" w:space="0" w:color="auto"/>
        <w:left w:val="none" w:sz="0" w:space="0" w:color="auto"/>
        <w:bottom w:val="none" w:sz="0" w:space="0" w:color="auto"/>
        <w:right w:val="none" w:sz="0" w:space="0" w:color="auto"/>
      </w:divBdr>
    </w:div>
    <w:div w:id="2026900334">
      <w:bodyDiv w:val="1"/>
      <w:marLeft w:val="0"/>
      <w:marRight w:val="0"/>
      <w:marTop w:val="0"/>
      <w:marBottom w:val="0"/>
      <w:divBdr>
        <w:top w:val="none" w:sz="0" w:space="0" w:color="auto"/>
        <w:left w:val="none" w:sz="0" w:space="0" w:color="auto"/>
        <w:bottom w:val="none" w:sz="0" w:space="0" w:color="auto"/>
        <w:right w:val="none" w:sz="0" w:space="0" w:color="auto"/>
      </w:divBdr>
    </w:div>
    <w:div w:id="2026974699">
      <w:bodyDiv w:val="1"/>
      <w:marLeft w:val="0"/>
      <w:marRight w:val="0"/>
      <w:marTop w:val="0"/>
      <w:marBottom w:val="0"/>
      <w:divBdr>
        <w:top w:val="none" w:sz="0" w:space="0" w:color="auto"/>
        <w:left w:val="none" w:sz="0" w:space="0" w:color="auto"/>
        <w:bottom w:val="none" w:sz="0" w:space="0" w:color="auto"/>
        <w:right w:val="none" w:sz="0" w:space="0" w:color="auto"/>
      </w:divBdr>
    </w:div>
    <w:div w:id="2027292807">
      <w:bodyDiv w:val="1"/>
      <w:marLeft w:val="0"/>
      <w:marRight w:val="0"/>
      <w:marTop w:val="0"/>
      <w:marBottom w:val="0"/>
      <w:divBdr>
        <w:top w:val="none" w:sz="0" w:space="0" w:color="auto"/>
        <w:left w:val="none" w:sz="0" w:space="0" w:color="auto"/>
        <w:bottom w:val="none" w:sz="0" w:space="0" w:color="auto"/>
        <w:right w:val="none" w:sz="0" w:space="0" w:color="auto"/>
      </w:divBdr>
    </w:div>
    <w:div w:id="2027441375">
      <w:bodyDiv w:val="1"/>
      <w:marLeft w:val="0"/>
      <w:marRight w:val="0"/>
      <w:marTop w:val="0"/>
      <w:marBottom w:val="0"/>
      <w:divBdr>
        <w:top w:val="none" w:sz="0" w:space="0" w:color="auto"/>
        <w:left w:val="none" w:sz="0" w:space="0" w:color="auto"/>
        <w:bottom w:val="none" w:sz="0" w:space="0" w:color="auto"/>
        <w:right w:val="none" w:sz="0" w:space="0" w:color="auto"/>
      </w:divBdr>
    </w:div>
    <w:div w:id="2028361031">
      <w:bodyDiv w:val="1"/>
      <w:marLeft w:val="0"/>
      <w:marRight w:val="0"/>
      <w:marTop w:val="0"/>
      <w:marBottom w:val="0"/>
      <w:divBdr>
        <w:top w:val="none" w:sz="0" w:space="0" w:color="auto"/>
        <w:left w:val="none" w:sz="0" w:space="0" w:color="auto"/>
        <w:bottom w:val="none" w:sz="0" w:space="0" w:color="auto"/>
        <w:right w:val="none" w:sz="0" w:space="0" w:color="auto"/>
      </w:divBdr>
    </w:div>
    <w:div w:id="2030058652">
      <w:bodyDiv w:val="1"/>
      <w:marLeft w:val="0"/>
      <w:marRight w:val="0"/>
      <w:marTop w:val="0"/>
      <w:marBottom w:val="0"/>
      <w:divBdr>
        <w:top w:val="none" w:sz="0" w:space="0" w:color="auto"/>
        <w:left w:val="none" w:sz="0" w:space="0" w:color="auto"/>
        <w:bottom w:val="none" w:sz="0" w:space="0" w:color="auto"/>
        <w:right w:val="none" w:sz="0" w:space="0" w:color="auto"/>
      </w:divBdr>
    </w:div>
    <w:div w:id="2031029108">
      <w:bodyDiv w:val="1"/>
      <w:marLeft w:val="0"/>
      <w:marRight w:val="0"/>
      <w:marTop w:val="0"/>
      <w:marBottom w:val="0"/>
      <w:divBdr>
        <w:top w:val="none" w:sz="0" w:space="0" w:color="auto"/>
        <w:left w:val="none" w:sz="0" w:space="0" w:color="auto"/>
        <w:bottom w:val="none" w:sz="0" w:space="0" w:color="auto"/>
        <w:right w:val="none" w:sz="0" w:space="0" w:color="auto"/>
      </w:divBdr>
    </w:div>
    <w:div w:id="2031949665">
      <w:bodyDiv w:val="1"/>
      <w:marLeft w:val="0"/>
      <w:marRight w:val="0"/>
      <w:marTop w:val="0"/>
      <w:marBottom w:val="0"/>
      <w:divBdr>
        <w:top w:val="none" w:sz="0" w:space="0" w:color="auto"/>
        <w:left w:val="none" w:sz="0" w:space="0" w:color="auto"/>
        <w:bottom w:val="none" w:sz="0" w:space="0" w:color="auto"/>
        <w:right w:val="none" w:sz="0" w:space="0" w:color="auto"/>
      </w:divBdr>
    </w:div>
    <w:div w:id="2032218730">
      <w:bodyDiv w:val="1"/>
      <w:marLeft w:val="0"/>
      <w:marRight w:val="0"/>
      <w:marTop w:val="0"/>
      <w:marBottom w:val="0"/>
      <w:divBdr>
        <w:top w:val="none" w:sz="0" w:space="0" w:color="auto"/>
        <w:left w:val="none" w:sz="0" w:space="0" w:color="auto"/>
        <w:bottom w:val="none" w:sz="0" w:space="0" w:color="auto"/>
        <w:right w:val="none" w:sz="0" w:space="0" w:color="auto"/>
      </w:divBdr>
    </w:div>
    <w:div w:id="2032604408">
      <w:bodyDiv w:val="1"/>
      <w:marLeft w:val="0"/>
      <w:marRight w:val="0"/>
      <w:marTop w:val="0"/>
      <w:marBottom w:val="0"/>
      <w:divBdr>
        <w:top w:val="none" w:sz="0" w:space="0" w:color="auto"/>
        <w:left w:val="none" w:sz="0" w:space="0" w:color="auto"/>
        <w:bottom w:val="none" w:sz="0" w:space="0" w:color="auto"/>
        <w:right w:val="none" w:sz="0" w:space="0" w:color="auto"/>
      </w:divBdr>
    </w:div>
    <w:div w:id="2033610461">
      <w:bodyDiv w:val="1"/>
      <w:marLeft w:val="0"/>
      <w:marRight w:val="0"/>
      <w:marTop w:val="0"/>
      <w:marBottom w:val="0"/>
      <w:divBdr>
        <w:top w:val="none" w:sz="0" w:space="0" w:color="auto"/>
        <w:left w:val="none" w:sz="0" w:space="0" w:color="auto"/>
        <w:bottom w:val="none" w:sz="0" w:space="0" w:color="auto"/>
        <w:right w:val="none" w:sz="0" w:space="0" w:color="auto"/>
      </w:divBdr>
    </w:div>
    <w:div w:id="2034770496">
      <w:bodyDiv w:val="1"/>
      <w:marLeft w:val="0"/>
      <w:marRight w:val="0"/>
      <w:marTop w:val="0"/>
      <w:marBottom w:val="0"/>
      <w:divBdr>
        <w:top w:val="none" w:sz="0" w:space="0" w:color="auto"/>
        <w:left w:val="none" w:sz="0" w:space="0" w:color="auto"/>
        <w:bottom w:val="none" w:sz="0" w:space="0" w:color="auto"/>
        <w:right w:val="none" w:sz="0" w:space="0" w:color="auto"/>
      </w:divBdr>
    </w:div>
    <w:div w:id="2034959095">
      <w:bodyDiv w:val="1"/>
      <w:marLeft w:val="0"/>
      <w:marRight w:val="0"/>
      <w:marTop w:val="0"/>
      <w:marBottom w:val="0"/>
      <w:divBdr>
        <w:top w:val="none" w:sz="0" w:space="0" w:color="auto"/>
        <w:left w:val="none" w:sz="0" w:space="0" w:color="auto"/>
        <w:bottom w:val="none" w:sz="0" w:space="0" w:color="auto"/>
        <w:right w:val="none" w:sz="0" w:space="0" w:color="auto"/>
      </w:divBdr>
    </w:div>
    <w:div w:id="2035034495">
      <w:bodyDiv w:val="1"/>
      <w:marLeft w:val="0"/>
      <w:marRight w:val="0"/>
      <w:marTop w:val="0"/>
      <w:marBottom w:val="0"/>
      <w:divBdr>
        <w:top w:val="none" w:sz="0" w:space="0" w:color="auto"/>
        <w:left w:val="none" w:sz="0" w:space="0" w:color="auto"/>
        <w:bottom w:val="none" w:sz="0" w:space="0" w:color="auto"/>
        <w:right w:val="none" w:sz="0" w:space="0" w:color="auto"/>
      </w:divBdr>
    </w:div>
    <w:div w:id="2036953348">
      <w:bodyDiv w:val="1"/>
      <w:marLeft w:val="0"/>
      <w:marRight w:val="0"/>
      <w:marTop w:val="0"/>
      <w:marBottom w:val="0"/>
      <w:divBdr>
        <w:top w:val="none" w:sz="0" w:space="0" w:color="auto"/>
        <w:left w:val="none" w:sz="0" w:space="0" w:color="auto"/>
        <w:bottom w:val="none" w:sz="0" w:space="0" w:color="auto"/>
        <w:right w:val="none" w:sz="0" w:space="0" w:color="auto"/>
      </w:divBdr>
    </w:div>
    <w:div w:id="2037581306">
      <w:bodyDiv w:val="1"/>
      <w:marLeft w:val="0"/>
      <w:marRight w:val="0"/>
      <w:marTop w:val="0"/>
      <w:marBottom w:val="0"/>
      <w:divBdr>
        <w:top w:val="none" w:sz="0" w:space="0" w:color="auto"/>
        <w:left w:val="none" w:sz="0" w:space="0" w:color="auto"/>
        <w:bottom w:val="none" w:sz="0" w:space="0" w:color="auto"/>
        <w:right w:val="none" w:sz="0" w:space="0" w:color="auto"/>
      </w:divBdr>
    </w:div>
    <w:div w:id="2038039277">
      <w:bodyDiv w:val="1"/>
      <w:marLeft w:val="0"/>
      <w:marRight w:val="0"/>
      <w:marTop w:val="0"/>
      <w:marBottom w:val="0"/>
      <w:divBdr>
        <w:top w:val="none" w:sz="0" w:space="0" w:color="auto"/>
        <w:left w:val="none" w:sz="0" w:space="0" w:color="auto"/>
        <w:bottom w:val="none" w:sz="0" w:space="0" w:color="auto"/>
        <w:right w:val="none" w:sz="0" w:space="0" w:color="auto"/>
      </w:divBdr>
    </w:div>
    <w:div w:id="2038113880">
      <w:bodyDiv w:val="1"/>
      <w:marLeft w:val="0"/>
      <w:marRight w:val="0"/>
      <w:marTop w:val="0"/>
      <w:marBottom w:val="0"/>
      <w:divBdr>
        <w:top w:val="none" w:sz="0" w:space="0" w:color="auto"/>
        <w:left w:val="none" w:sz="0" w:space="0" w:color="auto"/>
        <w:bottom w:val="none" w:sz="0" w:space="0" w:color="auto"/>
        <w:right w:val="none" w:sz="0" w:space="0" w:color="auto"/>
      </w:divBdr>
    </w:div>
    <w:div w:id="2038464295">
      <w:bodyDiv w:val="1"/>
      <w:marLeft w:val="0"/>
      <w:marRight w:val="0"/>
      <w:marTop w:val="0"/>
      <w:marBottom w:val="0"/>
      <w:divBdr>
        <w:top w:val="none" w:sz="0" w:space="0" w:color="auto"/>
        <w:left w:val="none" w:sz="0" w:space="0" w:color="auto"/>
        <w:bottom w:val="none" w:sz="0" w:space="0" w:color="auto"/>
        <w:right w:val="none" w:sz="0" w:space="0" w:color="auto"/>
      </w:divBdr>
    </w:div>
    <w:div w:id="2038694800">
      <w:marLeft w:val="480"/>
      <w:marRight w:val="0"/>
      <w:marTop w:val="0"/>
      <w:marBottom w:val="0"/>
      <w:divBdr>
        <w:top w:val="none" w:sz="0" w:space="0" w:color="auto"/>
        <w:left w:val="none" w:sz="0" w:space="0" w:color="auto"/>
        <w:bottom w:val="none" w:sz="0" w:space="0" w:color="auto"/>
        <w:right w:val="none" w:sz="0" w:space="0" w:color="auto"/>
      </w:divBdr>
    </w:div>
    <w:div w:id="2039307961">
      <w:bodyDiv w:val="1"/>
      <w:marLeft w:val="0"/>
      <w:marRight w:val="0"/>
      <w:marTop w:val="0"/>
      <w:marBottom w:val="0"/>
      <w:divBdr>
        <w:top w:val="none" w:sz="0" w:space="0" w:color="auto"/>
        <w:left w:val="none" w:sz="0" w:space="0" w:color="auto"/>
        <w:bottom w:val="none" w:sz="0" w:space="0" w:color="auto"/>
        <w:right w:val="none" w:sz="0" w:space="0" w:color="auto"/>
      </w:divBdr>
    </w:div>
    <w:div w:id="2040398382">
      <w:bodyDiv w:val="1"/>
      <w:marLeft w:val="0"/>
      <w:marRight w:val="0"/>
      <w:marTop w:val="0"/>
      <w:marBottom w:val="0"/>
      <w:divBdr>
        <w:top w:val="none" w:sz="0" w:space="0" w:color="auto"/>
        <w:left w:val="none" w:sz="0" w:space="0" w:color="auto"/>
        <w:bottom w:val="none" w:sz="0" w:space="0" w:color="auto"/>
        <w:right w:val="none" w:sz="0" w:space="0" w:color="auto"/>
      </w:divBdr>
    </w:div>
    <w:div w:id="2041582945">
      <w:bodyDiv w:val="1"/>
      <w:marLeft w:val="0"/>
      <w:marRight w:val="0"/>
      <w:marTop w:val="0"/>
      <w:marBottom w:val="0"/>
      <w:divBdr>
        <w:top w:val="none" w:sz="0" w:space="0" w:color="auto"/>
        <w:left w:val="none" w:sz="0" w:space="0" w:color="auto"/>
        <w:bottom w:val="none" w:sz="0" w:space="0" w:color="auto"/>
        <w:right w:val="none" w:sz="0" w:space="0" w:color="auto"/>
      </w:divBdr>
    </w:div>
    <w:div w:id="2042822747">
      <w:bodyDiv w:val="1"/>
      <w:marLeft w:val="0"/>
      <w:marRight w:val="0"/>
      <w:marTop w:val="0"/>
      <w:marBottom w:val="0"/>
      <w:divBdr>
        <w:top w:val="none" w:sz="0" w:space="0" w:color="auto"/>
        <w:left w:val="none" w:sz="0" w:space="0" w:color="auto"/>
        <w:bottom w:val="none" w:sz="0" w:space="0" w:color="auto"/>
        <w:right w:val="none" w:sz="0" w:space="0" w:color="auto"/>
      </w:divBdr>
    </w:div>
    <w:div w:id="2044010804">
      <w:bodyDiv w:val="1"/>
      <w:marLeft w:val="0"/>
      <w:marRight w:val="0"/>
      <w:marTop w:val="0"/>
      <w:marBottom w:val="0"/>
      <w:divBdr>
        <w:top w:val="none" w:sz="0" w:space="0" w:color="auto"/>
        <w:left w:val="none" w:sz="0" w:space="0" w:color="auto"/>
        <w:bottom w:val="none" w:sz="0" w:space="0" w:color="auto"/>
        <w:right w:val="none" w:sz="0" w:space="0" w:color="auto"/>
      </w:divBdr>
    </w:div>
    <w:div w:id="2044086328">
      <w:bodyDiv w:val="1"/>
      <w:marLeft w:val="0"/>
      <w:marRight w:val="0"/>
      <w:marTop w:val="0"/>
      <w:marBottom w:val="0"/>
      <w:divBdr>
        <w:top w:val="none" w:sz="0" w:space="0" w:color="auto"/>
        <w:left w:val="none" w:sz="0" w:space="0" w:color="auto"/>
        <w:bottom w:val="none" w:sz="0" w:space="0" w:color="auto"/>
        <w:right w:val="none" w:sz="0" w:space="0" w:color="auto"/>
      </w:divBdr>
    </w:div>
    <w:div w:id="2045209822">
      <w:bodyDiv w:val="1"/>
      <w:marLeft w:val="0"/>
      <w:marRight w:val="0"/>
      <w:marTop w:val="0"/>
      <w:marBottom w:val="0"/>
      <w:divBdr>
        <w:top w:val="none" w:sz="0" w:space="0" w:color="auto"/>
        <w:left w:val="none" w:sz="0" w:space="0" w:color="auto"/>
        <w:bottom w:val="none" w:sz="0" w:space="0" w:color="auto"/>
        <w:right w:val="none" w:sz="0" w:space="0" w:color="auto"/>
      </w:divBdr>
    </w:div>
    <w:div w:id="2046976901">
      <w:bodyDiv w:val="1"/>
      <w:marLeft w:val="0"/>
      <w:marRight w:val="0"/>
      <w:marTop w:val="0"/>
      <w:marBottom w:val="0"/>
      <w:divBdr>
        <w:top w:val="none" w:sz="0" w:space="0" w:color="auto"/>
        <w:left w:val="none" w:sz="0" w:space="0" w:color="auto"/>
        <w:bottom w:val="none" w:sz="0" w:space="0" w:color="auto"/>
        <w:right w:val="none" w:sz="0" w:space="0" w:color="auto"/>
      </w:divBdr>
    </w:div>
    <w:div w:id="2047412966">
      <w:bodyDiv w:val="1"/>
      <w:marLeft w:val="0"/>
      <w:marRight w:val="0"/>
      <w:marTop w:val="0"/>
      <w:marBottom w:val="0"/>
      <w:divBdr>
        <w:top w:val="none" w:sz="0" w:space="0" w:color="auto"/>
        <w:left w:val="none" w:sz="0" w:space="0" w:color="auto"/>
        <w:bottom w:val="none" w:sz="0" w:space="0" w:color="auto"/>
        <w:right w:val="none" w:sz="0" w:space="0" w:color="auto"/>
      </w:divBdr>
    </w:div>
    <w:div w:id="2047559756">
      <w:bodyDiv w:val="1"/>
      <w:marLeft w:val="0"/>
      <w:marRight w:val="0"/>
      <w:marTop w:val="0"/>
      <w:marBottom w:val="0"/>
      <w:divBdr>
        <w:top w:val="none" w:sz="0" w:space="0" w:color="auto"/>
        <w:left w:val="none" w:sz="0" w:space="0" w:color="auto"/>
        <w:bottom w:val="none" w:sz="0" w:space="0" w:color="auto"/>
        <w:right w:val="none" w:sz="0" w:space="0" w:color="auto"/>
      </w:divBdr>
    </w:div>
    <w:div w:id="2047638651">
      <w:bodyDiv w:val="1"/>
      <w:marLeft w:val="0"/>
      <w:marRight w:val="0"/>
      <w:marTop w:val="0"/>
      <w:marBottom w:val="0"/>
      <w:divBdr>
        <w:top w:val="none" w:sz="0" w:space="0" w:color="auto"/>
        <w:left w:val="none" w:sz="0" w:space="0" w:color="auto"/>
        <w:bottom w:val="none" w:sz="0" w:space="0" w:color="auto"/>
        <w:right w:val="none" w:sz="0" w:space="0" w:color="auto"/>
      </w:divBdr>
    </w:div>
    <w:div w:id="2048680698">
      <w:marLeft w:val="480"/>
      <w:marRight w:val="0"/>
      <w:marTop w:val="0"/>
      <w:marBottom w:val="0"/>
      <w:divBdr>
        <w:top w:val="none" w:sz="0" w:space="0" w:color="auto"/>
        <w:left w:val="none" w:sz="0" w:space="0" w:color="auto"/>
        <w:bottom w:val="none" w:sz="0" w:space="0" w:color="auto"/>
        <w:right w:val="none" w:sz="0" w:space="0" w:color="auto"/>
      </w:divBdr>
    </w:div>
    <w:div w:id="2048871691">
      <w:bodyDiv w:val="1"/>
      <w:marLeft w:val="0"/>
      <w:marRight w:val="0"/>
      <w:marTop w:val="0"/>
      <w:marBottom w:val="0"/>
      <w:divBdr>
        <w:top w:val="none" w:sz="0" w:space="0" w:color="auto"/>
        <w:left w:val="none" w:sz="0" w:space="0" w:color="auto"/>
        <w:bottom w:val="none" w:sz="0" w:space="0" w:color="auto"/>
        <w:right w:val="none" w:sz="0" w:space="0" w:color="auto"/>
      </w:divBdr>
    </w:div>
    <w:div w:id="2049064836">
      <w:bodyDiv w:val="1"/>
      <w:marLeft w:val="0"/>
      <w:marRight w:val="0"/>
      <w:marTop w:val="0"/>
      <w:marBottom w:val="0"/>
      <w:divBdr>
        <w:top w:val="none" w:sz="0" w:space="0" w:color="auto"/>
        <w:left w:val="none" w:sz="0" w:space="0" w:color="auto"/>
        <w:bottom w:val="none" w:sz="0" w:space="0" w:color="auto"/>
        <w:right w:val="none" w:sz="0" w:space="0" w:color="auto"/>
      </w:divBdr>
    </w:div>
    <w:div w:id="2049066099">
      <w:bodyDiv w:val="1"/>
      <w:marLeft w:val="0"/>
      <w:marRight w:val="0"/>
      <w:marTop w:val="0"/>
      <w:marBottom w:val="0"/>
      <w:divBdr>
        <w:top w:val="none" w:sz="0" w:space="0" w:color="auto"/>
        <w:left w:val="none" w:sz="0" w:space="0" w:color="auto"/>
        <w:bottom w:val="none" w:sz="0" w:space="0" w:color="auto"/>
        <w:right w:val="none" w:sz="0" w:space="0" w:color="auto"/>
      </w:divBdr>
    </w:div>
    <w:div w:id="2049186494">
      <w:bodyDiv w:val="1"/>
      <w:marLeft w:val="0"/>
      <w:marRight w:val="0"/>
      <w:marTop w:val="0"/>
      <w:marBottom w:val="0"/>
      <w:divBdr>
        <w:top w:val="none" w:sz="0" w:space="0" w:color="auto"/>
        <w:left w:val="none" w:sz="0" w:space="0" w:color="auto"/>
        <w:bottom w:val="none" w:sz="0" w:space="0" w:color="auto"/>
        <w:right w:val="none" w:sz="0" w:space="0" w:color="auto"/>
      </w:divBdr>
    </w:div>
    <w:div w:id="2049794328">
      <w:bodyDiv w:val="1"/>
      <w:marLeft w:val="0"/>
      <w:marRight w:val="0"/>
      <w:marTop w:val="0"/>
      <w:marBottom w:val="0"/>
      <w:divBdr>
        <w:top w:val="none" w:sz="0" w:space="0" w:color="auto"/>
        <w:left w:val="none" w:sz="0" w:space="0" w:color="auto"/>
        <w:bottom w:val="none" w:sz="0" w:space="0" w:color="auto"/>
        <w:right w:val="none" w:sz="0" w:space="0" w:color="auto"/>
      </w:divBdr>
    </w:div>
    <w:div w:id="2050253436">
      <w:bodyDiv w:val="1"/>
      <w:marLeft w:val="0"/>
      <w:marRight w:val="0"/>
      <w:marTop w:val="0"/>
      <w:marBottom w:val="0"/>
      <w:divBdr>
        <w:top w:val="none" w:sz="0" w:space="0" w:color="auto"/>
        <w:left w:val="none" w:sz="0" w:space="0" w:color="auto"/>
        <w:bottom w:val="none" w:sz="0" w:space="0" w:color="auto"/>
        <w:right w:val="none" w:sz="0" w:space="0" w:color="auto"/>
      </w:divBdr>
    </w:div>
    <w:div w:id="2050951910">
      <w:marLeft w:val="0"/>
      <w:marRight w:val="0"/>
      <w:marTop w:val="0"/>
      <w:marBottom w:val="0"/>
      <w:divBdr>
        <w:top w:val="none" w:sz="0" w:space="0" w:color="auto"/>
        <w:left w:val="none" w:sz="0" w:space="0" w:color="auto"/>
        <w:bottom w:val="none" w:sz="0" w:space="0" w:color="auto"/>
        <w:right w:val="none" w:sz="0" w:space="0" w:color="auto"/>
      </w:divBdr>
    </w:div>
    <w:div w:id="2051415735">
      <w:bodyDiv w:val="1"/>
      <w:marLeft w:val="0"/>
      <w:marRight w:val="0"/>
      <w:marTop w:val="0"/>
      <w:marBottom w:val="0"/>
      <w:divBdr>
        <w:top w:val="none" w:sz="0" w:space="0" w:color="auto"/>
        <w:left w:val="none" w:sz="0" w:space="0" w:color="auto"/>
        <w:bottom w:val="none" w:sz="0" w:space="0" w:color="auto"/>
        <w:right w:val="none" w:sz="0" w:space="0" w:color="auto"/>
      </w:divBdr>
    </w:div>
    <w:div w:id="2052529637">
      <w:bodyDiv w:val="1"/>
      <w:marLeft w:val="0"/>
      <w:marRight w:val="0"/>
      <w:marTop w:val="0"/>
      <w:marBottom w:val="0"/>
      <w:divBdr>
        <w:top w:val="none" w:sz="0" w:space="0" w:color="auto"/>
        <w:left w:val="none" w:sz="0" w:space="0" w:color="auto"/>
        <w:bottom w:val="none" w:sz="0" w:space="0" w:color="auto"/>
        <w:right w:val="none" w:sz="0" w:space="0" w:color="auto"/>
      </w:divBdr>
    </w:div>
    <w:div w:id="2052530963">
      <w:bodyDiv w:val="1"/>
      <w:marLeft w:val="0"/>
      <w:marRight w:val="0"/>
      <w:marTop w:val="0"/>
      <w:marBottom w:val="0"/>
      <w:divBdr>
        <w:top w:val="none" w:sz="0" w:space="0" w:color="auto"/>
        <w:left w:val="none" w:sz="0" w:space="0" w:color="auto"/>
        <w:bottom w:val="none" w:sz="0" w:space="0" w:color="auto"/>
        <w:right w:val="none" w:sz="0" w:space="0" w:color="auto"/>
      </w:divBdr>
    </w:div>
    <w:div w:id="2054034808">
      <w:bodyDiv w:val="1"/>
      <w:marLeft w:val="0"/>
      <w:marRight w:val="0"/>
      <w:marTop w:val="0"/>
      <w:marBottom w:val="0"/>
      <w:divBdr>
        <w:top w:val="none" w:sz="0" w:space="0" w:color="auto"/>
        <w:left w:val="none" w:sz="0" w:space="0" w:color="auto"/>
        <w:bottom w:val="none" w:sz="0" w:space="0" w:color="auto"/>
        <w:right w:val="none" w:sz="0" w:space="0" w:color="auto"/>
      </w:divBdr>
    </w:div>
    <w:div w:id="2054689520">
      <w:bodyDiv w:val="1"/>
      <w:marLeft w:val="0"/>
      <w:marRight w:val="0"/>
      <w:marTop w:val="0"/>
      <w:marBottom w:val="0"/>
      <w:divBdr>
        <w:top w:val="none" w:sz="0" w:space="0" w:color="auto"/>
        <w:left w:val="none" w:sz="0" w:space="0" w:color="auto"/>
        <w:bottom w:val="none" w:sz="0" w:space="0" w:color="auto"/>
        <w:right w:val="none" w:sz="0" w:space="0" w:color="auto"/>
      </w:divBdr>
    </w:div>
    <w:div w:id="2054839067">
      <w:bodyDiv w:val="1"/>
      <w:marLeft w:val="0"/>
      <w:marRight w:val="0"/>
      <w:marTop w:val="0"/>
      <w:marBottom w:val="0"/>
      <w:divBdr>
        <w:top w:val="none" w:sz="0" w:space="0" w:color="auto"/>
        <w:left w:val="none" w:sz="0" w:space="0" w:color="auto"/>
        <w:bottom w:val="none" w:sz="0" w:space="0" w:color="auto"/>
        <w:right w:val="none" w:sz="0" w:space="0" w:color="auto"/>
      </w:divBdr>
    </w:div>
    <w:div w:id="2054847684">
      <w:bodyDiv w:val="1"/>
      <w:marLeft w:val="0"/>
      <w:marRight w:val="0"/>
      <w:marTop w:val="0"/>
      <w:marBottom w:val="0"/>
      <w:divBdr>
        <w:top w:val="none" w:sz="0" w:space="0" w:color="auto"/>
        <w:left w:val="none" w:sz="0" w:space="0" w:color="auto"/>
        <w:bottom w:val="none" w:sz="0" w:space="0" w:color="auto"/>
        <w:right w:val="none" w:sz="0" w:space="0" w:color="auto"/>
      </w:divBdr>
    </w:div>
    <w:div w:id="2054964143">
      <w:marLeft w:val="480"/>
      <w:marRight w:val="0"/>
      <w:marTop w:val="0"/>
      <w:marBottom w:val="0"/>
      <w:divBdr>
        <w:top w:val="none" w:sz="0" w:space="0" w:color="auto"/>
        <w:left w:val="none" w:sz="0" w:space="0" w:color="auto"/>
        <w:bottom w:val="none" w:sz="0" w:space="0" w:color="auto"/>
        <w:right w:val="none" w:sz="0" w:space="0" w:color="auto"/>
      </w:divBdr>
    </w:div>
    <w:div w:id="2055036514">
      <w:bodyDiv w:val="1"/>
      <w:marLeft w:val="0"/>
      <w:marRight w:val="0"/>
      <w:marTop w:val="0"/>
      <w:marBottom w:val="0"/>
      <w:divBdr>
        <w:top w:val="none" w:sz="0" w:space="0" w:color="auto"/>
        <w:left w:val="none" w:sz="0" w:space="0" w:color="auto"/>
        <w:bottom w:val="none" w:sz="0" w:space="0" w:color="auto"/>
        <w:right w:val="none" w:sz="0" w:space="0" w:color="auto"/>
      </w:divBdr>
    </w:div>
    <w:div w:id="2056000336">
      <w:bodyDiv w:val="1"/>
      <w:marLeft w:val="0"/>
      <w:marRight w:val="0"/>
      <w:marTop w:val="0"/>
      <w:marBottom w:val="0"/>
      <w:divBdr>
        <w:top w:val="none" w:sz="0" w:space="0" w:color="auto"/>
        <w:left w:val="none" w:sz="0" w:space="0" w:color="auto"/>
        <w:bottom w:val="none" w:sz="0" w:space="0" w:color="auto"/>
        <w:right w:val="none" w:sz="0" w:space="0" w:color="auto"/>
      </w:divBdr>
    </w:div>
    <w:div w:id="2056006999">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925475">
      <w:bodyDiv w:val="1"/>
      <w:marLeft w:val="0"/>
      <w:marRight w:val="0"/>
      <w:marTop w:val="0"/>
      <w:marBottom w:val="0"/>
      <w:divBdr>
        <w:top w:val="none" w:sz="0" w:space="0" w:color="auto"/>
        <w:left w:val="none" w:sz="0" w:space="0" w:color="auto"/>
        <w:bottom w:val="none" w:sz="0" w:space="0" w:color="auto"/>
        <w:right w:val="none" w:sz="0" w:space="0" w:color="auto"/>
      </w:divBdr>
    </w:div>
    <w:div w:id="2058502698">
      <w:bodyDiv w:val="1"/>
      <w:marLeft w:val="0"/>
      <w:marRight w:val="0"/>
      <w:marTop w:val="0"/>
      <w:marBottom w:val="0"/>
      <w:divBdr>
        <w:top w:val="none" w:sz="0" w:space="0" w:color="auto"/>
        <w:left w:val="none" w:sz="0" w:space="0" w:color="auto"/>
        <w:bottom w:val="none" w:sz="0" w:space="0" w:color="auto"/>
        <w:right w:val="none" w:sz="0" w:space="0" w:color="auto"/>
      </w:divBdr>
    </w:div>
    <w:div w:id="2058579443">
      <w:bodyDiv w:val="1"/>
      <w:marLeft w:val="0"/>
      <w:marRight w:val="0"/>
      <w:marTop w:val="0"/>
      <w:marBottom w:val="0"/>
      <w:divBdr>
        <w:top w:val="none" w:sz="0" w:space="0" w:color="auto"/>
        <w:left w:val="none" w:sz="0" w:space="0" w:color="auto"/>
        <w:bottom w:val="none" w:sz="0" w:space="0" w:color="auto"/>
        <w:right w:val="none" w:sz="0" w:space="0" w:color="auto"/>
      </w:divBdr>
    </w:div>
    <w:div w:id="2059740711">
      <w:bodyDiv w:val="1"/>
      <w:marLeft w:val="0"/>
      <w:marRight w:val="0"/>
      <w:marTop w:val="0"/>
      <w:marBottom w:val="0"/>
      <w:divBdr>
        <w:top w:val="none" w:sz="0" w:space="0" w:color="auto"/>
        <w:left w:val="none" w:sz="0" w:space="0" w:color="auto"/>
        <w:bottom w:val="none" w:sz="0" w:space="0" w:color="auto"/>
        <w:right w:val="none" w:sz="0" w:space="0" w:color="auto"/>
      </w:divBdr>
    </w:div>
    <w:div w:id="2061515953">
      <w:bodyDiv w:val="1"/>
      <w:marLeft w:val="0"/>
      <w:marRight w:val="0"/>
      <w:marTop w:val="0"/>
      <w:marBottom w:val="0"/>
      <w:divBdr>
        <w:top w:val="none" w:sz="0" w:space="0" w:color="auto"/>
        <w:left w:val="none" w:sz="0" w:space="0" w:color="auto"/>
        <w:bottom w:val="none" w:sz="0" w:space="0" w:color="auto"/>
        <w:right w:val="none" w:sz="0" w:space="0" w:color="auto"/>
      </w:divBdr>
    </w:div>
    <w:div w:id="2061783531">
      <w:bodyDiv w:val="1"/>
      <w:marLeft w:val="0"/>
      <w:marRight w:val="0"/>
      <w:marTop w:val="0"/>
      <w:marBottom w:val="0"/>
      <w:divBdr>
        <w:top w:val="none" w:sz="0" w:space="0" w:color="auto"/>
        <w:left w:val="none" w:sz="0" w:space="0" w:color="auto"/>
        <w:bottom w:val="none" w:sz="0" w:space="0" w:color="auto"/>
        <w:right w:val="none" w:sz="0" w:space="0" w:color="auto"/>
      </w:divBdr>
    </w:div>
    <w:div w:id="2061859745">
      <w:bodyDiv w:val="1"/>
      <w:marLeft w:val="0"/>
      <w:marRight w:val="0"/>
      <w:marTop w:val="0"/>
      <w:marBottom w:val="0"/>
      <w:divBdr>
        <w:top w:val="none" w:sz="0" w:space="0" w:color="auto"/>
        <w:left w:val="none" w:sz="0" w:space="0" w:color="auto"/>
        <w:bottom w:val="none" w:sz="0" w:space="0" w:color="auto"/>
        <w:right w:val="none" w:sz="0" w:space="0" w:color="auto"/>
      </w:divBdr>
    </w:div>
    <w:div w:id="2062367556">
      <w:bodyDiv w:val="1"/>
      <w:marLeft w:val="0"/>
      <w:marRight w:val="0"/>
      <w:marTop w:val="0"/>
      <w:marBottom w:val="0"/>
      <w:divBdr>
        <w:top w:val="none" w:sz="0" w:space="0" w:color="auto"/>
        <w:left w:val="none" w:sz="0" w:space="0" w:color="auto"/>
        <w:bottom w:val="none" w:sz="0" w:space="0" w:color="auto"/>
        <w:right w:val="none" w:sz="0" w:space="0" w:color="auto"/>
      </w:divBdr>
    </w:div>
    <w:div w:id="2062943987">
      <w:bodyDiv w:val="1"/>
      <w:marLeft w:val="0"/>
      <w:marRight w:val="0"/>
      <w:marTop w:val="0"/>
      <w:marBottom w:val="0"/>
      <w:divBdr>
        <w:top w:val="none" w:sz="0" w:space="0" w:color="auto"/>
        <w:left w:val="none" w:sz="0" w:space="0" w:color="auto"/>
        <w:bottom w:val="none" w:sz="0" w:space="0" w:color="auto"/>
        <w:right w:val="none" w:sz="0" w:space="0" w:color="auto"/>
      </w:divBdr>
    </w:div>
    <w:div w:id="2063404224">
      <w:bodyDiv w:val="1"/>
      <w:marLeft w:val="0"/>
      <w:marRight w:val="0"/>
      <w:marTop w:val="0"/>
      <w:marBottom w:val="0"/>
      <w:divBdr>
        <w:top w:val="none" w:sz="0" w:space="0" w:color="auto"/>
        <w:left w:val="none" w:sz="0" w:space="0" w:color="auto"/>
        <w:bottom w:val="none" w:sz="0" w:space="0" w:color="auto"/>
        <w:right w:val="none" w:sz="0" w:space="0" w:color="auto"/>
      </w:divBdr>
    </w:div>
    <w:div w:id="2064207714">
      <w:bodyDiv w:val="1"/>
      <w:marLeft w:val="0"/>
      <w:marRight w:val="0"/>
      <w:marTop w:val="0"/>
      <w:marBottom w:val="0"/>
      <w:divBdr>
        <w:top w:val="none" w:sz="0" w:space="0" w:color="auto"/>
        <w:left w:val="none" w:sz="0" w:space="0" w:color="auto"/>
        <w:bottom w:val="none" w:sz="0" w:space="0" w:color="auto"/>
        <w:right w:val="none" w:sz="0" w:space="0" w:color="auto"/>
      </w:divBdr>
    </w:div>
    <w:div w:id="2064870080">
      <w:bodyDiv w:val="1"/>
      <w:marLeft w:val="0"/>
      <w:marRight w:val="0"/>
      <w:marTop w:val="0"/>
      <w:marBottom w:val="0"/>
      <w:divBdr>
        <w:top w:val="none" w:sz="0" w:space="0" w:color="auto"/>
        <w:left w:val="none" w:sz="0" w:space="0" w:color="auto"/>
        <w:bottom w:val="none" w:sz="0" w:space="0" w:color="auto"/>
        <w:right w:val="none" w:sz="0" w:space="0" w:color="auto"/>
      </w:divBdr>
    </w:div>
    <w:div w:id="2065641471">
      <w:marLeft w:val="480"/>
      <w:marRight w:val="0"/>
      <w:marTop w:val="0"/>
      <w:marBottom w:val="0"/>
      <w:divBdr>
        <w:top w:val="none" w:sz="0" w:space="0" w:color="auto"/>
        <w:left w:val="none" w:sz="0" w:space="0" w:color="auto"/>
        <w:bottom w:val="none" w:sz="0" w:space="0" w:color="auto"/>
        <w:right w:val="none" w:sz="0" w:space="0" w:color="auto"/>
      </w:divBdr>
    </w:div>
    <w:div w:id="2066366245">
      <w:bodyDiv w:val="1"/>
      <w:marLeft w:val="0"/>
      <w:marRight w:val="0"/>
      <w:marTop w:val="0"/>
      <w:marBottom w:val="0"/>
      <w:divBdr>
        <w:top w:val="none" w:sz="0" w:space="0" w:color="auto"/>
        <w:left w:val="none" w:sz="0" w:space="0" w:color="auto"/>
        <w:bottom w:val="none" w:sz="0" w:space="0" w:color="auto"/>
        <w:right w:val="none" w:sz="0" w:space="0" w:color="auto"/>
      </w:divBdr>
    </w:div>
    <w:div w:id="2066760076">
      <w:bodyDiv w:val="1"/>
      <w:marLeft w:val="0"/>
      <w:marRight w:val="0"/>
      <w:marTop w:val="0"/>
      <w:marBottom w:val="0"/>
      <w:divBdr>
        <w:top w:val="none" w:sz="0" w:space="0" w:color="auto"/>
        <w:left w:val="none" w:sz="0" w:space="0" w:color="auto"/>
        <w:bottom w:val="none" w:sz="0" w:space="0" w:color="auto"/>
        <w:right w:val="none" w:sz="0" w:space="0" w:color="auto"/>
      </w:divBdr>
    </w:div>
    <w:div w:id="2066906395">
      <w:marLeft w:val="0"/>
      <w:marRight w:val="0"/>
      <w:marTop w:val="0"/>
      <w:marBottom w:val="0"/>
      <w:divBdr>
        <w:top w:val="none" w:sz="0" w:space="0" w:color="auto"/>
        <w:left w:val="none" w:sz="0" w:space="0" w:color="auto"/>
        <w:bottom w:val="none" w:sz="0" w:space="0" w:color="auto"/>
        <w:right w:val="none" w:sz="0" w:space="0" w:color="auto"/>
      </w:divBdr>
    </w:div>
    <w:div w:id="2067294140">
      <w:bodyDiv w:val="1"/>
      <w:marLeft w:val="0"/>
      <w:marRight w:val="0"/>
      <w:marTop w:val="0"/>
      <w:marBottom w:val="0"/>
      <w:divBdr>
        <w:top w:val="none" w:sz="0" w:space="0" w:color="auto"/>
        <w:left w:val="none" w:sz="0" w:space="0" w:color="auto"/>
        <w:bottom w:val="none" w:sz="0" w:space="0" w:color="auto"/>
        <w:right w:val="none" w:sz="0" w:space="0" w:color="auto"/>
      </w:divBdr>
    </w:div>
    <w:div w:id="2067756715">
      <w:bodyDiv w:val="1"/>
      <w:marLeft w:val="0"/>
      <w:marRight w:val="0"/>
      <w:marTop w:val="0"/>
      <w:marBottom w:val="0"/>
      <w:divBdr>
        <w:top w:val="none" w:sz="0" w:space="0" w:color="auto"/>
        <w:left w:val="none" w:sz="0" w:space="0" w:color="auto"/>
        <w:bottom w:val="none" w:sz="0" w:space="0" w:color="auto"/>
        <w:right w:val="none" w:sz="0" w:space="0" w:color="auto"/>
      </w:divBdr>
    </w:div>
    <w:div w:id="2067988490">
      <w:bodyDiv w:val="1"/>
      <w:marLeft w:val="0"/>
      <w:marRight w:val="0"/>
      <w:marTop w:val="0"/>
      <w:marBottom w:val="0"/>
      <w:divBdr>
        <w:top w:val="none" w:sz="0" w:space="0" w:color="auto"/>
        <w:left w:val="none" w:sz="0" w:space="0" w:color="auto"/>
        <w:bottom w:val="none" w:sz="0" w:space="0" w:color="auto"/>
        <w:right w:val="none" w:sz="0" w:space="0" w:color="auto"/>
      </w:divBdr>
    </w:div>
    <w:div w:id="2070764856">
      <w:bodyDiv w:val="1"/>
      <w:marLeft w:val="0"/>
      <w:marRight w:val="0"/>
      <w:marTop w:val="0"/>
      <w:marBottom w:val="0"/>
      <w:divBdr>
        <w:top w:val="none" w:sz="0" w:space="0" w:color="auto"/>
        <w:left w:val="none" w:sz="0" w:space="0" w:color="auto"/>
        <w:bottom w:val="none" w:sz="0" w:space="0" w:color="auto"/>
        <w:right w:val="none" w:sz="0" w:space="0" w:color="auto"/>
      </w:divBdr>
    </w:div>
    <w:div w:id="2071342574">
      <w:bodyDiv w:val="1"/>
      <w:marLeft w:val="0"/>
      <w:marRight w:val="0"/>
      <w:marTop w:val="0"/>
      <w:marBottom w:val="0"/>
      <w:divBdr>
        <w:top w:val="none" w:sz="0" w:space="0" w:color="auto"/>
        <w:left w:val="none" w:sz="0" w:space="0" w:color="auto"/>
        <w:bottom w:val="none" w:sz="0" w:space="0" w:color="auto"/>
        <w:right w:val="none" w:sz="0" w:space="0" w:color="auto"/>
      </w:divBdr>
    </w:div>
    <w:div w:id="2071609438">
      <w:bodyDiv w:val="1"/>
      <w:marLeft w:val="0"/>
      <w:marRight w:val="0"/>
      <w:marTop w:val="0"/>
      <w:marBottom w:val="0"/>
      <w:divBdr>
        <w:top w:val="none" w:sz="0" w:space="0" w:color="auto"/>
        <w:left w:val="none" w:sz="0" w:space="0" w:color="auto"/>
        <w:bottom w:val="none" w:sz="0" w:space="0" w:color="auto"/>
        <w:right w:val="none" w:sz="0" w:space="0" w:color="auto"/>
      </w:divBdr>
    </w:div>
    <w:div w:id="2071877756">
      <w:bodyDiv w:val="1"/>
      <w:marLeft w:val="0"/>
      <w:marRight w:val="0"/>
      <w:marTop w:val="0"/>
      <w:marBottom w:val="0"/>
      <w:divBdr>
        <w:top w:val="none" w:sz="0" w:space="0" w:color="auto"/>
        <w:left w:val="none" w:sz="0" w:space="0" w:color="auto"/>
        <w:bottom w:val="none" w:sz="0" w:space="0" w:color="auto"/>
        <w:right w:val="none" w:sz="0" w:space="0" w:color="auto"/>
      </w:divBdr>
    </w:div>
    <w:div w:id="2072145755">
      <w:bodyDiv w:val="1"/>
      <w:marLeft w:val="0"/>
      <w:marRight w:val="0"/>
      <w:marTop w:val="0"/>
      <w:marBottom w:val="0"/>
      <w:divBdr>
        <w:top w:val="none" w:sz="0" w:space="0" w:color="auto"/>
        <w:left w:val="none" w:sz="0" w:space="0" w:color="auto"/>
        <w:bottom w:val="none" w:sz="0" w:space="0" w:color="auto"/>
        <w:right w:val="none" w:sz="0" w:space="0" w:color="auto"/>
      </w:divBdr>
    </w:div>
    <w:div w:id="2074309338">
      <w:bodyDiv w:val="1"/>
      <w:marLeft w:val="0"/>
      <w:marRight w:val="0"/>
      <w:marTop w:val="0"/>
      <w:marBottom w:val="0"/>
      <w:divBdr>
        <w:top w:val="none" w:sz="0" w:space="0" w:color="auto"/>
        <w:left w:val="none" w:sz="0" w:space="0" w:color="auto"/>
        <w:bottom w:val="none" w:sz="0" w:space="0" w:color="auto"/>
        <w:right w:val="none" w:sz="0" w:space="0" w:color="auto"/>
      </w:divBdr>
    </w:div>
    <w:div w:id="2074770838">
      <w:bodyDiv w:val="1"/>
      <w:marLeft w:val="0"/>
      <w:marRight w:val="0"/>
      <w:marTop w:val="0"/>
      <w:marBottom w:val="0"/>
      <w:divBdr>
        <w:top w:val="none" w:sz="0" w:space="0" w:color="auto"/>
        <w:left w:val="none" w:sz="0" w:space="0" w:color="auto"/>
        <w:bottom w:val="none" w:sz="0" w:space="0" w:color="auto"/>
        <w:right w:val="none" w:sz="0" w:space="0" w:color="auto"/>
      </w:divBdr>
    </w:div>
    <w:div w:id="2074966898">
      <w:bodyDiv w:val="1"/>
      <w:marLeft w:val="0"/>
      <w:marRight w:val="0"/>
      <w:marTop w:val="0"/>
      <w:marBottom w:val="0"/>
      <w:divBdr>
        <w:top w:val="none" w:sz="0" w:space="0" w:color="auto"/>
        <w:left w:val="none" w:sz="0" w:space="0" w:color="auto"/>
        <w:bottom w:val="none" w:sz="0" w:space="0" w:color="auto"/>
        <w:right w:val="none" w:sz="0" w:space="0" w:color="auto"/>
      </w:divBdr>
    </w:div>
    <w:div w:id="2075155734">
      <w:bodyDiv w:val="1"/>
      <w:marLeft w:val="0"/>
      <w:marRight w:val="0"/>
      <w:marTop w:val="0"/>
      <w:marBottom w:val="0"/>
      <w:divBdr>
        <w:top w:val="none" w:sz="0" w:space="0" w:color="auto"/>
        <w:left w:val="none" w:sz="0" w:space="0" w:color="auto"/>
        <w:bottom w:val="none" w:sz="0" w:space="0" w:color="auto"/>
        <w:right w:val="none" w:sz="0" w:space="0" w:color="auto"/>
      </w:divBdr>
    </w:div>
    <w:div w:id="2075353422">
      <w:bodyDiv w:val="1"/>
      <w:marLeft w:val="0"/>
      <w:marRight w:val="0"/>
      <w:marTop w:val="0"/>
      <w:marBottom w:val="0"/>
      <w:divBdr>
        <w:top w:val="none" w:sz="0" w:space="0" w:color="auto"/>
        <w:left w:val="none" w:sz="0" w:space="0" w:color="auto"/>
        <w:bottom w:val="none" w:sz="0" w:space="0" w:color="auto"/>
        <w:right w:val="none" w:sz="0" w:space="0" w:color="auto"/>
      </w:divBdr>
    </w:div>
    <w:div w:id="2076274365">
      <w:bodyDiv w:val="1"/>
      <w:marLeft w:val="0"/>
      <w:marRight w:val="0"/>
      <w:marTop w:val="0"/>
      <w:marBottom w:val="0"/>
      <w:divBdr>
        <w:top w:val="none" w:sz="0" w:space="0" w:color="auto"/>
        <w:left w:val="none" w:sz="0" w:space="0" w:color="auto"/>
        <w:bottom w:val="none" w:sz="0" w:space="0" w:color="auto"/>
        <w:right w:val="none" w:sz="0" w:space="0" w:color="auto"/>
      </w:divBdr>
    </w:div>
    <w:div w:id="2076512772">
      <w:bodyDiv w:val="1"/>
      <w:marLeft w:val="0"/>
      <w:marRight w:val="0"/>
      <w:marTop w:val="0"/>
      <w:marBottom w:val="0"/>
      <w:divBdr>
        <w:top w:val="none" w:sz="0" w:space="0" w:color="auto"/>
        <w:left w:val="none" w:sz="0" w:space="0" w:color="auto"/>
        <w:bottom w:val="none" w:sz="0" w:space="0" w:color="auto"/>
        <w:right w:val="none" w:sz="0" w:space="0" w:color="auto"/>
      </w:divBdr>
    </w:div>
    <w:div w:id="2076972237">
      <w:bodyDiv w:val="1"/>
      <w:marLeft w:val="0"/>
      <w:marRight w:val="0"/>
      <w:marTop w:val="0"/>
      <w:marBottom w:val="0"/>
      <w:divBdr>
        <w:top w:val="none" w:sz="0" w:space="0" w:color="auto"/>
        <w:left w:val="none" w:sz="0" w:space="0" w:color="auto"/>
        <w:bottom w:val="none" w:sz="0" w:space="0" w:color="auto"/>
        <w:right w:val="none" w:sz="0" w:space="0" w:color="auto"/>
      </w:divBdr>
    </w:div>
    <w:div w:id="2077117952">
      <w:bodyDiv w:val="1"/>
      <w:marLeft w:val="0"/>
      <w:marRight w:val="0"/>
      <w:marTop w:val="0"/>
      <w:marBottom w:val="0"/>
      <w:divBdr>
        <w:top w:val="none" w:sz="0" w:space="0" w:color="auto"/>
        <w:left w:val="none" w:sz="0" w:space="0" w:color="auto"/>
        <w:bottom w:val="none" w:sz="0" w:space="0" w:color="auto"/>
        <w:right w:val="none" w:sz="0" w:space="0" w:color="auto"/>
      </w:divBdr>
    </w:div>
    <w:div w:id="2077124156">
      <w:bodyDiv w:val="1"/>
      <w:marLeft w:val="0"/>
      <w:marRight w:val="0"/>
      <w:marTop w:val="0"/>
      <w:marBottom w:val="0"/>
      <w:divBdr>
        <w:top w:val="none" w:sz="0" w:space="0" w:color="auto"/>
        <w:left w:val="none" w:sz="0" w:space="0" w:color="auto"/>
        <w:bottom w:val="none" w:sz="0" w:space="0" w:color="auto"/>
        <w:right w:val="none" w:sz="0" w:space="0" w:color="auto"/>
      </w:divBdr>
    </w:div>
    <w:div w:id="2077968653">
      <w:bodyDiv w:val="1"/>
      <w:marLeft w:val="0"/>
      <w:marRight w:val="0"/>
      <w:marTop w:val="0"/>
      <w:marBottom w:val="0"/>
      <w:divBdr>
        <w:top w:val="none" w:sz="0" w:space="0" w:color="auto"/>
        <w:left w:val="none" w:sz="0" w:space="0" w:color="auto"/>
        <w:bottom w:val="none" w:sz="0" w:space="0" w:color="auto"/>
        <w:right w:val="none" w:sz="0" w:space="0" w:color="auto"/>
      </w:divBdr>
    </w:div>
    <w:div w:id="2077975351">
      <w:bodyDiv w:val="1"/>
      <w:marLeft w:val="0"/>
      <w:marRight w:val="0"/>
      <w:marTop w:val="0"/>
      <w:marBottom w:val="0"/>
      <w:divBdr>
        <w:top w:val="none" w:sz="0" w:space="0" w:color="auto"/>
        <w:left w:val="none" w:sz="0" w:space="0" w:color="auto"/>
        <w:bottom w:val="none" w:sz="0" w:space="0" w:color="auto"/>
        <w:right w:val="none" w:sz="0" w:space="0" w:color="auto"/>
      </w:divBdr>
    </w:div>
    <w:div w:id="2078085334">
      <w:bodyDiv w:val="1"/>
      <w:marLeft w:val="0"/>
      <w:marRight w:val="0"/>
      <w:marTop w:val="0"/>
      <w:marBottom w:val="0"/>
      <w:divBdr>
        <w:top w:val="none" w:sz="0" w:space="0" w:color="auto"/>
        <w:left w:val="none" w:sz="0" w:space="0" w:color="auto"/>
        <w:bottom w:val="none" w:sz="0" w:space="0" w:color="auto"/>
        <w:right w:val="none" w:sz="0" w:space="0" w:color="auto"/>
      </w:divBdr>
    </w:div>
    <w:div w:id="2078698145">
      <w:bodyDiv w:val="1"/>
      <w:marLeft w:val="0"/>
      <w:marRight w:val="0"/>
      <w:marTop w:val="0"/>
      <w:marBottom w:val="0"/>
      <w:divBdr>
        <w:top w:val="none" w:sz="0" w:space="0" w:color="auto"/>
        <w:left w:val="none" w:sz="0" w:space="0" w:color="auto"/>
        <w:bottom w:val="none" w:sz="0" w:space="0" w:color="auto"/>
        <w:right w:val="none" w:sz="0" w:space="0" w:color="auto"/>
      </w:divBdr>
    </w:div>
    <w:div w:id="2079014425">
      <w:bodyDiv w:val="1"/>
      <w:marLeft w:val="0"/>
      <w:marRight w:val="0"/>
      <w:marTop w:val="0"/>
      <w:marBottom w:val="0"/>
      <w:divBdr>
        <w:top w:val="none" w:sz="0" w:space="0" w:color="auto"/>
        <w:left w:val="none" w:sz="0" w:space="0" w:color="auto"/>
        <w:bottom w:val="none" w:sz="0" w:space="0" w:color="auto"/>
        <w:right w:val="none" w:sz="0" w:space="0" w:color="auto"/>
      </w:divBdr>
    </w:div>
    <w:div w:id="2079015586">
      <w:bodyDiv w:val="1"/>
      <w:marLeft w:val="0"/>
      <w:marRight w:val="0"/>
      <w:marTop w:val="0"/>
      <w:marBottom w:val="0"/>
      <w:divBdr>
        <w:top w:val="none" w:sz="0" w:space="0" w:color="auto"/>
        <w:left w:val="none" w:sz="0" w:space="0" w:color="auto"/>
        <w:bottom w:val="none" w:sz="0" w:space="0" w:color="auto"/>
        <w:right w:val="none" w:sz="0" w:space="0" w:color="auto"/>
      </w:divBdr>
    </w:div>
    <w:div w:id="2079017138">
      <w:marLeft w:val="480"/>
      <w:marRight w:val="0"/>
      <w:marTop w:val="0"/>
      <w:marBottom w:val="0"/>
      <w:divBdr>
        <w:top w:val="none" w:sz="0" w:space="0" w:color="auto"/>
        <w:left w:val="none" w:sz="0" w:space="0" w:color="auto"/>
        <w:bottom w:val="none" w:sz="0" w:space="0" w:color="auto"/>
        <w:right w:val="none" w:sz="0" w:space="0" w:color="auto"/>
      </w:divBdr>
    </w:div>
    <w:div w:id="2079817181">
      <w:bodyDiv w:val="1"/>
      <w:marLeft w:val="0"/>
      <w:marRight w:val="0"/>
      <w:marTop w:val="0"/>
      <w:marBottom w:val="0"/>
      <w:divBdr>
        <w:top w:val="none" w:sz="0" w:space="0" w:color="auto"/>
        <w:left w:val="none" w:sz="0" w:space="0" w:color="auto"/>
        <w:bottom w:val="none" w:sz="0" w:space="0" w:color="auto"/>
        <w:right w:val="none" w:sz="0" w:space="0" w:color="auto"/>
      </w:divBdr>
    </w:div>
    <w:div w:id="2080128033">
      <w:bodyDiv w:val="1"/>
      <w:marLeft w:val="0"/>
      <w:marRight w:val="0"/>
      <w:marTop w:val="0"/>
      <w:marBottom w:val="0"/>
      <w:divBdr>
        <w:top w:val="none" w:sz="0" w:space="0" w:color="auto"/>
        <w:left w:val="none" w:sz="0" w:space="0" w:color="auto"/>
        <w:bottom w:val="none" w:sz="0" w:space="0" w:color="auto"/>
        <w:right w:val="none" w:sz="0" w:space="0" w:color="auto"/>
      </w:divBdr>
    </w:div>
    <w:div w:id="2080204888">
      <w:bodyDiv w:val="1"/>
      <w:marLeft w:val="0"/>
      <w:marRight w:val="0"/>
      <w:marTop w:val="0"/>
      <w:marBottom w:val="0"/>
      <w:divBdr>
        <w:top w:val="none" w:sz="0" w:space="0" w:color="auto"/>
        <w:left w:val="none" w:sz="0" w:space="0" w:color="auto"/>
        <w:bottom w:val="none" w:sz="0" w:space="0" w:color="auto"/>
        <w:right w:val="none" w:sz="0" w:space="0" w:color="auto"/>
      </w:divBdr>
    </w:div>
    <w:div w:id="2080395474">
      <w:bodyDiv w:val="1"/>
      <w:marLeft w:val="0"/>
      <w:marRight w:val="0"/>
      <w:marTop w:val="0"/>
      <w:marBottom w:val="0"/>
      <w:divBdr>
        <w:top w:val="none" w:sz="0" w:space="0" w:color="auto"/>
        <w:left w:val="none" w:sz="0" w:space="0" w:color="auto"/>
        <w:bottom w:val="none" w:sz="0" w:space="0" w:color="auto"/>
        <w:right w:val="none" w:sz="0" w:space="0" w:color="auto"/>
      </w:divBdr>
    </w:div>
    <w:div w:id="2081830015">
      <w:bodyDiv w:val="1"/>
      <w:marLeft w:val="0"/>
      <w:marRight w:val="0"/>
      <w:marTop w:val="0"/>
      <w:marBottom w:val="0"/>
      <w:divBdr>
        <w:top w:val="none" w:sz="0" w:space="0" w:color="auto"/>
        <w:left w:val="none" w:sz="0" w:space="0" w:color="auto"/>
        <w:bottom w:val="none" w:sz="0" w:space="0" w:color="auto"/>
        <w:right w:val="none" w:sz="0" w:space="0" w:color="auto"/>
      </w:divBdr>
    </w:div>
    <w:div w:id="2081976474">
      <w:marLeft w:val="0"/>
      <w:marRight w:val="0"/>
      <w:marTop w:val="0"/>
      <w:marBottom w:val="0"/>
      <w:divBdr>
        <w:top w:val="none" w:sz="0" w:space="0" w:color="auto"/>
        <w:left w:val="none" w:sz="0" w:space="0" w:color="auto"/>
        <w:bottom w:val="none" w:sz="0" w:space="0" w:color="auto"/>
        <w:right w:val="none" w:sz="0" w:space="0" w:color="auto"/>
      </w:divBdr>
    </w:div>
    <w:div w:id="2083674657">
      <w:bodyDiv w:val="1"/>
      <w:marLeft w:val="0"/>
      <w:marRight w:val="0"/>
      <w:marTop w:val="0"/>
      <w:marBottom w:val="0"/>
      <w:divBdr>
        <w:top w:val="none" w:sz="0" w:space="0" w:color="auto"/>
        <w:left w:val="none" w:sz="0" w:space="0" w:color="auto"/>
        <w:bottom w:val="none" w:sz="0" w:space="0" w:color="auto"/>
        <w:right w:val="none" w:sz="0" w:space="0" w:color="auto"/>
      </w:divBdr>
    </w:div>
    <w:div w:id="2083792101">
      <w:marLeft w:val="480"/>
      <w:marRight w:val="0"/>
      <w:marTop w:val="0"/>
      <w:marBottom w:val="0"/>
      <w:divBdr>
        <w:top w:val="none" w:sz="0" w:space="0" w:color="auto"/>
        <w:left w:val="none" w:sz="0" w:space="0" w:color="auto"/>
        <w:bottom w:val="none" w:sz="0" w:space="0" w:color="auto"/>
        <w:right w:val="none" w:sz="0" w:space="0" w:color="auto"/>
      </w:divBdr>
    </w:div>
    <w:div w:id="2084252219">
      <w:bodyDiv w:val="1"/>
      <w:marLeft w:val="0"/>
      <w:marRight w:val="0"/>
      <w:marTop w:val="0"/>
      <w:marBottom w:val="0"/>
      <w:divBdr>
        <w:top w:val="none" w:sz="0" w:space="0" w:color="auto"/>
        <w:left w:val="none" w:sz="0" w:space="0" w:color="auto"/>
        <w:bottom w:val="none" w:sz="0" w:space="0" w:color="auto"/>
        <w:right w:val="none" w:sz="0" w:space="0" w:color="auto"/>
      </w:divBdr>
    </w:div>
    <w:div w:id="2085687336">
      <w:bodyDiv w:val="1"/>
      <w:marLeft w:val="0"/>
      <w:marRight w:val="0"/>
      <w:marTop w:val="0"/>
      <w:marBottom w:val="0"/>
      <w:divBdr>
        <w:top w:val="none" w:sz="0" w:space="0" w:color="auto"/>
        <w:left w:val="none" w:sz="0" w:space="0" w:color="auto"/>
        <w:bottom w:val="none" w:sz="0" w:space="0" w:color="auto"/>
        <w:right w:val="none" w:sz="0" w:space="0" w:color="auto"/>
      </w:divBdr>
    </w:div>
    <w:div w:id="2086799154">
      <w:bodyDiv w:val="1"/>
      <w:marLeft w:val="0"/>
      <w:marRight w:val="0"/>
      <w:marTop w:val="0"/>
      <w:marBottom w:val="0"/>
      <w:divBdr>
        <w:top w:val="none" w:sz="0" w:space="0" w:color="auto"/>
        <w:left w:val="none" w:sz="0" w:space="0" w:color="auto"/>
        <w:bottom w:val="none" w:sz="0" w:space="0" w:color="auto"/>
        <w:right w:val="none" w:sz="0" w:space="0" w:color="auto"/>
      </w:divBdr>
    </w:div>
    <w:div w:id="2086871857">
      <w:bodyDiv w:val="1"/>
      <w:marLeft w:val="0"/>
      <w:marRight w:val="0"/>
      <w:marTop w:val="0"/>
      <w:marBottom w:val="0"/>
      <w:divBdr>
        <w:top w:val="none" w:sz="0" w:space="0" w:color="auto"/>
        <w:left w:val="none" w:sz="0" w:space="0" w:color="auto"/>
        <w:bottom w:val="none" w:sz="0" w:space="0" w:color="auto"/>
        <w:right w:val="none" w:sz="0" w:space="0" w:color="auto"/>
      </w:divBdr>
    </w:div>
    <w:div w:id="2086877621">
      <w:bodyDiv w:val="1"/>
      <w:marLeft w:val="0"/>
      <w:marRight w:val="0"/>
      <w:marTop w:val="0"/>
      <w:marBottom w:val="0"/>
      <w:divBdr>
        <w:top w:val="none" w:sz="0" w:space="0" w:color="auto"/>
        <w:left w:val="none" w:sz="0" w:space="0" w:color="auto"/>
        <w:bottom w:val="none" w:sz="0" w:space="0" w:color="auto"/>
        <w:right w:val="none" w:sz="0" w:space="0" w:color="auto"/>
      </w:divBdr>
    </w:div>
    <w:div w:id="2087067039">
      <w:bodyDiv w:val="1"/>
      <w:marLeft w:val="0"/>
      <w:marRight w:val="0"/>
      <w:marTop w:val="0"/>
      <w:marBottom w:val="0"/>
      <w:divBdr>
        <w:top w:val="none" w:sz="0" w:space="0" w:color="auto"/>
        <w:left w:val="none" w:sz="0" w:space="0" w:color="auto"/>
        <w:bottom w:val="none" w:sz="0" w:space="0" w:color="auto"/>
        <w:right w:val="none" w:sz="0" w:space="0" w:color="auto"/>
      </w:divBdr>
    </w:div>
    <w:div w:id="2088072558">
      <w:bodyDiv w:val="1"/>
      <w:marLeft w:val="0"/>
      <w:marRight w:val="0"/>
      <w:marTop w:val="0"/>
      <w:marBottom w:val="0"/>
      <w:divBdr>
        <w:top w:val="none" w:sz="0" w:space="0" w:color="auto"/>
        <w:left w:val="none" w:sz="0" w:space="0" w:color="auto"/>
        <w:bottom w:val="none" w:sz="0" w:space="0" w:color="auto"/>
        <w:right w:val="none" w:sz="0" w:space="0" w:color="auto"/>
      </w:divBdr>
    </w:div>
    <w:div w:id="2088379035">
      <w:bodyDiv w:val="1"/>
      <w:marLeft w:val="0"/>
      <w:marRight w:val="0"/>
      <w:marTop w:val="0"/>
      <w:marBottom w:val="0"/>
      <w:divBdr>
        <w:top w:val="none" w:sz="0" w:space="0" w:color="auto"/>
        <w:left w:val="none" w:sz="0" w:space="0" w:color="auto"/>
        <w:bottom w:val="none" w:sz="0" w:space="0" w:color="auto"/>
        <w:right w:val="none" w:sz="0" w:space="0" w:color="auto"/>
      </w:divBdr>
    </w:div>
    <w:div w:id="2090155339">
      <w:bodyDiv w:val="1"/>
      <w:marLeft w:val="0"/>
      <w:marRight w:val="0"/>
      <w:marTop w:val="0"/>
      <w:marBottom w:val="0"/>
      <w:divBdr>
        <w:top w:val="none" w:sz="0" w:space="0" w:color="auto"/>
        <w:left w:val="none" w:sz="0" w:space="0" w:color="auto"/>
        <w:bottom w:val="none" w:sz="0" w:space="0" w:color="auto"/>
        <w:right w:val="none" w:sz="0" w:space="0" w:color="auto"/>
      </w:divBdr>
    </w:div>
    <w:div w:id="2090347491">
      <w:bodyDiv w:val="1"/>
      <w:marLeft w:val="0"/>
      <w:marRight w:val="0"/>
      <w:marTop w:val="0"/>
      <w:marBottom w:val="0"/>
      <w:divBdr>
        <w:top w:val="none" w:sz="0" w:space="0" w:color="auto"/>
        <w:left w:val="none" w:sz="0" w:space="0" w:color="auto"/>
        <w:bottom w:val="none" w:sz="0" w:space="0" w:color="auto"/>
        <w:right w:val="none" w:sz="0" w:space="0" w:color="auto"/>
      </w:divBdr>
    </w:div>
    <w:div w:id="2090929560">
      <w:marLeft w:val="480"/>
      <w:marRight w:val="0"/>
      <w:marTop w:val="0"/>
      <w:marBottom w:val="0"/>
      <w:divBdr>
        <w:top w:val="none" w:sz="0" w:space="0" w:color="auto"/>
        <w:left w:val="none" w:sz="0" w:space="0" w:color="auto"/>
        <w:bottom w:val="none" w:sz="0" w:space="0" w:color="auto"/>
        <w:right w:val="none" w:sz="0" w:space="0" w:color="auto"/>
      </w:divBdr>
    </w:div>
    <w:div w:id="2092120583">
      <w:bodyDiv w:val="1"/>
      <w:marLeft w:val="0"/>
      <w:marRight w:val="0"/>
      <w:marTop w:val="0"/>
      <w:marBottom w:val="0"/>
      <w:divBdr>
        <w:top w:val="none" w:sz="0" w:space="0" w:color="auto"/>
        <w:left w:val="none" w:sz="0" w:space="0" w:color="auto"/>
        <w:bottom w:val="none" w:sz="0" w:space="0" w:color="auto"/>
        <w:right w:val="none" w:sz="0" w:space="0" w:color="auto"/>
      </w:divBdr>
    </w:div>
    <w:div w:id="2092239206">
      <w:bodyDiv w:val="1"/>
      <w:marLeft w:val="0"/>
      <w:marRight w:val="0"/>
      <w:marTop w:val="0"/>
      <w:marBottom w:val="0"/>
      <w:divBdr>
        <w:top w:val="none" w:sz="0" w:space="0" w:color="auto"/>
        <w:left w:val="none" w:sz="0" w:space="0" w:color="auto"/>
        <w:bottom w:val="none" w:sz="0" w:space="0" w:color="auto"/>
        <w:right w:val="none" w:sz="0" w:space="0" w:color="auto"/>
      </w:divBdr>
    </w:div>
    <w:div w:id="2092458793">
      <w:bodyDiv w:val="1"/>
      <w:marLeft w:val="0"/>
      <w:marRight w:val="0"/>
      <w:marTop w:val="0"/>
      <w:marBottom w:val="0"/>
      <w:divBdr>
        <w:top w:val="none" w:sz="0" w:space="0" w:color="auto"/>
        <w:left w:val="none" w:sz="0" w:space="0" w:color="auto"/>
        <w:bottom w:val="none" w:sz="0" w:space="0" w:color="auto"/>
        <w:right w:val="none" w:sz="0" w:space="0" w:color="auto"/>
      </w:divBdr>
    </w:div>
    <w:div w:id="2093694863">
      <w:bodyDiv w:val="1"/>
      <w:marLeft w:val="0"/>
      <w:marRight w:val="0"/>
      <w:marTop w:val="0"/>
      <w:marBottom w:val="0"/>
      <w:divBdr>
        <w:top w:val="none" w:sz="0" w:space="0" w:color="auto"/>
        <w:left w:val="none" w:sz="0" w:space="0" w:color="auto"/>
        <w:bottom w:val="none" w:sz="0" w:space="0" w:color="auto"/>
        <w:right w:val="none" w:sz="0" w:space="0" w:color="auto"/>
      </w:divBdr>
    </w:div>
    <w:div w:id="2093697896">
      <w:bodyDiv w:val="1"/>
      <w:marLeft w:val="0"/>
      <w:marRight w:val="0"/>
      <w:marTop w:val="0"/>
      <w:marBottom w:val="0"/>
      <w:divBdr>
        <w:top w:val="none" w:sz="0" w:space="0" w:color="auto"/>
        <w:left w:val="none" w:sz="0" w:space="0" w:color="auto"/>
        <w:bottom w:val="none" w:sz="0" w:space="0" w:color="auto"/>
        <w:right w:val="none" w:sz="0" w:space="0" w:color="auto"/>
      </w:divBdr>
    </w:div>
    <w:div w:id="2093698147">
      <w:bodyDiv w:val="1"/>
      <w:marLeft w:val="0"/>
      <w:marRight w:val="0"/>
      <w:marTop w:val="0"/>
      <w:marBottom w:val="0"/>
      <w:divBdr>
        <w:top w:val="none" w:sz="0" w:space="0" w:color="auto"/>
        <w:left w:val="none" w:sz="0" w:space="0" w:color="auto"/>
        <w:bottom w:val="none" w:sz="0" w:space="0" w:color="auto"/>
        <w:right w:val="none" w:sz="0" w:space="0" w:color="auto"/>
      </w:divBdr>
    </w:div>
    <w:div w:id="2094205020">
      <w:bodyDiv w:val="1"/>
      <w:marLeft w:val="0"/>
      <w:marRight w:val="0"/>
      <w:marTop w:val="0"/>
      <w:marBottom w:val="0"/>
      <w:divBdr>
        <w:top w:val="none" w:sz="0" w:space="0" w:color="auto"/>
        <w:left w:val="none" w:sz="0" w:space="0" w:color="auto"/>
        <w:bottom w:val="none" w:sz="0" w:space="0" w:color="auto"/>
        <w:right w:val="none" w:sz="0" w:space="0" w:color="auto"/>
      </w:divBdr>
    </w:div>
    <w:div w:id="2094744059">
      <w:bodyDiv w:val="1"/>
      <w:marLeft w:val="0"/>
      <w:marRight w:val="0"/>
      <w:marTop w:val="0"/>
      <w:marBottom w:val="0"/>
      <w:divBdr>
        <w:top w:val="none" w:sz="0" w:space="0" w:color="auto"/>
        <w:left w:val="none" w:sz="0" w:space="0" w:color="auto"/>
        <w:bottom w:val="none" w:sz="0" w:space="0" w:color="auto"/>
        <w:right w:val="none" w:sz="0" w:space="0" w:color="auto"/>
      </w:divBdr>
    </w:div>
    <w:div w:id="2094862174">
      <w:marLeft w:val="480"/>
      <w:marRight w:val="0"/>
      <w:marTop w:val="0"/>
      <w:marBottom w:val="0"/>
      <w:divBdr>
        <w:top w:val="none" w:sz="0" w:space="0" w:color="auto"/>
        <w:left w:val="none" w:sz="0" w:space="0" w:color="auto"/>
        <w:bottom w:val="none" w:sz="0" w:space="0" w:color="auto"/>
        <w:right w:val="none" w:sz="0" w:space="0" w:color="auto"/>
      </w:divBdr>
    </w:div>
    <w:div w:id="2096852616">
      <w:bodyDiv w:val="1"/>
      <w:marLeft w:val="0"/>
      <w:marRight w:val="0"/>
      <w:marTop w:val="0"/>
      <w:marBottom w:val="0"/>
      <w:divBdr>
        <w:top w:val="none" w:sz="0" w:space="0" w:color="auto"/>
        <w:left w:val="none" w:sz="0" w:space="0" w:color="auto"/>
        <w:bottom w:val="none" w:sz="0" w:space="0" w:color="auto"/>
        <w:right w:val="none" w:sz="0" w:space="0" w:color="auto"/>
      </w:divBdr>
    </w:div>
    <w:div w:id="2096903587">
      <w:bodyDiv w:val="1"/>
      <w:marLeft w:val="0"/>
      <w:marRight w:val="0"/>
      <w:marTop w:val="0"/>
      <w:marBottom w:val="0"/>
      <w:divBdr>
        <w:top w:val="none" w:sz="0" w:space="0" w:color="auto"/>
        <w:left w:val="none" w:sz="0" w:space="0" w:color="auto"/>
        <w:bottom w:val="none" w:sz="0" w:space="0" w:color="auto"/>
        <w:right w:val="none" w:sz="0" w:space="0" w:color="auto"/>
      </w:divBdr>
    </w:div>
    <w:div w:id="2098162871">
      <w:bodyDiv w:val="1"/>
      <w:marLeft w:val="0"/>
      <w:marRight w:val="0"/>
      <w:marTop w:val="0"/>
      <w:marBottom w:val="0"/>
      <w:divBdr>
        <w:top w:val="none" w:sz="0" w:space="0" w:color="auto"/>
        <w:left w:val="none" w:sz="0" w:space="0" w:color="auto"/>
        <w:bottom w:val="none" w:sz="0" w:space="0" w:color="auto"/>
        <w:right w:val="none" w:sz="0" w:space="0" w:color="auto"/>
      </w:divBdr>
    </w:div>
    <w:div w:id="2099599479">
      <w:bodyDiv w:val="1"/>
      <w:marLeft w:val="0"/>
      <w:marRight w:val="0"/>
      <w:marTop w:val="0"/>
      <w:marBottom w:val="0"/>
      <w:divBdr>
        <w:top w:val="none" w:sz="0" w:space="0" w:color="auto"/>
        <w:left w:val="none" w:sz="0" w:space="0" w:color="auto"/>
        <w:bottom w:val="none" w:sz="0" w:space="0" w:color="auto"/>
        <w:right w:val="none" w:sz="0" w:space="0" w:color="auto"/>
      </w:divBdr>
    </w:div>
    <w:div w:id="2101026259">
      <w:bodyDiv w:val="1"/>
      <w:marLeft w:val="0"/>
      <w:marRight w:val="0"/>
      <w:marTop w:val="0"/>
      <w:marBottom w:val="0"/>
      <w:divBdr>
        <w:top w:val="none" w:sz="0" w:space="0" w:color="auto"/>
        <w:left w:val="none" w:sz="0" w:space="0" w:color="auto"/>
        <w:bottom w:val="none" w:sz="0" w:space="0" w:color="auto"/>
        <w:right w:val="none" w:sz="0" w:space="0" w:color="auto"/>
      </w:divBdr>
    </w:div>
    <w:div w:id="2101178872">
      <w:marLeft w:val="480"/>
      <w:marRight w:val="0"/>
      <w:marTop w:val="0"/>
      <w:marBottom w:val="0"/>
      <w:divBdr>
        <w:top w:val="none" w:sz="0" w:space="0" w:color="auto"/>
        <w:left w:val="none" w:sz="0" w:space="0" w:color="auto"/>
        <w:bottom w:val="none" w:sz="0" w:space="0" w:color="auto"/>
        <w:right w:val="none" w:sz="0" w:space="0" w:color="auto"/>
      </w:divBdr>
    </w:div>
    <w:div w:id="2101290382">
      <w:bodyDiv w:val="1"/>
      <w:marLeft w:val="0"/>
      <w:marRight w:val="0"/>
      <w:marTop w:val="0"/>
      <w:marBottom w:val="0"/>
      <w:divBdr>
        <w:top w:val="none" w:sz="0" w:space="0" w:color="auto"/>
        <w:left w:val="none" w:sz="0" w:space="0" w:color="auto"/>
        <w:bottom w:val="none" w:sz="0" w:space="0" w:color="auto"/>
        <w:right w:val="none" w:sz="0" w:space="0" w:color="auto"/>
      </w:divBdr>
    </w:div>
    <w:div w:id="2101675378">
      <w:bodyDiv w:val="1"/>
      <w:marLeft w:val="0"/>
      <w:marRight w:val="0"/>
      <w:marTop w:val="0"/>
      <w:marBottom w:val="0"/>
      <w:divBdr>
        <w:top w:val="none" w:sz="0" w:space="0" w:color="auto"/>
        <w:left w:val="none" w:sz="0" w:space="0" w:color="auto"/>
        <w:bottom w:val="none" w:sz="0" w:space="0" w:color="auto"/>
        <w:right w:val="none" w:sz="0" w:space="0" w:color="auto"/>
      </w:divBdr>
    </w:div>
    <w:div w:id="2101753750">
      <w:bodyDiv w:val="1"/>
      <w:marLeft w:val="0"/>
      <w:marRight w:val="0"/>
      <w:marTop w:val="0"/>
      <w:marBottom w:val="0"/>
      <w:divBdr>
        <w:top w:val="none" w:sz="0" w:space="0" w:color="auto"/>
        <w:left w:val="none" w:sz="0" w:space="0" w:color="auto"/>
        <w:bottom w:val="none" w:sz="0" w:space="0" w:color="auto"/>
        <w:right w:val="none" w:sz="0" w:space="0" w:color="auto"/>
      </w:divBdr>
    </w:div>
    <w:div w:id="2103791571">
      <w:bodyDiv w:val="1"/>
      <w:marLeft w:val="0"/>
      <w:marRight w:val="0"/>
      <w:marTop w:val="0"/>
      <w:marBottom w:val="0"/>
      <w:divBdr>
        <w:top w:val="none" w:sz="0" w:space="0" w:color="auto"/>
        <w:left w:val="none" w:sz="0" w:space="0" w:color="auto"/>
        <w:bottom w:val="none" w:sz="0" w:space="0" w:color="auto"/>
        <w:right w:val="none" w:sz="0" w:space="0" w:color="auto"/>
      </w:divBdr>
    </w:div>
    <w:div w:id="2105026938">
      <w:bodyDiv w:val="1"/>
      <w:marLeft w:val="0"/>
      <w:marRight w:val="0"/>
      <w:marTop w:val="0"/>
      <w:marBottom w:val="0"/>
      <w:divBdr>
        <w:top w:val="none" w:sz="0" w:space="0" w:color="auto"/>
        <w:left w:val="none" w:sz="0" w:space="0" w:color="auto"/>
        <w:bottom w:val="none" w:sz="0" w:space="0" w:color="auto"/>
        <w:right w:val="none" w:sz="0" w:space="0" w:color="auto"/>
      </w:divBdr>
    </w:div>
    <w:div w:id="2105301758">
      <w:bodyDiv w:val="1"/>
      <w:marLeft w:val="0"/>
      <w:marRight w:val="0"/>
      <w:marTop w:val="0"/>
      <w:marBottom w:val="0"/>
      <w:divBdr>
        <w:top w:val="none" w:sz="0" w:space="0" w:color="auto"/>
        <w:left w:val="none" w:sz="0" w:space="0" w:color="auto"/>
        <w:bottom w:val="none" w:sz="0" w:space="0" w:color="auto"/>
        <w:right w:val="none" w:sz="0" w:space="0" w:color="auto"/>
      </w:divBdr>
    </w:div>
    <w:div w:id="2105495385">
      <w:bodyDiv w:val="1"/>
      <w:marLeft w:val="0"/>
      <w:marRight w:val="0"/>
      <w:marTop w:val="0"/>
      <w:marBottom w:val="0"/>
      <w:divBdr>
        <w:top w:val="none" w:sz="0" w:space="0" w:color="auto"/>
        <w:left w:val="none" w:sz="0" w:space="0" w:color="auto"/>
        <w:bottom w:val="none" w:sz="0" w:space="0" w:color="auto"/>
        <w:right w:val="none" w:sz="0" w:space="0" w:color="auto"/>
      </w:divBdr>
    </w:div>
    <w:div w:id="2105762807">
      <w:bodyDiv w:val="1"/>
      <w:marLeft w:val="0"/>
      <w:marRight w:val="0"/>
      <w:marTop w:val="0"/>
      <w:marBottom w:val="0"/>
      <w:divBdr>
        <w:top w:val="none" w:sz="0" w:space="0" w:color="auto"/>
        <w:left w:val="none" w:sz="0" w:space="0" w:color="auto"/>
        <w:bottom w:val="none" w:sz="0" w:space="0" w:color="auto"/>
        <w:right w:val="none" w:sz="0" w:space="0" w:color="auto"/>
      </w:divBdr>
    </w:div>
    <w:div w:id="2106269880">
      <w:bodyDiv w:val="1"/>
      <w:marLeft w:val="0"/>
      <w:marRight w:val="0"/>
      <w:marTop w:val="0"/>
      <w:marBottom w:val="0"/>
      <w:divBdr>
        <w:top w:val="none" w:sz="0" w:space="0" w:color="auto"/>
        <w:left w:val="none" w:sz="0" w:space="0" w:color="auto"/>
        <w:bottom w:val="none" w:sz="0" w:space="0" w:color="auto"/>
        <w:right w:val="none" w:sz="0" w:space="0" w:color="auto"/>
      </w:divBdr>
    </w:div>
    <w:div w:id="2107185833">
      <w:bodyDiv w:val="1"/>
      <w:marLeft w:val="0"/>
      <w:marRight w:val="0"/>
      <w:marTop w:val="0"/>
      <w:marBottom w:val="0"/>
      <w:divBdr>
        <w:top w:val="none" w:sz="0" w:space="0" w:color="auto"/>
        <w:left w:val="none" w:sz="0" w:space="0" w:color="auto"/>
        <w:bottom w:val="none" w:sz="0" w:space="0" w:color="auto"/>
        <w:right w:val="none" w:sz="0" w:space="0" w:color="auto"/>
      </w:divBdr>
    </w:div>
    <w:div w:id="2107840833">
      <w:bodyDiv w:val="1"/>
      <w:marLeft w:val="0"/>
      <w:marRight w:val="0"/>
      <w:marTop w:val="0"/>
      <w:marBottom w:val="0"/>
      <w:divBdr>
        <w:top w:val="none" w:sz="0" w:space="0" w:color="auto"/>
        <w:left w:val="none" w:sz="0" w:space="0" w:color="auto"/>
        <w:bottom w:val="none" w:sz="0" w:space="0" w:color="auto"/>
        <w:right w:val="none" w:sz="0" w:space="0" w:color="auto"/>
      </w:divBdr>
    </w:div>
    <w:div w:id="2108192943">
      <w:bodyDiv w:val="1"/>
      <w:marLeft w:val="0"/>
      <w:marRight w:val="0"/>
      <w:marTop w:val="0"/>
      <w:marBottom w:val="0"/>
      <w:divBdr>
        <w:top w:val="none" w:sz="0" w:space="0" w:color="auto"/>
        <w:left w:val="none" w:sz="0" w:space="0" w:color="auto"/>
        <w:bottom w:val="none" w:sz="0" w:space="0" w:color="auto"/>
        <w:right w:val="none" w:sz="0" w:space="0" w:color="auto"/>
      </w:divBdr>
    </w:div>
    <w:div w:id="2108235899">
      <w:bodyDiv w:val="1"/>
      <w:marLeft w:val="0"/>
      <w:marRight w:val="0"/>
      <w:marTop w:val="0"/>
      <w:marBottom w:val="0"/>
      <w:divBdr>
        <w:top w:val="none" w:sz="0" w:space="0" w:color="auto"/>
        <w:left w:val="none" w:sz="0" w:space="0" w:color="auto"/>
        <w:bottom w:val="none" w:sz="0" w:space="0" w:color="auto"/>
        <w:right w:val="none" w:sz="0" w:space="0" w:color="auto"/>
      </w:divBdr>
    </w:div>
    <w:div w:id="2108381237">
      <w:bodyDiv w:val="1"/>
      <w:marLeft w:val="0"/>
      <w:marRight w:val="0"/>
      <w:marTop w:val="0"/>
      <w:marBottom w:val="0"/>
      <w:divBdr>
        <w:top w:val="none" w:sz="0" w:space="0" w:color="auto"/>
        <w:left w:val="none" w:sz="0" w:space="0" w:color="auto"/>
        <w:bottom w:val="none" w:sz="0" w:space="0" w:color="auto"/>
        <w:right w:val="none" w:sz="0" w:space="0" w:color="auto"/>
      </w:divBdr>
    </w:div>
    <w:div w:id="2108690628">
      <w:bodyDiv w:val="1"/>
      <w:marLeft w:val="0"/>
      <w:marRight w:val="0"/>
      <w:marTop w:val="0"/>
      <w:marBottom w:val="0"/>
      <w:divBdr>
        <w:top w:val="none" w:sz="0" w:space="0" w:color="auto"/>
        <w:left w:val="none" w:sz="0" w:space="0" w:color="auto"/>
        <w:bottom w:val="none" w:sz="0" w:space="0" w:color="auto"/>
        <w:right w:val="none" w:sz="0" w:space="0" w:color="auto"/>
      </w:divBdr>
    </w:div>
    <w:div w:id="2108691394">
      <w:bodyDiv w:val="1"/>
      <w:marLeft w:val="0"/>
      <w:marRight w:val="0"/>
      <w:marTop w:val="0"/>
      <w:marBottom w:val="0"/>
      <w:divBdr>
        <w:top w:val="none" w:sz="0" w:space="0" w:color="auto"/>
        <w:left w:val="none" w:sz="0" w:space="0" w:color="auto"/>
        <w:bottom w:val="none" w:sz="0" w:space="0" w:color="auto"/>
        <w:right w:val="none" w:sz="0" w:space="0" w:color="auto"/>
      </w:divBdr>
    </w:div>
    <w:div w:id="2110075972">
      <w:bodyDiv w:val="1"/>
      <w:marLeft w:val="0"/>
      <w:marRight w:val="0"/>
      <w:marTop w:val="0"/>
      <w:marBottom w:val="0"/>
      <w:divBdr>
        <w:top w:val="none" w:sz="0" w:space="0" w:color="auto"/>
        <w:left w:val="none" w:sz="0" w:space="0" w:color="auto"/>
        <w:bottom w:val="none" w:sz="0" w:space="0" w:color="auto"/>
        <w:right w:val="none" w:sz="0" w:space="0" w:color="auto"/>
      </w:divBdr>
    </w:div>
    <w:div w:id="2110077225">
      <w:bodyDiv w:val="1"/>
      <w:marLeft w:val="0"/>
      <w:marRight w:val="0"/>
      <w:marTop w:val="0"/>
      <w:marBottom w:val="0"/>
      <w:divBdr>
        <w:top w:val="none" w:sz="0" w:space="0" w:color="auto"/>
        <w:left w:val="none" w:sz="0" w:space="0" w:color="auto"/>
        <w:bottom w:val="none" w:sz="0" w:space="0" w:color="auto"/>
        <w:right w:val="none" w:sz="0" w:space="0" w:color="auto"/>
      </w:divBdr>
    </w:div>
    <w:div w:id="2110850068">
      <w:bodyDiv w:val="1"/>
      <w:marLeft w:val="0"/>
      <w:marRight w:val="0"/>
      <w:marTop w:val="0"/>
      <w:marBottom w:val="0"/>
      <w:divBdr>
        <w:top w:val="none" w:sz="0" w:space="0" w:color="auto"/>
        <w:left w:val="none" w:sz="0" w:space="0" w:color="auto"/>
        <w:bottom w:val="none" w:sz="0" w:space="0" w:color="auto"/>
        <w:right w:val="none" w:sz="0" w:space="0" w:color="auto"/>
      </w:divBdr>
    </w:div>
    <w:div w:id="2111006443">
      <w:bodyDiv w:val="1"/>
      <w:marLeft w:val="0"/>
      <w:marRight w:val="0"/>
      <w:marTop w:val="0"/>
      <w:marBottom w:val="0"/>
      <w:divBdr>
        <w:top w:val="none" w:sz="0" w:space="0" w:color="auto"/>
        <w:left w:val="none" w:sz="0" w:space="0" w:color="auto"/>
        <w:bottom w:val="none" w:sz="0" w:space="0" w:color="auto"/>
        <w:right w:val="none" w:sz="0" w:space="0" w:color="auto"/>
      </w:divBdr>
    </w:div>
    <w:div w:id="2111390939">
      <w:bodyDiv w:val="1"/>
      <w:marLeft w:val="0"/>
      <w:marRight w:val="0"/>
      <w:marTop w:val="0"/>
      <w:marBottom w:val="0"/>
      <w:divBdr>
        <w:top w:val="none" w:sz="0" w:space="0" w:color="auto"/>
        <w:left w:val="none" w:sz="0" w:space="0" w:color="auto"/>
        <w:bottom w:val="none" w:sz="0" w:space="0" w:color="auto"/>
        <w:right w:val="none" w:sz="0" w:space="0" w:color="auto"/>
      </w:divBdr>
    </w:div>
    <w:div w:id="2111510760">
      <w:bodyDiv w:val="1"/>
      <w:marLeft w:val="0"/>
      <w:marRight w:val="0"/>
      <w:marTop w:val="0"/>
      <w:marBottom w:val="0"/>
      <w:divBdr>
        <w:top w:val="none" w:sz="0" w:space="0" w:color="auto"/>
        <w:left w:val="none" w:sz="0" w:space="0" w:color="auto"/>
        <w:bottom w:val="none" w:sz="0" w:space="0" w:color="auto"/>
        <w:right w:val="none" w:sz="0" w:space="0" w:color="auto"/>
      </w:divBdr>
    </w:div>
    <w:div w:id="2112314846">
      <w:bodyDiv w:val="1"/>
      <w:marLeft w:val="0"/>
      <w:marRight w:val="0"/>
      <w:marTop w:val="0"/>
      <w:marBottom w:val="0"/>
      <w:divBdr>
        <w:top w:val="none" w:sz="0" w:space="0" w:color="auto"/>
        <w:left w:val="none" w:sz="0" w:space="0" w:color="auto"/>
        <w:bottom w:val="none" w:sz="0" w:space="0" w:color="auto"/>
        <w:right w:val="none" w:sz="0" w:space="0" w:color="auto"/>
      </w:divBdr>
    </w:div>
    <w:div w:id="2112816626">
      <w:marLeft w:val="480"/>
      <w:marRight w:val="0"/>
      <w:marTop w:val="0"/>
      <w:marBottom w:val="0"/>
      <w:divBdr>
        <w:top w:val="none" w:sz="0" w:space="0" w:color="auto"/>
        <w:left w:val="none" w:sz="0" w:space="0" w:color="auto"/>
        <w:bottom w:val="none" w:sz="0" w:space="0" w:color="auto"/>
        <w:right w:val="none" w:sz="0" w:space="0" w:color="auto"/>
      </w:divBdr>
    </w:div>
    <w:div w:id="2113237327">
      <w:bodyDiv w:val="1"/>
      <w:marLeft w:val="0"/>
      <w:marRight w:val="0"/>
      <w:marTop w:val="0"/>
      <w:marBottom w:val="0"/>
      <w:divBdr>
        <w:top w:val="none" w:sz="0" w:space="0" w:color="auto"/>
        <w:left w:val="none" w:sz="0" w:space="0" w:color="auto"/>
        <w:bottom w:val="none" w:sz="0" w:space="0" w:color="auto"/>
        <w:right w:val="none" w:sz="0" w:space="0" w:color="auto"/>
      </w:divBdr>
    </w:div>
    <w:div w:id="2113357765">
      <w:bodyDiv w:val="1"/>
      <w:marLeft w:val="0"/>
      <w:marRight w:val="0"/>
      <w:marTop w:val="0"/>
      <w:marBottom w:val="0"/>
      <w:divBdr>
        <w:top w:val="none" w:sz="0" w:space="0" w:color="auto"/>
        <w:left w:val="none" w:sz="0" w:space="0" w:color="auto"/>
        <w:bottom w:val="none" w:sz="0" w:space="0" w:color="auto"/>
        <w:right w:val="none" w:sz="0" w:space="0" w:color="auto"/>
      </w:divBdr>
    </w:div>
    <w:div w:id="2114782071">
      <w:bodyDiv w:val="1"/>
      <w:marLeft w:val="0"/>
      <w:marRight w:val="0"/>
      <w:marTop w:val="0"/>
      <w:marBottom w:val="0"/>
      <w:divBdr>
        <w:top w:val="none" w:sz="0" w:space="0" w:color="auto"/>
        <w:left w:val="none" w:sz="0" w:space="0" w:color="auto"/>
        <w:bottom w:val="none" w:sz="0" w:space="0" w:color="auto"/>
        <w:right w:val="none" w:sz="0" w:space="0" w:color="auto"/>
      </w:divBdr>
    </w:div>
    <w:div w:id="2115052702">
      <w:bodyDiv w:val="1"/>
      <w:marLeft w:val="0"/>
      <w:marRight w:val="0"/>
      <w:marTop w:val="0"/>
      <w:marBottom w:val="0"/>
      <w:divBdr>
        <w:top w:val="none" w:sz="0" w:space="0" w:color="auto"/>
        <w:left w:val="none" w:sz="0" w:space="0" w:color="auto"/>
        <w:bottom w:val="none" w:sz="0" w:space="0" w:color="auto"/>
        <w:right w:val="none" w:sz="0" w:space="0" w:color="auto"/>
      </w:divBdr>
    </w:div>
    <w:div w:id="2115393196">
      <w:bodyDiv w:val="1"/>
      <w:marLeft w:val="0"/>
      <w:marRight w:val="0"/>
      <w:marTop w:val="0"/>
      <w:marBottom w:val="0"/>
      <w:divBdr>
        <w:top w:val="none" w:sz="0" w:space="0" w:color="auto"/>
        <w:left w:val="none" w:sz="0" w:space="0" w:color="auto"/>
        <w:bottom w:val="none" w:sz="0" w:space="0" w:color="auto"/>
        <w:right w:val="none" w:sz="0" w:space="0" w:color="auto"/>
      </w:divBdr>
    </w:div>
    <w:div w:id="2115511562">
      <w:bodyDiv w:val="1"/>
      <w:marLeft w:val="0"/>
      <w:marRight w:val="0"/>
      <w:marTop w:val="0"/>
      <w:marBottom w:val="0"/>
      <w:divBdr>
        <w:top w:val="none" w:sz="0" w:space="0" w:color="auto"/>
        <w:left w:val="none" w:sz="0" w:space="0" w:color="auto"/>
        <w:bottom w:val="none" w:sz="0" w:space="0" w:color="auto"/>
        <w:right w:val="none" w:sz="0" w:space="0" w:color="auto"/>
      </w:divBdr>
    </w:div>
    <w:div w:id="2115861480">
      <w:marLeft w:val="480"/>
      <w:marRight w:val="0"/>
      <w:marTop w:val="0"/>
      <w:marBottom w:val="0"/>
      <w:divBdr>
        <w:top w:val="none" w:sz="0" w:space="0" w:color="auto"/>
        <w:left w:val="none" w:sz="0" w:space="0" w:color="auto"/>
        <w:bottom w:val="none" w:sz="0" w:space="0" w:color="auto"/>
        <w:right w:val="none" w:sz="0" w:space="0" w:color="auto"/>
      </w:divBdr>
    </w:div>
    <w:div w:id="2115862081">
      <w:bodyDiv w:val="1"/>
      <w:marLeft w:val="0"/>
      <w:marRight w:val="0"/>
      <w:marTop w:val="0"/>
      <w:marBottom w:val="0"/>
      <w:divBdr>
        <w:top w:val="none" w:sz="0" w:space="0" w:color="auto"/>
        <w:left w:val="none" w:sz="0" w:space="0" w:color="auto"/>
        <w:bottom w:val="none" w:sz="0" w:space="0" w:color="auto"/>
        <w:right w:val="none" w:sz="0" w:space="0" w:color="auto"/>
      </w:divBdr>
    </w:div>
    <w:div w:id="2116173197">
      <w:bodyDiv w:val="1"/>
      <w:marLeft w:val="0"/>
      <w:marRight w:val="0"/>
      <w:marTop w:val="0"/>
      <w:marBottom w:val="0"/>
      <w:divBdr>
        <w:top w:val="none" w:sz="0" w:space="0" w:color="auto"/>
        <w:left w:val="none" w:sz="0" w:space="0" w:color="auto"/>
        <w:bottom w:val="none" w:sz="0" w:space="0" w:color="auto"/>
        <w:right w:val="none" w:sz="0" w:space="0" w:color="auto"/>
      </w:divBdr>
    </w:div>
    <w:div w:id="2117098255">
      <w:bodyDiv w:val="1"/>
      <w:marLeft w:val="0"/>
      <w:marRight w:val="0"/>
      <w:marTop w:val="0"/>
      <w:marBottom w:val="0"/>
      <w:divBdr>
        <w:top w:val="none" w:sz="0" w:space="0" w:color="auto"/>
        <w:left w:val="none" w:sz="0" w:space="0" w:color="auto"/>
        <w:bottom w:val="none" w:sz="0" w:space="0" w:color="auto"/>
        <w:right w:val="none" w:sz="0" w:space="0" w:color="auto"/>
      </w:divBdr>
    </w:div>
    <w:div w:id="2117216204">
      <w:bodyDiv w:val="1"/>
      <w:marLeft w:val="0"/>
      <w:marRight w:val="0"/>
      <w:marTop w:val="0"/>
      <w:marBottom w:val="0"/>
      <w:divBdr>
        <w:top w:val="none" w:sz="0" w:space="0" w:color="auto"/>
        <w:left w:val="none" w:sz="0" w:space="0" w:color="auto"/>
        <w:bottom w:val="none" w:sz="0" w:space="0" w:color="auto"/>
        <w:right w:val="none" w:sz="0" w:space="0" w:color="auto"/>
      </w:divBdr>
    </w:div>
    <w:div w:id="2117669905">
      <w:bodyDiv w:val="1"/>
      <w:marLeft w:val="0"/>
      <w:marRight w:val="0"/>
      <w:marTop w:val="0"/>
      <w:marBottom w:val="0"/>
      <w:divBdr>
        <w:top w:val="none" w:sz="0" w:space="0" w:color="auto"/>
        <w:left w:val="none" w:sz="0" w:space="0" w:color="auto"/>
        <w:bottom w:val="none" w:sz="0" w:space="0" w:color="auto"/>
        <w:right w:val="none" w:sz="0" w:space="0" w:color="auto"/>
      </w:divBdr>
    </w:div>
    <w:div w:id="2118063656">
      <w:bodyDiv w:val="1"/>
      <w:marLeft w:val="0"/>
      <w:marRight w:val="0"/>
      <w:marTop w:val="0"/>
      <w:marBottom w:val="0"/>
      <w:divBdr>
        <w:top w:val="none" w:sz="0" w:space="0" w:color="auto"/>
        <w:left w:val="none" w:sz="0" w:space="0" w:color="auto"/>
        <w:bottom w:val="none" w:sz="0" w:space="0" w:color="auto"/>
        <w:right w:val="none" w:sz="0" w:space="0" w:color="auto"/>
      </w:divBdr>
    </w:div>
    <w:div w:id="2118593345">
      <w:bodyDiv w:val="1"/>
      <w:marLeft w:val="0"/>
      <w:marRight w:val="0"/>
      <w:marTop w:val="0"/>
      <w:marBottom w:val="0"/>
      <w:divBdr>
        <w:top w:val="none" w:sz="0" w:space="0" w:color="auto"/>
        <w:left w:val="none" w:sz="0" w:space="0" w:color="auto"/>
        <w:bottom w:val="none" w:sz="0" w:space="0" w:color="auto"/>
        <w:right w:val="none" w:sz="0" w:space="0" w:color="auto"/>
      </w:divBdr>
    </w:div>
    <w:div w:id="2118986499">
      <w:bodyDiv w:val="1"/>
      <w:marLeft w:val="0"/>
      <w:marRight w:val="0"/>
      <w:marTop w:val="0"/>
      <w:marBottom w:val="0"/>
      <w:divBdr>
        <w:top w:val="none" w:sz="0" w:space="0" w:color="auto"/>
        <w:left w:val="none" w:sz="0" w:space="0" w:color="auto"/>
        <w:bottom w:val="none" w:sz="0" w:space="0" w:color="auto"/>
        <w:right w:val="none" w:sz="0" w:space="0" w:color="auto"/>
      </w:divBdr>
    </w:div>
    <w:div w:id="2120955189">
      <w:bodyDiv w:val="1"/>
      <w:marLeft w:val="0"/>
      <w:marRight w:val="0"/>
      <w:marTop w:val="0"/>
      <w:marBottom w:val="0"/>
      <w:divBdr>
        <w:top w:val="none" w:sz="0" w:space="0" w:color="auto"/>
        <w:left w:val="none" w:sz="0" w:space="0" w:color="auto"/>
        <w:bottom w:val="none" w:sz="0" w:space="0" w:color="auto"/>
        <w:right w:val="none" w:sz="0" w:space="0" w:color="auto"/>
      </w:divBdr>
    </w:div>
    <w:div w:id="2122527699">
      <w:bodyDiv w:val="1"/>
      <w:marLeft w:val="0"/>
      <w:marRight w:val="0"/>
      <w:marTop w:val="0"/>
      <w:marBottom w:val="0"/>
      <w:divBdr>
        <w:top w:val="none" w:sz="0" w:space="0" w:color="auto"/>
        <w:left w:val="none" w:sz="0" w:space="0" w:color="auto"/>
        <w:bottom w:val="none" w:sz="0" w:space="0" w:color="auto"/>
        <w:right w:val="none" w:sz="0" w:space="0" w:color="auto"/>
      </w:divBdr>
    </w:div>
    <w:div w:id="2122988060">
      <w:bodyDiv w:val="1"/>
      <w:marLeft w:val="0"/>
      <w:marRight w:val="0"/>
      <w:marTop w:val="0"/>
      <w:marBottom w:val="0"/>
      <w:divBdr>
        <w:top w:val="none" w:sz="0" w:space="0" w:color="auto"/>
        <w:left w:val="none" w:sz="0" w:space="0" w:color="auto"/>
        <w:bottom w:val="none" w:sz="0" w:space="0" w:color="auto"/>
        <w:right w:val="none" w:sz="0" w:space="0" w:color="auto"/>
      </w:divBdr>
    </w:div>
    <w:div w:id="2123376005">
      <w:bodyDiv w:val="1"/>
      <w:marLeft w:val="0"/>
      <w:marRight w:val="0"/>
      <w:marTop w:val="0"/>
      <w:marBottom w:val="0"/>
      <w:divBdr>
        <w:top w:val="none" w:sz="0" w:space="0" w:color="auto"/>
        <w:left w:val="none" w:sz="0" w:space="0" w:color="auto"/>
        <w:bottom w:val="none" w:sz="0" w:space="0" w:color="auto"/>
        <w:right w:val="none" w:sz="0" w:space="0" w:color="auto"/>
      </w:divBdr>
    </w:div>
    <w:div w:id="2123453271">
      <w:bodyDiv w:val="1"/>
      <w:marLeft w:val="0"/>
      <w:marRight w:val="0"/>
      <w:marTop w:val="0"/>
      <w:marBottom w:val="0"/>
      <w:divBdr>
        <w:top w:val="none" w:sz="0" w:space="0" w:color="auto"/>
        <w:left w:val="none" w:sz="0" w:space="0" w:color="auto"/>
        <w:bottom w:val="none" w:sz="0" w:space="0" w:color="auto"/>
        <w:right w:val="none" w:sz="0" w:space="0" w:color="auto"/>
      </w:divBdr>
    </w:div>
    <w:div w:id="2123768330">
      <w:bodyDiv w:val="1"/>
      <w:marLeft w:val="0"/>
      <w:marRight w:val="0"/>
      <w:marTop w:val="0"/>
      <w:marBottom w:val="0"/>
      <w:divBdr>
        <w:top w:val="none" w:sz="0" w:space="0" w:color="auto"/>
        <w:left w:val="none" w:sz="0" w:space="0" w:color="auto"/>
        <w:bottom w:val="none" w:sz="0" w:space="0" w:color="auto"/>
        <w:right w:val="none" w:sz="0" w:space="0" w:color="auto"/>
      </w:divBdr>
    </w:div>
    <w:div w:id="2124840421">
      <w:bodyDiv w:val="1"/>
      <w:marLeft w:val="0"/>
      <w:marRight w:val="0"/>
      <w:marTop w:val="0"/>
      <w:marBottom w:val="0"/>
      <w:divBdr>
        <w:top w:val="none" w:sz="0" w:space="0" w:color="auto"/>
        <w:left w:val="none" w:sz="0" w:space="0" w:color="auto"/>
        <w:bottom w:val="none" w:sz="0" w:space="0" w:color="auto"/>
        <w:right w:val="none" w:sz="0" w:space="0" w:color="auto"/>
      </w:divBdr>
    </w:div>
    <w:div w:id="2124879114">
      <w:bodyDiv w:val="1"/>
      <w:marLeft w:val="0"/>
      <w:marRight w:val="0"/>
      <w:marTop w:val="0"/>
      <w:marBottom w:val="0"/>
      <w:divBdr>
        <w:top w:val="none" w:sz="0" w:space="0" w:color="auto"/>
        <w:left w:val="none" w:sz="0" w:space="0" w:color="auto"/>
        <w:bottom w:val="none" w:sz="0" w:space="0" w:color="auto"/>
        <w:right w:val="none" w:sz="0" w:space="0" w:color="auto"/>
      </w:divBdr>
    </w:div>
    <w:div w:id="2125534623">
      <w:bodyDiv w:val="1"/>
      <w:marLeft w:val="0"/>
      <w:marRight w:val="0"/>
      <w:marTop w:val="0"/>
      <w:marBottom w:val="0"/>
      <w:divBdr>
        <w:top w:val="none" w:sz="0" w:space="0" w:color="auto"/>
        <w:left w:val="none" w:sz="0" w:space="0" w:color="auto"/>
        <w:bottom w:val="none" w:sz="0" w:space="0" w:color="auto"/>
        <w:right w:val="none" w:sz="0" w:space="0" w:color="auto"/>
      </w:divBdr>
    </w:div>
    <w:div w:id="2126076637">
      <w:bodyDiv w:val="1"/>
      <w:marLeft w:val="0"/>
      <w:marRight w:val="0"/>
      <w:marTop w:val="0"/>
      <w:marBottom w:val="0"/>
      <w:divBdr>
        <w:top w:val="none" w:sz="0" w:space="0" w:color="auto"/>
        <w:left w:val="none" w:sz="0" w:space="0" w:color="auto"/>
        <w:bottom w:val="none" w:sz="0" w:space="0" w:color="auto"/>
        <w:right w:val="none" w:sz="0" w:space="0" w:color="auto"/>
      </w:divBdr>
    </w:div>
    <w:div w:id="2126537520">
      <w:bodyDiv w:val="1"/>
      <w:marLeft w:val="0"/>
      <w:marRight w:val="0"/>
      <w:marTop w:val="0"/>
      <w:marBottom w:val="0"/>
      <w:divBdr>
        <w:top w:val="none" w:sz="0" w:space="0" w:color="auto"/>
        <w:left w:val="none" w:sz="0" w:space="0" w:color="auto"/>
        <w:bottom w:val="none" w:sz="0" w:space="0" w:color="auto"/>
        <w:right w:val="none" w:sz="0" w:space="0" w:color="auto"/>
      </w:divBdr>
    </w:div>
    <w:div w:id="2127118121">
      <w:bodyDiv w:val="1"/>
      <w:marLeft w:val="0"/>
      <w:marRight w:val="0"/>
      <w:marTop w:val="0"/>
      <w:marBottom w:val="0"/>
      <w:divBdr>
        <w:top w:val="none" w:sz="0" w:space="0" w:color="auto"/>
        <w:left w:val="none" w:sz="0" w:space="0" w:color="auto"/>
        <w:bottom w:val="none" w:sz="0" w:space="0" w:color="auto"/>
        <w:right w:val="none" w:sz="0" w:space="0" w:color="auto"/>
      </w:divBdr>
    </w:div>
    <w:div w:id="2127119073">
      <w:bodyDiv w:val="1"/>
      <w:marLeft w:val="0"/>
      <w:marRight w:val="0"/>
      <w:marTop w:val="0"/>
      <w:marBottom w:val="0"/>
      <w:divBdr>
        <w:top w:val="none" w:sz="0" w:space="0" w:color="auto"/>
        <w:left w:val="none" w:sz="0" w:space="0" w:color="auto"/>
        <w:bottom w:val="none" w:sz="0" w:space="0" w:color="auto"/>
        <w:right w:val="none" w:sz="0" w:space="0" w:color="auto"/>
      </w:divBdr>
    </w:div>
    <w:div w:id="2129424796">
      <w:bodyDiv w:val="1"/>
      <w:marLeft w:val="0"/>
      <w:marRight w:val="0"/>
      <w:marTop w:val="0"/>
      <w:marBottom w:val="0"/>
      <w:divBdr>
        <w:top w:val="none" w:sz="0" w:space="0" w:color="auto"/>
        <w:left w:val="none" w:sz="0" w:space="0" w:color="auto"/>
        <w:bottom w:val="none" w:sz="0" w:space="0" w:color="auto"/>
        <w:right w:val="none" w:sz="0" w:space="0" w:color="auto"/>
      </w:divBdr>
    </w:div>
    <w:div w:id="2130007177">
      <w:bodyDiv w:val="1"/>
      <w:marLeft w:val="0"/>
      <w:marRight w:val="0"/>
      <w:marTop w:val="0"/>
      <w:marBottom w:val="0"/>
      <w:divBdr>
        <w:top w:val="none" w:sz="0" w:space="0" w:color="auto"/>
        <w:left w:val="none" w:sz="0" w:space="0" w:color="auto"/>
        <w:bottom w:val="none" w:sz="0" w:space="0" w:color="auto"/>
        <w:right w:val="none" w:sz="0" w:space="0" w:color="auto"/>
      </w:divBdr>
    </w:div>
    <w:div w:id="2130317457">
      <w:bodyDiv w:val="1"/>
      <w:marLeft w:val="0"/>
      <w:marRight w:val="0"/>
      <w:marTop w:val="0"/>
      <w:marBottom w:val="0"/>
      <w:divBdr>
        <w:top w:val="none" w:sz="0" w:space="0" w:color="auto"/>
        <w:left w:val="none" w:sz="0" w:space="0" w:color="auto"/>
        <w:bottom w:val="none" w:sz="0" w:space="0" w:color="auto"/>
        <w:right w:val="none" w:sz="0" w:space="0" w:color="auto"/>
      </w:divBdr>
    </w:div>
    <w:div w:id="2130465021">
      <w:bodyDiv w:val="1"/>
      <w:marLeft w:val="0"/>
      <w:marRight w:val="0"/>
      <w:marTop w:val="0"/>
      <w:marBottom w:val="0"/>
      <w:divBdr>
        <w:top w:val="none" w:sz="0" w:space="0" w:color="auto"/>
        <w:left w:val="none" w:sz="0" w:space="0" w:color="auto"/>
        <w:bottom w:val="none" w:sz="0" w:space="0" w:color="auto"/>
        <w:right w:val="none" w:sz="0" w:space="0" w:color="auto"/>
      </w:divBdr>
    </w:div>
    <w:div w:id="2130856328">
      <w:bodyDiv w:val="1"/>
      <w:marLeft w:val="0"/>
      <w:marRight w:val="0"/>
      <w:marTop w:val="0"/>
      <w:marBottom w:val="0"/>
      <w:divBdr>
        <w:top w:val="none" w:sz="0" w:space="0" w:color="auto"/>
        <w:left w:val="none" w:sz="0" w:space="0" w:color="auto"/>
        <w:bottom w:val="none" w:sz="0" w:space="0" w:color="auto"/>
        <w:right w:val="none" w:sz="0" w:space="0" w:color="auto"/>
      </w:divBdr>
    </w:div>
    <w:div w:id="2131127402">
      <w:bodyDiv w:val="1"/>
      <w:marLeft w:val="0"/>
      <w:marRight w:val="0"/>
      <w:marTop w:val="0"/>
      <w:marBottom w:val="0"/>
      <w:divBdr>
        <w:top w:val="none" w:sz="0" w:space="0" w:color="auto"/>
        <w:left w:val="none" w:sz="0" w:space="0" w:color="auto"/>
        <w:bottom w:val="none" w:sz="0" w:space="0" w:color="auto"/>
        <w:right w:val="none" w:sz="0" w:space="0" w:color="auto"/>
      </w:divBdr>
    </w:div>
    <w:div w:id="2131168179">
      <w:bodyDiv w:val="1"/>
      <w:marLeft w:val="0"/>
      <w:marRight w:val="0"/>
      <w:marTop w:val="0"/>
      <w:marBottom w:val="0"/>
      <w:divBdr>
        <w:top w:val="none" w:sz="0" w:space="0" w:color="auto"/>
        <w:left w:val="none" w:sz="0" w:space="0" w:color="auto"/>
        <w:bottom w:val="none" w:sz="0" w:space="0" w:color="auto"/>
        <w:right w:val="none" w:sz="0" w:space="0" w:color="auto"/>
      </w:divBdr>
    </w:div>
    <w:div w:id="2131589367">
      <w:bodyDiv w:val="1"/>
      <w:marLeft w:val="0"/>
      <w:marRight w:val="0"/>
      <w:marTop w:val="0"/>
      <w:marBottom w:val="0"/>
      <w:divBdr>
        <w:top w:val="none" w:sz="0" w:space="0" w:color="auto"/>
        <w:left w:val="none" w:sz="0" w:space="0" w:color="auto"/>
        <w:bottom w:val="none" w:sz="0" w:space="0" w:color="auto"/>
        <w:right w:val="none" w:sz="0" w:space="0" w:color="auto"/>
      </w:divBdr>
    </w:div>
    <w:div w:id="2131849753">
      <w:bodyDiv w:val="1"/>
      <w:marLeft w:val="0"/>
      <w:marRight w:val="0"/>
      <w:marTop w:val="0"/>
      <w:marBottom w:val="0"/>
      <w:divBdr>
        <w:top w:val="none" w:sz="0" w:space="0" w:color="auto"/>
        <w:left w:val="none" w:sz="0" w:space="0" w:color="auto"/>
        <w:bottom w:val="none" w:sz="0" w:space="0" w:color="auto"/>
        <w:right w:val="none" w:sz="0" w:space="0" w:color="auto"/>
      </w:divBdr>
    </w:div>
    <w:div w:id="2133286401">
      <w:bodyDiv w:val="1"/>
      <w:marLeft w:val="0"/>
      <w:marRight w:val="0"/>
      <w:marTop w:val="0"/>
      <w:marBottom w:val="0"/>
      <w:divBdr>
        <w:top w:val="none" w:sz="0" w:space="0" w:color="auto"/>
        <w:left w:val="none" w:sz="0" w:space="0" w:color="auto"/>
        <w:bottom w:val="none" w:sz="0" w:space="0" w:color="auto"/>
        <w:right w:val="none" w:sz="0" w:space="0" w:color="auto"/>
      </w:divBdr>
    </w:div>
    <w:div w:id="2133359545">
      <w:marLeft w:val="480"/>
      <w:marRight w:val="0"/>
      <w:marTop w:val="0"/>
      <w:marBottom w:val="0"/>
      <w:divBdr>
        <w:top w:val="none" w:sz="0" w:space="0" w:color="auto"/>
        <w:left w:val="none" w:sz="0" w:space="0" w:color="auto"/>
        <w:bottom w:val="none" w:sz="0" w:space="0" w:color="auto"/>
        <w:right w:val="none" w:sz="0" w:space="0" w:color="auto"/>
      </w:divBdr>
    </w:div>
    <w:div w:id="2133860760">
      <w:marLeft w:val="0"/>
      <w:marRight w:val="0"/>
      <w:marTop w:val="0"/>
      <w:marBottom w:val="0"/>
      <w:divBdr>
        <w:top w:val="none" w:sz="0" w:space="0" w:color="auto"/>
        <w:left w:val="none" w:sz="0" w:space="0" w:color="auto"/>
        <w:bottom w:val="none" w:sz="0" w:space="0" w:color="auto"/>
        <w:right w:val="none" w:sz="0" w:space="0" w:color="auto"/>
      </w:divBdr>
    </w:div>
    <w:div w:id="2133937053">
      <w:bodyDiv w:val="1"/>
      <w:marLeft w:val="0"/>
      <w:marRight w:val="0"/>
      <w:marTop w:val="0"/>
      <w:marBottom w:val="0"/>
      <w:divBdr>
        <w:top w:val="none" w:sz="0" w:space="0" w:color="auto"/>
        <w:left w:val="none" w:sz="0" w:space="0" w:color="auto"/>
        <w:bottom w:val="none" w:sz="0" w:space="0" w:color="auto"/>
        <w:right w:val="none" w:sz="0" w:space="0" w:color="auto"/>
      </w:divBdr>
    </w:div>
    <w:div w:id="2134051933">
      <w:bodyDiv w:val="1"/>
      <w:marLeft w:val="0"/>
      <w:marRight w:val="0"/>
      <w:marTop w:val="0"/>
      <w:marBottom w:val="0"/>
      <w:divBdr>
        <w:top w:val="none" w:sz="0" w:space="0" w:color="auto"/>
        <w:left w:val="none" w:sz="0" w:space="0" w:color="auto"/>
        <w:bottom w:val="none" w:sz="0" w:space="0" w:color="auto"/>
        <w:right w:val="none" w:sz="0" w:space="0" w:color="auto"/>
      </w:divBdr>
    </w:div>
    <w:div w:id="2135252654">
      <w:marLeft w:val="480"/>
      <w:marRight w:val="0"/>
      <w:marTop w:val="0"/>
      <w:marBottom w:val="0"/>
      <w:divBdr>
        <w:top w:val="none" w:sz="0" w:space="0" w:color="auto"/>
        <w:left w:val="none" w:sz="0" w:space="0" w:color="auto"/>
        <w:bottom w:val="none" w:sz="0" w:space="0" w:color="auto"/>
        <w:right w:val="none" w:sz="0" w:space="0" w:color="auto"/>
      </w:divBdr>
    </w:div>
    <w:div w:id="2135439294">
      <w:bodyDiv w:val="1"/>
      <w:marLeft w:val="0"/>
      <w:marRight w:val="0"/>
      <w:marTop w:val="0"/>
      <w:marBottom w:val="0"/>
      <w:divBdr>
        <w:top w:val="none" w:sz="0" w:space="0" w:color="auto"/>
        <w:left w:val="none" w:sz="0" w:space="0" w:color="auto"/>
        <w:bottom w:val="none" w:sz="0" w:space="0" w:color="auto"/>
        <w:right w:val="none" w:sz="0" w:space="0" w:color="auto"/>
      </w:divBdr>
    </w:div>
    <w:div w:id="2136217960">
      <w:bodyDiv w:val="1"/>
      <w:marLeft w:val="0"/>
      <w:marRight w:val="0"/>
      <w:marTop w:val="0"/>
      <w:marBottom w:val="0"/>
      <w:divBdr>
        <w:top w:val="none" w:sz="0" w:space="0" w:color="auto"/>
        <w:left w:val="none" w:sz="0" w:space="0" w:color="auto"/>
        <w:bottom w:val="none" w:sz="0" w:space="0" w:color="auto"/>
        <w:right w:val="none" w:sz="0" w:space="0" w:color="auto"/>
      </w:divBdr>
    </w:div>
    <w:div w:id="2136871523">
      <w:bodyDiv w:val="1"/>
      <w:marLeft w:val="0"/>
      <w:marRight w:val="0"/>
      <w:marTop w:val="0"/>
      <w:marBottom w:val="0"/>
      <w:divBdr>
        <w:top w:val="none" w:sz="0" w:space="0" w:color="auto"/>
        <w:left w:val="none" w:sz="0" w:space="0" w:color="auto"/>
        <w:bottom w:val="none" w:sz="0" w:space="0" w:color="auto"/>
        <w:right w:val="none" w:sz="0" w:space="0" w:color="auto"/>
      </w:divBdr>
    </w:div>
    <w:div w:id="2136947720">
      <w:bodyDiv w:val="1"/>
      <w:marLeft w:val="0"/>
      <w:marRight w:val="0"/>
      <w:marTop w:val="0"/>
      <w:marBottom w:val="0"/>
      <w:divBdr>
        <w:top w:val="none" w:sz="0" w:space="0" w:color="auto"/>
        <w:left w:val="none" w:sz="0" w:space="0" w:color="auto"/>
        <w:bottom w:val="none" w:sz="0" w:space="0" w:color="auto"/>
        <w:right w:val="none" w:sz="0" w:space="0" w:color="auto"/>
      </w:divBdr>
    </w:div>
    <w:div w:id="2138140164">
      <w:bodyDiv w:val="1"/>
      <w:marLeft w:val="0"/>
      <w:marRight w:val="0"/>
      <w:marTop w:val="0"/>
      <w:marBottom w:val="0"/>
      <w:divBdr>
        <w:top w:val="none" w:sz="0" w:space="0" w:color="auto"/>
        <w:left w:val="none" w:sz="0" w:space="0" w:color="auto"/>
        <w:bottom w:val="none" w:sz="0" w:space="0" w:color="auto"/>
        <w:right w:val="none" w:sz="0" w:space="0" w:color="auto"/>
      </w:divBdr>
    </w:div>
    <w:div w:id="2138835430">
      <w:bodyDiv w:val="1"/>
      <w:marLeft w:val="0"/>
      <w:marRight w:val="0"/>
      <w:marTop w:val="0"/>
      <w:marBottom w:val="0"/>
      <w:divBdr>
        <w:top w:val="none" w:sz="0" w:space="0" w:color="auto"/>
        <w:left w:val="none" w:sz="0" w:space="0" w:color="auto"/>
        <w:bottom w:val="none" w:sz="0" w:space="0" w:color="auto"/>
        <w:right w:val="none" w:sz="0" w:space="0" w:color="auto"/>
      </w:divBdr>
    </w:div>
    <w:div w:id="2138906742">
      <w:bodyDiv w:val="1"/>
      <w:marLeft w:val="0"/>
      <w:marRight w:val="0"/>
      <w:marTop w:val="0"/>
      <w:marBottom w:val="0"/>
      <w:divBdr>
        <w:top w:val="none" w:sz="0" w:space="0" w:color="auto"/>
        <w:left w:val="none" w:sz="0" w:space="0" w:color="auto"/>
        <w:bottom w:val="none" w:sz="0" w:space="0" w:color="auto"/>
        <w:right w:val="none" w:sz="0" w:space="0" w:color="auto"/>
      </w:divBdr>
    </w:div>
    <w:div w:id="2139444704">
      <w:bodyDiv w:val="1"/>
      <w:marLeft w:val="0"/>
      <w:marRight w:val="0"/>
      <w:marTop w:val="0"/>
      <w:marBottom w:val="0"/>
      <w:divBdr>
        <w:top w:val="none" w:sz="0" w:space="0" w:color="auto"/>
        <w:left w:val="none" w:sz="0" w:space="0" w:color="auto"/>
        <w:bottom w:val="none" w:sz="0" w:space="0" w:color="auto"/>
        <w:right w:val="none" w:sz="0" w:space="0" w:color="auto"/>
      </w:divBdr>
    </w:div>
    <w:div w:id="2139641260">
      <w:bodyDiv w:val="1"/>
      <w:marLeft w:val="0"/>
      <w:marRight w:val="0"/>
      <w:marTop w:val="0"/>
      <w:marBottom w:val="0"/>
      <w:divBdr>
        <w:top w:val="none" w:sz="0" w:space="0" w:color="auto"/>
        <w:left w:val="none" w:sz="0" w:space="0" w:color="auto"/>
        <w:bottom w:val="none" w:sz="0" w:space="0" w:color="auto"/>
        <w:right w:val="none" w:sz="0" w:space="0" w:color="auto"/>
      </w:divBdr>
    </w:div>
    <w:div w:id="2139686800">
      <w:bodyDiv w:val="1"/>
      <w:marLeft w:val="0"/>
      <w:marRight w:val="0"/>
      <w:marTop w:val="0"/>
      <w:marBottom w:val="0"/>
      <w:divBdr>
        <w:top w:val="none" w:sz="0" w:space="0" w:color="auto"/>
        <w:left w:val="none" w:sz="0" w:space="0" w:color="auto"/>
        <w:bottom w:val="none" w:sz="0" w:space="0" w:color="auto"/>
        <w:right w:val="none" w:sz="0" w:space="0" w:color="auto"/>
      </w:divBdr>
    </w:div>
    <w:div w:id="2140371482">
      <w:bodyDiv w:val="1"/>
      <w:marLeft w:val="0"/>
      <w:marRight w:val="0"/>
      <w:marTop w:val="0"/>
      <w:marBottom w:val="0"/>
      <w:divBdr>
        <w:top w:val="none" w:sz="0" w:space="0" w:color="auto"/>
        <w:left w:val="none" w:sz="0" w:space="0" w:color="auto"/>
        <w:bottom w:val="none" w:sz="0" w:space="0" w:color="auto"/>
        <w:right w:val="none" w:sz="0" w:space="0" w:color="auto"/>
      </w:divBdr>
    </w:div>
    <w:div w:id="2140494096">
      <w:marLeft w:val="480"/>
      <w:marRight w:val="0"/>
      <w:marTop w:val="0"/>
      <w:marBottom w:val="0"/>
      <w:divBdr>
        <w:top w:val="none" w:sz="0" w:space="0" w:color="auto"/>
        <w:left w:val="none" w:sz="0" w:space="0" w:color="auto"/>
        <w:bottom w:val="none" w:sz="0" w:space="0" w:color="auto"/>
        <w:right w:val="none" w:sz="0" w:space="0" w:color="auto"/>
      </w:divBdr>
    </w:div>
    <w:div w:id="2140684210">
      <w:bodyDiv w:val="1"/>
      <w:marLeft w:val="0"/>
      <w:marRight w:val="0"/>
      <w:marTop w:val="0"/>
      <w:marBottom w:val="0"/>
      <w:divBdr>
        <w:top w:val="none" w:sz="0" w:space="0" w:color="auto"/>
        <w:left w:val="none" w:sz="0" w:space="0" w:color="auto"/>
        <w:bottom w:val="none" w:sz="0" w:space="0" w:color="auto"/>
        <w:right w:val="none" w:sz="0" w:space="0" w:color="auto"/>
      </w:divBdr>
    </w:div>
    <w:div w:id="2141417997">
      <w:bodyDiv w:val="1"/>
      <w:marLeft w:val="0"/>
      <w:marRight w:val="0"/>
      <w:marTop w:val="0"/>
      <w:marBottom w:val="0"/>
      <w:divBdr>
        <w:top w:val="none" w:sz="0" w:space="0" w:color="auto"/>
        <w:left w:val="none" w:sz="0" w:space="0" w:color="auto"/>
        <w:bottom w:val="none" w:sz="0" w:space="0" w:color="auto"/>
        <w:right w:val="none" w:sz="0" w:space="0" w:color="auto"/>
      </w:divBdr>
    </w:div>
    <w:div w:id="2141682198">
      <w:bodyDiv w:val="1"/>
      <w:marLeft w:val="0"/>
      <w:marRight w:val="0"/>
      <w:marTop w:val="0"/>
      <w:marBottom w:val="0"/>
      <w:divBdr>
        <w:top w:val="none" w:sz="0" w:space="0" w:color="auto"/>
        <w:left w:val="none" w:sz="0" w:space="0" w:color="auto"/>
        <w:bottom w:val="none" w:sz="0" w:space="0" w:color="auto"/>
        <w:right w:val="none" w:sz="0" w:space="0" w:color="auto"/>
      </w:divBdr>
    </w:div>
    <w:div w:id="2142572129">
      <w:bodyDiv w:val="1"/>
      <w:marLeft w:val="0"/>
      <w:marRight w:val="0"/>
      <w:marTop w:val="0"/>
      <w:marBottom w:val="0"/>
      <w:divBdr>
        <w:top w:val="none" w:sz="0" w:space="0" w:color="auto"/>
        <w:left w:val="none" w:sz="0" w:space="0" w:color="auto"/>
        <w:bottom w:val="none" w:sz="0" w:space="0" w:color="auto"/>
        <w:right w:val="none" w:sz="0" w:space="0" w:color="auto"/>
      </w:divBdr>
    </w:div>
    <w:div w:id="2143771685">
      <w:bodyDiv w:val="1"/>
      <w:marLeft w:val="0"/>
      <w:marRight w:val="0"/>
      <w:marTop w:val="0"/>
      <w:marBottom w:val="0"/>
      <w:divBdr>
        <w:top w:val="none" w:sz="0" w:space="0" w:color="auto"/>
        <w:left w:val="none" w:sz="0" w:space="0" w:color="auto"/>
        <w:bottom w:val="none" w:sz="0" w:space="0" w:color="auto"/>
        <w:right w:val="none" w:sz="0" w:space="0" w:color="auto"/>
      </w:divBdr>
    </w:div>
    <w:div w:id="2143883522">
      <w:bodyDiv w:val="1"/>
      <w:marLeft w:val="0"/>
      <w:marRight w:val="0"/>
      <w:marTop w:val="0"/>
      <w:marBottom w:val="0"/>
      <w:divBdr>
        <w:top w:val="none" w:sz="0" w:space="0" w:color="auto"/>
        <w:left w:val="none" w:sz="0" w:space="0" w:color="auto"/>
        <w:bottom w:val="none" w:sz="0" w:space="0" w:color="auto"/>
        <w:right w:val="none" w:sz="0" w:space="0" w:color="auto"/>
      </w:divBdr>
    </w:div>
    <w:div w:id="2144612807">
      <w:bodyDiv w:val="1"/>
      <w:marLeft w:val="0"/>
      <w:marRight w:val="0"/>
      <w:marTop w:val="0"/>
      <w:marBottom w:val="0"/>
      <w:divBdr>
        <w:top w:val="none" w:sz="0" w:space="0" w:color="auto"/>
        <w:left w:val="none" w:sz="0" w:space="0" w:color="auto"/>
        <w:bottom w:val="none" w:sz="0" w:space="0" w:color="auto"/>
        <w:right w:val="none" w:sz="0" w:space="0" w:color="auto"/>
      </w:divBdr>
    </w:div>
    <w:div w:id="2146003715">
      <w:bodyDiv w:val="1"/>
      <w:marLeft w:val="0"/>
      <w:marRight w:val="0"/>
      <w:marTop w:val="0"/>
      <w:marBottom w:val="0"/>
      <w:divBdr>
        <w:top w:val="none" w:sz="0" w:space="0" w:color="auto"/>
        <w:left w:val="none" w:sz="0" w:space="0" w:color="auto"/>
        <w:bottom w:val="none" w:sz="0" w:space="0" w:color="auto"/>
        <w:right w:val="none" w:sz="0" w:space="0" w:color="auto"/>
      </w:divBdr>
    </w:div>
    <w:div w:id="2146240458">
      <w:bodyDiv w:val="1"/>
      <w:marLeft w:val="0"/>
      <w:marRight w:val="0"/>
      <w:marTop w:val="0"/>
      <w:marBottom w:val="0"/>
      <w:divBdr>
        <w:top w:val="none" w:sz="0" w:space="0" w:color="auto"/>
        <w:left w:val="none" w:sz="0" w:space="0" w:color="auto"/>
        <w:bottom w:val="none" w:sz="0" w:space="0" w:color="auto"/>
        <w:right w:val="none" w:sz="0" w:space="0" w:color="auto"/>
      </w:divBdr>
    </w:div>
    <w:div w:id="21469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Nikit357/T2T_genes_evoluti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7AA5558A0A4742B7C64EDC51653AB1"/>
        <w:category>
          <w:name w:val="General"/>
          <w:gallery w:val="placeholder"/>
        </w:category>
        <w:types>
          <w:type w:val="bbPlcHdr"/>
        </w:types>
        <w:behaviors>
          <w:behavior w:val="content"/>
        </w:behaviors>
        <w:guid w:val="{3B44BB4E-802B-3445-B2CF-39D4CFC3B08B}"/>
      </w:docPartPr>
      <w:docPartBody>
        <w:p w:rsidR="00B20AB0" w:rsidRDefault="009A634C" w:rsidP="009A634C">
          <w:pPr>
            <w:pStyle w:val="557AA5558A0A4742B7C64EDC51653AB1"/>
          </w:pPr>
          <w:r w:rsidRPr="001F3387">
            <w:rPr>
              <w:rStyle w:val="PlaceholderText"/>
            </w:rPr>
            <w:t>Click or tap here to enter text.</w:t>
          </w:r>
        </w:p>
      </w:docPartBody>
    </w:docPart>
    <w:docPart>
      <w:docPartPr>
        <w:name w:val="9FCF2C31D706F4449F6CCC47F36259D6"/>
        <w:category>
          <w:name w:val="General"/>
          <w:gallery w:val="placeholder"/>
        </w:category>
        <w:types>
          <w:type w:val="bbPlcHdr"/>
        </w:types>
        <w:behaviors>
          <w:behavior w:val="content"/>
        </w:behaviors>
        <w:guid w:val="{4136362D-7A30-FB40-8F47-7D13C69A77E9}"/>
      </w:docPartPr>
      <w:docPartBody>
        <w:p w:rsidR="00B20AB0" w:rsidRDefault="009A634C" w:rsidP="009A634C">
          <w:pPr>
            <w:pStyle w:val="9FCF2C31D706F4449F6CCC47F36259D6"/>
          </w:pPr>
          <w:r w:rsidRPr="001F3387">
            <w:rPr>
              <w:rStyle w:val="PlaceholderText"/>
            </w:rPr>
            <w:t>Click or tap here to enter text.</w:t>
          </w:r>
        </w:p>
      </w:docPartBody>
    </w:docPart>
    <w:docPart>
      <w:docPartPr>
        <w:name w:val="CF2BD6CC0C434248B4C9146E0114396F"/>
        <w:category>
          <w:name w:val="General"/>
          <w:gallery w:val="placeholder"/>
        </w:category>
        <w:types>
          <w:type w:val="bbPlcHdr"/>
        </w:types>
        <w:behaviors>
          <w:behavior w:val="content"/>
        </w:behaviors>
        <w:guid w:val="{A7E6F6F4-4418-FD4C-9B82-4393C20014F1}"/>
      </w:docPartPr>
      <w:docPartBody>
        <w:p w:rsidR="00B20AB0" w:rsidRDefault="009A634C" w:rsidP="009A634C">
          <w:pPr>
            <w:pStyle w:val="CF2BD6CC0C434248B4C9146E0114396F"/>
          </w:pPr>
          <w:r w:rsidRPr="001F3387">
            <w:rPr>
              <w:rStyle w:val="PlaceholderText"/>
            </w:rPr>
            <w:t>Click or tap here to enter text.</w:t>
          </w:r>
        </w:p>
      </w:docPartBody>
    </w:docPart>
    <w:docPart>
      <w:docPartPr>
        <w:name w:val="D800EAE927612F419B4543DCDD333FF7"/>
        <w:category>
          <w:name w:val="General"/>
          <w:gallery w:val="placeholder"/>
        </w:category>
        <w:types>
          <w:type w:val="bbPlcHdr"/>
        </w:types>
        <w:behaviors>
          <w:behavior w:val="content"/>
        </w:behaviors>
        <w:guid w:val="{D05A1F3F-755D-164D-B881-C7005F5044A6}"/>
      </w:docPartPr>
      <w:docPartBody>
        <w:p w:rsidR="00B20AB0" w:rsidRDefault="009A634C" w:rsidP="009A634C">
          <w:pPr>
            <w:pStyle w:val="D800EAE927612F419B4543DCDD333FF7"/>
          </w:pPr>
          <w:r w:rsidRPr="00AC23E8">
            <w:rPr>
              <w:rStyle w:val="PlaceholderText"/>
            </w:rPr>
            <w:t>Click or tap here to enter text.</w:t>
          </w:r>
        </w:p>
      </w:docPartBody>
    </w:docPart>
    <w:docPart>
      <w:docPartPr>
        <w:name w:val="EB2D0EDEA2DDB54E9564080D574EB560"/>
        <w:category>
          <w:name w:val="General"/>
          <w:gallery w:val="placeholder"/>
        </w:category>
        <w:types>
          <w:type w:val="bbPlcHdr"/>
        </w:types>
        <w:behaviors>
          <w:behavior w:val="content"/>
        </w:behaviors>
        <w:guid w:val="{C20CA7C0-6FBE-F948-A49B-BDB5A03A93AF}"/>
      </w:docPartPr>
      <w:docPartBody>
        <w:p w:rsidR="00B20AB0" w:rsidRDefault="009A634C" w:rsidP="009A634C">
          <w:pPr>
            <w:pStyle w:val="EB2D0EDEA2DDB54E9564080D574EB560"/>
          </w:pPr>
          <w:r w:rsidRPr="00AC23E8">
            <w:rPr>
              <w:rStyle w:val="PlaceholderText"/>
            </w:rPr>
            <w:t>Click or tap here to enter text.</w:t>
          </w:r>
        </w:p>
      </w:docPartBody>
    </w:docPart>
    <w:docPart>
      <w:docPartPr>
        <w:name w:val="5461F62119F10E45B205F518505E15D4"/>
        <w:category>
          <w:name w:val="General"/>
          <w:gallery w:val="placeholder"/>
        </w:category>
        <w:types>
          <w:type w:val="bbPlcHdr"/>
        </w:types>
        <w:behaviors>
          <w:behavior w:val="content"/>
        </w:behaviors>
        <w:guid w:val="{10345A73-6EE5-DC44-982B-817295F2F9E8}"/>
      </w:docPartPr>
      <w:docPartBody>
        <w:p w:rsidR="00B20AB0" w:rsidRDefault="009A634C" w:rsidP="009A634C">
          <w:pPr>
            <w:pStyle w:val="5461F62119F10E45B205F518505E15D4"/>
          </w:pPr>
          <w:r w:rsidRPr="00AC23E8">
            <w:rPr>
              <w:rStyle w:val="PlaceholderText"/>
            </w:rPr>
            <w:t>Click or tap here to enter text.</w:t>
          </w:r>
        </w:p>
      </w:docPartBody>
    </w:docPart>
    <w:docPart>
      <w:docPartPr>
        <w:name w:val="4F7EB62B2BF87843B197D9C3BF7D81CF"/>
        <w:category>
          <w:name w:val="General"/>
          <w:gallery w:val="placeholder"/>
        </w:category>
        <w:types>
          <w:type w:val="bbPlcHdr"/>
        </w:types>
        <w:behaviors>
          <w:behavior w:val="content"/>
        </w:behaviors>
        <w:guid w:val="{A5A92972-5E7D-3747-8E16-F0115EC29757}"/>
      </w:docPartPr>
      <w:docPartBody>
        <w:p w:rsidR="00B20AB0" w:rsidRDefault="009A634C" w:rsidP="009A634C">
          <w:pPr>
            <w:pStyle w:val="4F7EB62B2BF87843B197D9C3BF7D81CF"/>
          </w:pPr>
          <w:r w:rsidRPr="00AC23E8">
            <w:rPr>
              <w:rStyle w:val="PlaceholderText"/>
            </w:rPr>
            <w:t>Click or tap here to enter text.</w:t>
          </w:r>
        </w:p>
      </w:docPartBody>
    </w:docPart>
    <w:docPart>
      <w:docPartPr>
        <w:name w:val="C5E3EDE251520445A6EA7517B0038BE2"/>
        <w:category>
          <w:name w:val="General"/>
          <w:gallery w:val="placeholder"/>
        </w:category>
        <w:types>
          <w:type w:val="bbPlcHdr"/>
        </w:types>
        <w:behaviors>
          <w:behavior w:val="content"/>
        </w:behaviors>
        <w:guid w:val="{72F99270-756B-FC4B-8E9E-E24319EC53FE}"/>
      </w:docPartPr>
      <w:docPartBody>
        <w:p w:rsidR="00B20AB0" w:rsidRDefault="009A634C" w:rsidP="009A634C">
          <w:pPr>
            <w:pStyle w:val="C5E3EDE251520445A6EA7517B0038BE2"/>
          </w:pPr>
          <w:r w:rsidRPr="001F338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6A9EEB2-A5A4-4649-AC0F-D7DF2639E4B7}"/>
      </w:docPartPr>
      <w:docPartBody>
        <w:p w:rsidR="00B20AB0" w:rsidRDefault="009A634C">
          <w:r w:rsidRPr="00441F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3"/>
    <w:rsid w:val="000551BC"/>
    <w:rsid w:val="00095C5A"/>
    <w:rsid w:val="00112370"/>
    <w:rsid w:val="0012457D"/>
    <w:rsid w:val="001658A3"/>
    <w:rsid w:val="0018351C"/>
    <w:rsid w:val="00197437"/>
    <w:rsid w:val="001D75CA"/>
    <w:rsid w:val="00213831"/>
    <w:rsid w:val="00283B54"/>
    <w:rsid w:val="00305536"/>
    <w:rsid w:val="003A4EE1"/>
    <w:rsid w:val="004178E4"/>
    <w:rsid w:val="00540E30"/>
    <w:rsid w:val="005D3735"/>
    <w:rsid w:val="00634CF2"/>
    <w:rsid w:val="006667C5"/>
    <w:rsid w:val="006B5A65"/>
    <w:rsid w:val="00734080"/>
    <w:rsid w:val="007C1AE7"/>
    <w:rsid w:val="007C261F"/>
    <w:rsid w:val="007F1035"/>
    <w:rsid w:val="00841163"/>
    <w:rsid w:val="00944C25"/>
    <w:rsid w:val="009A634C"/>
    <w:rsid w:val="009C502A"/>
    <w:rsid w:val="009E4822"/>
    <w:rsid w:val="00A012D3"/>
    <w:rsid w:val="00A4307C"/>
    <w:rsid w:val="00A735D9"/>
    <w:rsid w:val="00AA452A"/>
    <w:rsid w:val="00AD0F0A"/>
    <w:rsid w:val="00B20AB0"/>
    <w:rsid w:val="00B21287"/>
    <w:rsid w:val="00B67B9C"/>
    <w:rsid w:val="00B764AC"/>
    <w:rsid w:val="00B8136F"/>
    <w:rsid w:val="00B86A45"/>
    <w:rsid w:val="00BC5BE8"/>
    <w:rsid w:val="00BD3AA7"/>
    <w:rsid w:val="00C70AA0"/>
    <w:rsid w:val="00CC7A5E"/>
    <w:rsid w:val="00CE6313"/>
    <w:rsid w:val="00CF4060"/>
    <w:rsid w:val="00D568C9"/>
    <w:rsid w:val="00D6564F"/>
    <w:rsid w:val="00DA7017"/>
    <w:rsid w:val="00DD3425"/>
    <w:rsid w:val="00DF775E"/>
    <w:rsid w:val="00E42DC1"/>
    <w:rsid w:val="00E83E6F"/>
    <w:rsid w:val="00E9726D"/>
    <w:rsid w:val="00ED0A2F"/>
    <w:rsid w:val="00ED4C69"/>
    <w:rsid w:val="00EE44B9"/>
    <w:rsid w:val="00F3358D"/>
    <w:rsid w:val="00F40FFD"/>
    <w:rsid w:val="00F70D94"/>
    <w:rsid w:val="00FB50F2"/>
    <w:rsid w:val="00FC4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634C"/>
    <w:rPr>
      <w:color w:val="666666"/>
    </w:rPr>
  </w:style>
  <w:style w:type="paragraph" w:customStyle="1" w:styleId="557AA5558A0A4742B7C64EDC51653AB1">
    <w:name w:val="557AA5558A0A4742B7C64EDC51653AB1"/>
    <w:rsid w:val="009A634C"/>
  </w:style>
  <w:style w:type="paragraph" w:customStyle="1" w:styleId="9FCF2C31D706F4449F6CCC47F36259D6">
    <w:name w:val="9FCF2C31D706F4449F6CCC47F36259D6"/>
    <w:rsid w:val="009A634C"/>
  </w:style>
  <w:style w:type="paragraph" w:customStyle="1" w:styleId="CF2BD6CC0C434248B4C9146E0114396F">
    <w:name w:val="CF2BD6CC0C434248B4C9146E0114396F"/>
    <w:rsid w:val="009A634C"/>
  </w:style>
  <w:style w:type="paragraph" w:customStyle="1" w:styleId="D800EAE927612F419B4543DCDD333FF7">
    <w:name w:val="D800EAE927612F419B4543DCDD333FF7"/>
    <w:rsid w:val="009A634C"/>
  </w:style>
  <w:style w:type="paragraph" w:customStyle="1" w:styleId="EB2D0EDEA2DDB54E9564080D574EB560">
    <w:name w:val="EB2D0EDEA2DDB54E9564080D574EB560"/>
    <w:rsid w:val="009A634C"/>
  </w:style>
  <w:style w:type="paragraph" w:customStyle="1" w:styleId="5461F62119F10E45B205F518505E15D4">
    <w:name w:val="5461F62119F10E45B205F518505E15D4"/>
    <w:rsid w:val="009A634C"/>
  </w:style>
  <w:style w:type="paragraph" w:customStyle="1" w:styleId="4F7EB62B2BF87843B197D9C3BF7D81CF">
    <w:name w:val="4F7EB62B2BF87843B197D9C3BF7D81CF"/>
    <w:rsid w:val="009A634C"/>
  </w:style>
  <w:style w:type="paragraph" w:customStyle="1" w:styleId="C5E3EDE251520445A6EA7517B0038BE2">
    <w:name w:val="C5E3EDE251520445A6EA7517B0038BE2"/>
    <w:rsid w:val="009A6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C9449-2DE9-1344-B045-4C878185906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31259577"/>
    <we:property name="MENDELEY_CITATIONS" value="[{&quot;citationID&quot;:&quot;MENDELEY_CITATION_88067880-d544-4879-a04b-1b212a4e7542&quot;,&quot;properties&quot;:{&quot;noteIndex&quot;:0},&quot;isEdited&quot;:false,&quot;manualOverride&quot;:{&quot;isManuallyOverridden&quot;:false,&quot;citeprocText&quot;:&quot;(1)&quot;,&quot;manualOverrideText&quot;:&quot;&quot;},&quot;citationTag&quot;:&quot;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6c630bc8-dea9-4859-8270-e22dbefc973d&quot;,&quot;properties&quot;:{&quot;noteIndex&quot;:0},&quot;isEdited&quot;:false,&quot;manualOverride&quot;:{&quot;isManuallyOverridden&quot;:false,&quot;citeprocText&quot;:&quot;(2)&quot;,&quot;manualOverrideText&quot;:&quot;&quot;},&quot;citationTag&quot;:&quot;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8ef4e2e-399f-4afa-8f6f-d09ab7279190&quot;,&quot;properties&quot;:{&quot;noteIndex&quot;:0},&quot;isEdited&quot;:false,&quot;manualOverride&quot;:{&quot;isManuallyOverridden&quot;:false,&quot;citeprocText&quot;:&quot;(1)&quot;,&quot;manualOverrideText&quot;:&quot;&quot;},&quot;citationTag&quot;:&quot;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51ff204d-044d-4b80-90b3-db01b0f5c8f1&quot;,&quot;properties&quot;:{&quot;noteIndex&quot;:0},&quot;isEdited&quot;:false,&quot;manualOverride&quot;:{&quot;isManuallyOverridden&quot;:false,&quot;citeprocText&quot;:&quot;(2)&quot;,&quot;manualOverrideText&quot;:&quot;&quot;},&quot;citationTag&quot;:&quot;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973fc58-ab5f-4da5-b501-058527c6e541&quot;,&quot;properties&quot;:{&quot;noteIndex&quot;:0},&quot;isEdited&quot;:false,&quot;manualOverride&quot;:{&quot;isManuallyOverridden&quot;:true,&quot;citeprocText&quot;:&quot;(3)&quot;,&quot;manualOverrideText&quot;:&quot;(Nikitin, 2026)&quot;},&quot;citationTag&quot;:&quot;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citationID&quot;:&quot;MENDELEY_CITATION_368f3f9d-14f8-490d-b630-a73dcada9912&quot;,&quot;properties&quot;:{&quot;noteIndex&quot;:0},&quot;isEdited&quot;:false,&quot;manualOverride&quot;:{&quot;isManuallyOverridden&quot;:false,&quot;citeprocText&quot;:&quot;(4)&quot;,&quot;manualOverrideText&quot;:&quot;&quot;},&quot;citationTag&quot;:&quot;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quot;,&quot;citationItems&quot;:[{&quot;id&quot;:&quot;b011862a-6399-3c1e-9cb9-838e8246c8fe&quot;,&quot;itemData&quot;:{&quot;type&quot;:&quot;article-journal&quot;,&quot;id&quot;:&quot;b011862a-6399-3c1e-9cb9-838e8246c8fe&quot;,&quot;title&quot;:&quot;Causes and Consequences of Varying Transposable Element Activity: An Evolutionary Perspective&quot;,&quot;author&quot;:[{&quot;family&quot;:&quot;Betancourt&quot;,&quot;given&quot;:&quot;Andrea J.&quot;,&quot;parse-names&quot;:false,&quot;dropping-particle&quot;:&quot;&quot;,&quot;non-dropping-particle&quot;:&quot;&quot;},{&quot;family&quot;:&quot;Wei&quot;,&quot;given&quot;:&quot;Kevin H.C.&quot;,&quot;parse-names&quot;:false,&quot;dropping-particle&quot;:&quot;&quot;,&quot;non-dropping-particle&quot;:&quot;&quot;},{&quot;family&quot;:&quot;Huang&quot;,&quot;given&quot;:&quot;Yuheng&quot;,&quot;parse-names&quot;:false,&quot;dropping-particle&quot;:&quot;&quot;,&quot;non-dropping-particle&quot;:&quot;&quot;},{&quot;family&quot;:&quot;Lee&quot;,&quot;given&quot;:&quot;Yuh Chwen G.&quot;,&quot;parse-names&quot;:false,&quot;dropping-particle&quot;:&quot;&quot;,&quot;non-dropping-particle&quot;:&quot;&quot;}],&quot;container-title&quot;:&quot;Annual review of genomics and human genetics&quot;,&quot;container-title-short&quot;:&quot;Annu. Rev. Genomics Hum. Genet.&quot;,&quot;accessed&quot;:{&quot;date-parts&quot;:[[2026,4,5]]},&quot;DOI&quot;:&quot;10.1146/ANNUREV-GENOM-120822-105708&quot;,&quot;ISSN&quot;:&quot;1545293X&quot;,&quot;PMID&quot;:&quot;38603565&quot;,&quot;URL&quot;:&quot;https://pmc.ncbi.nlm.nih.gov/articles/PMC12105613/&quot;,&quot;issued&quot;:{&quot;date-parts&quot;:[[2024,8,27]]},&quot;page&quot;:&quot;1&quot;,&quot;abstract&quot;:&quot;Transposable elements (TEs) are genomic parasites found in nearly all eukaryotes, including humans. This evolutionary success of TEs is due to their replicative activity, involving insertion into new genomic locations. TE activity varies at multiple levels, from between taxa to within individuals. The rapidly accumulating evidence of the influence of TE activity on human health, as well as the rapid growth of new tools to study it, motivated an evaluation of what we know about TE activity thus far. Here, we discuss why TE activity varies, and the consequences of this variation, from an evolutionary perspective. By studying TE activity in nonhuman organisms in the context of evolutionary theories, we can shed light on the factors that affect TE activity. While the consequences of TE activity are usually deleterious, some have lasting evolutionary impacts by conferring benefits on the host or affecting other evolutionary processes.&quot;,&quot;publisher&quot;:&quot;Annual Reviews Inc.&quot;,&quot;issue&quot;:&quot;1&quot;,&quot;volume&quot;:&quot;25&quot;},&quot;isTemporary&quot;:false}]},{&quot;citationID&quot;:&quot;MENDELEY_CITATION_77dd4ebf-6044-43a0-9d47-3f0f435911bc&quot;,&quot;properties&quot;:{&quot;noteIndex&quot;:0},&quot;isEdited&quot;:false,&quot;manualOverride&quot;:{&quot;isManuallyOverridden&quot;:false,&quot;citeprocText&quot;:&quot;(5,6)&quot;,&quot;manualOverrideText&quot;:&quot;&quot;},&quot;citationTag&quot;:&quot;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container-title-short&quot;:&quot;Front. Immunol.&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isTemporary&quot;:false}]},{&quot;citationID&quot;:&quot;MENDELEY_CITATION_171dc6df-796d-434c-be76-55f01a16305c&quot;,&quot;properties&quot;:{&quot;noteIndex&quot;:0},&quot;isEdited&quot;:false,&quot;manualOverride&quot;:{&quot;isManuallyOverridden&quot;:false,&quot;citeprocText&quot;:&quot;(7–11)&quot;,&quot;manualOverrideText&quot;:&quot;&quot;},&quot;citationTag&quot;:&quot;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container-title-short&quot;:&quot;Sci. Rep.&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0c012374-71dd-43fc-9cbe-e565c0dc2b83&quot;,&quot;properties&quot;:{&quot;noteIndex&quot;:0},&quot;isEdited&quot;:false,&quot;manualOverride&quot;:{&quot;isManuallyOverridden&quot;:false,&quot;citeprocText&quot;:&quot;(5,12,13)&quot;,&quot;manualOverrideText&quot;:&quot;&quot;},&quot;citationTag&quot;:&quot;MENDELEY_CITATION_v3_eyJjaXRhdGlvbklEIjoiTUVOREVMRVlfQ0lUQVRJT05fMGMwMTIzNzQtNzFkZC00M2ZjLTljYmUtZTU2NWMwZGMyYjgzIiwicHJvcGVydGllcyI6eyJub3RlSW5kZXgiOjB9LCJpc0VkaXRlZCI6ZmFsc2UsIm1hbnVhbE92ZXJyaWRlIjp7ImlzTWFudWFsbHlPdmVycmlkZGVuIjpmYWxzZSwiY2l0ZXByb2NUZXh0IjoiKDUsMTIsMTM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citationID&quot;:&quot;MENDELEY_CITATION_0e471ea0-6d9a-44a9-844b-18024b4dd4a4&quot;,&quot;properties&quot;:{&quot;noteIndex&quot;:0},&quot;isEdited&quot;:false,&quot;manualOverride&quot;:{&quot;isManuallyOverridden&quot;:false,&quot;citeprocText&quot;:&quot;(8,10,11,14,15)&quot;,&quot;manualOverrideText&quot;:&quot;&quot;},&quot;citationTag&quot;:&quot;MENDELEY_CITATION_v3_eyJjaXRhdGlvbklEIjoiTUVOREVMRVlfQ0lUQVRJT05fMGU0NzFlYTAtNmQ5YS00NGE5LTg0NGItMTgwMjRiNGRkNGE0IiwicHJvcGVydGllcyI6eyJub3RlSW5kZXgiOjB9LCJpc0VkaXRlZCI6ZmFsc2UsIm1hbnVhbE92ZXJyaWRlIjp7ImlzTWFudWFsbHlPdmVycmlkZGVuIjpmYWxzZSwiY2l0ZXByb2NUZXh0IjoiKDgsMTAsMTEsMTQsMTU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id&quot;:&quot;82f47aea-1c10-3301-8731-89e3445c2e54&quot;,&quot;itemData&quot;:{&quot;type&quot;:&quot;article-journal&quot;,&quot;id&quot;:&quot;82f47aea-1c10-3301-8731-89e3445c2e54&quot;,&quot;title&quot;:&quot;Widespread contribution of transposable elements to the innovation of gene regulatory networks&quot;,&quot;author&quot;:[{&quot;family&quot;:&quot;Sundaram&quot;,&quot;given&quot;:&quot;Vasavi&quot;,&quot;parse-names&quot;:false,&quot;dropping-particle&quot;:&quot;&quot;,&quot;non-dropping-particle&quot;:&quot;&quot;},{&quot;family&quot;:&quot;Cheng&quot;,&quot;given&quot;:&quot;Yong&quot;,&quot;parse-names&quot;:false,&quot;dropping-particle&quot;:&quot;&quot;,&quot;non-dropping-particle&quot;:&quot;&quot;},{&quot;family&quot;:&quot;Ma&quot;,&quot;given&quot;:&quot;Zhihai&quot;,&quot;parse-names&quot;:false,&quot;dropping-particle&quot;:&quot;&quot;,&quot;non-dropping-particle&quot;:&quot;&quot;},{&quot;family&quot;:&quot;Li&quot;,&quot;given&quot;:&quot;Daofeng&quot;,&quot;parse-names&quot;:false,&quot;dropping-particle&quot;:&quot;&quot;,&quot;non-dropping-particle&quot;:&quot;&quot;},{&quot;family&quot;:&quot;Xing&quot;,&quot;given&quot;:&quot;Xiaoyun&quot;,&quot;parse-names&quot;:false,&quot;dropping-particle&quot;:&quot;&quot;,&quot;non-dropping-particle&quot;:&quot;&quot;},{&quot;family&quot;:&quot;Edge&quot;,&quot;given&quot;:&quot;Peter&quot;,&quot;parse-names&quot;:false,&quot;dropping-particle&quot;:&quot;&quot;,&quot;non-dropping-particle&quot;:&quot;&quot;},{&quot;family&quot;:&quot;Snyder&quot;,&quot;given&quot;:&quot;Michael P.&quot;,&quot;parse-names&quot;:false,&quot;dropping-particle&quot;:&quot;&quot;,&quot;non-dropping-particle&quot;:&quot;&quot;},{&quot;family&quot;:&quot;Wang&quot;,&quot;given&quot;:&quot;Ting&quot;,&quot;parse-names&quot;:false,&quot;dropping-particle&quot;:&quot;&quot;,&quot;non-dropping-particle&quot;:&quot;&quot;}],&quot;container-title&quot;:&quot;Genome research&quot;,&quot;accessed&quot;:{&quot;date-parts&quot;:[[2026,1,30]]},&quot;DOI&quot;:&quot;10.1101/GR.168872.113&quot;,&quot;ISSN&quot;:&quot;1549-5469&quot;,&quot;PMID&quot;:&quot;25319995&quot;,&quot;URL&quot;:&quot;https://pubmed.ncbi.nlm.nih.gov/25319995/&quot;,&quot;issued&quot;:{&quot;date-parts&quot;:[[2014,12,1]]},&quot;page&quot;:&quot;1963-1976&quot;,&quot;abstract&quot;:&quot;Transposable elements (TEs) have been shown to contain functional binding sites for certain transcription factors (TFs). However, the extent to which TEs contribute to the evolution of TF binding sites is not well known. We comprehensively mapped binding sites for 26 pairs of orthologous TFs in two pairs of human and mouse cell lines (representing two cell lineages), along with epigenomic profiles, including DNA methylation and six histone modifications. Overall, we found that 20% of binding sites were embedded within TEs. This number varied across different TFs, ranging from 2% to 40%. We further identified 710 TF-TE relationships in which genomic copies of a TE subfamily contributed a significant number of binding peaks for a TF, and we found that LTR elements dominated these relationships in human. Importantly, TE-derived binding peaks were strongly associated with open and active chromatin signatures, including reduced DNA methylation and increased enhancer-associated histone marks. On average, 66% of TE-derived binding events were cell type-specific with a cell type-specific epigenetic landscape. Most of the binding sites contributed by TEs were species-specific, but we also identified binding sites conserved between human and mouse, the functional relevance of which was supported by a signature of purifying selection on DNA sequences of these TEs. Interestingly, several TFs had significantly expanded binding site landscapes only in one species, which were linked to species-specific gene functions, suggesting that TEs are an important driving force for regulatory innovation. Taken together, our data suggest that TEs have significantly and continuously shaped gene regulatory networks during mammalian evolution.&quot;,&quot;publisher&quot;:&quot;Genome Res&quot;,&quot;issue&quot;:&quot;12&quot;,&quot;volume&quot;:&quot;24&quot;,&quot;container-title-short&quot;:&quot;Genome Res.&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7e573c98-5598-4ef8-bef3-15f6cf687f3b&quot;,&quot;properties&quot;:{&quot;noteIndex&quot;:0},&quot;isEdited&quot;:false,&quot;manualOverride&quot;:{&quot;isManuallyOverridden&quot;:false,&quot;citeprocText&quot;:&quot;(1)&quot;,&quot;manualOverrideText&quot;:&quot;&quot;},&quot;citationTag&quot;:&quot;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11b8a502-03da-422a-8c92-a898bd1dd6a0&quot;,&quot;properties&quot;:{&quot;noteIndex&quot;:0},&quot;isEdited&quot;:false,&quot;manualOverride&quot;:{&quot;isManuallyOverridden&quot;:false,&quot;citeprocText&quot;:&quot;(9)&quot;,&quot;manualOverrideText&quot;:&quot;&quot;},&quot;citationTag&quot;:&quot;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container-title-short&quot;:&quot;Science&quot;},&quot;isTemporary&quot;:false}]},{&quot;citationID&quot;:&quot;MENDELEY_CITATION_d289a43d-91ec-4dc0-bbaf-b370159c6d7a&quot;,&quot;properties&quot;:{&quot;noteIndex&quot;:0},&quot;isEdited&quot;:false,&quot;manualOverride&quot;:{&quot;isManuallyOverridden&quot;:false,&quot;citeprocText&quot;:&quot;(10)&quot;,&quot;manualOverrideText&quot;:&quot;&quot;},&quot;citationTag&quot;:&quot;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citationID&quot;:&quot;MENDELEY_CITATION_a70bbef2-dc2c-4fb7-88c3-75493d288998&quot;,&quot;properties&quot;:{&quot;noteIndex&quot;:0},&quot;isEdited&quot;:false,&quot;manualOverride&quot;:{&quot;isManuallyOverridden&quot;:false,&quot;citeprocText&quot;:&quot;(11)&quot;,&quot;manualOverrideText&quot;:&quot;&quot;},&quot;citationTag&quot;:&quot;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ea06e33d-ae7a-4abd-b536-ca5dcd7ecddf&quot;,&quot;properties&quot;:{&quot;noteIndex&quot;:0},&quot;isEdited&quot;:false,&quot;manualOverride&quot;:{&quot;isManuallyOverridden&quot;:false,&quot;citeprocText&quot;:&quot;(8)&quot;,&quot;manualOverrideText&quot;:&quot;&quot;},&quot;citationTag&quot;:&quot;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citationID&quot;:&quot;MENDELEY_CITATION_bfea6497-6e12-4da0-93ed-e980b4feae28&quot;,&quot;properties&quot;:{&quot;noteIndex&quot;:0},&quot;isEdited&quot;:false,&quot;manualOverride&quot;:{&quot;isManuallyOverridden&quot;:false,&quot;citeprocText&quot;:&quot;(5,6,12,13,16,17)&quot;,&quot;manualOverrideText&quot;:&quot;&quot;},&quot;citationTag&quot;:&quot;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quot;,&quot;citationItems&quot;:[{&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id&quot;:&quot;c1988b95-9450-339b-ba84-af3bbc20c212&quot;,&quot;itemData&quot;:{&quot;type&quot;:&quot;article-journal&quot;,&quot;id&quot;:&quot;c1988b95-9450-339b-ba84-af3bbc20c212&quot;,&quot;title&quot;:&quot;RetroSpect, a New Method of Measuring Gene Regulatory Evolution Rates Using Co-mapping of Genomic Functional Features with Transposable Elements&quot;,&quot;author&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Garazha&quot;,&quot;given&quot;:&quot;Andrew&quot;,&quot;parse-names&quot;:false,&quot;dropping-particle&quot;:&quot;&quot;,&quot;non-dropping-particle&quot;:&quot;&quot;},{&quot;family&quot;:&quot;Markov&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Evolution, Origin of Life, Concepts and Methods&quot;,&quot;accessed&quot;:{&quot;date-parts&quot;:[[2026,1,30]]},&quot;DOI&quot;:&quot;10.1007/978-3-030-30363-1_5&quot;,&quot;ISBN&quot;:&quot;978-3-030-30363-1&quot;,&quot;URL&quot;:&quot;https://link.springer.com/chapter/10.1007/978-3-030-30363-1_5&quot;,&quot;issued&quot;:{&quot;date-parts&quot;:[[2019,10,1]]},&quot;page&quot;:&quot;85-111&quot;,&quot;abstract&quot;:&quot;Transposable elements (TEs) are selfish genetic sequences that proliferate in the host genomes by spreading their copies in new genomic locations. TEs reside in the genomes of all groups of living organisms. TE sequences may be recruited by the host cells to serve as...&quot;,&quot;publisher&quot;:&quot;Springer, Cham&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container-title-short&quot;:&quot;Front. Immunol.&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0f36aad8-b158-3c04-85ce-4a53680da913&quot;,&quot;itemData&quot;:{&quot;type&quot;:&quot;article-journal&quot;,&quot;id&quot;:&quot;0f36aad8-b158-3c04-85ce-4a53680da913&quot;,&quot;title&quot;:&quot;Joint analysis of human retroelements-linked histone modification profiles reveals quickly evolving molecular processes connected with cancer&quot;,&quot;author&quot;:[{&quot;family&quot;:&quot;Nikitin&quot;,&quot;given&quot;:&quot;Daniil&quot;,&quot;parse-names&quot;:false,&quot;dropping-particle&quot;:&quot;&quot;,&quot;non-dropping-particle&quot;:&quot;&quot;}],&quot;accessed&quot;:{&quot;date-parts&quot;:[[2026,1,30]]},&quot;DOI&quot;:&quot;10.1101/2025.09.24.677146&quot;,&quot;URL&quot;:&quot;https://europepmc.org/article/ppr/ppr1091873&quot;,&quot;issued&quot;:{&quot;date-parts&quot;:[[2025,9,27]]},&quot;abstract&quot;:&quot;&lt;p&gt;Human retroelements (REs), which comprise approximately 40% of the genome, have played a pivotal role in the evolution of key molecular processes, such as placental development, by introducing novel regulatory elements near host gene promoters and enhancers. Despite their genomic abundance and regulatory influence, the functional trajectories of REs remain poorly understood. Here, leveraging ChIP-seq profiles of histone modifications (H3K4me1, H3K4me3, H3K9ac, H3K27ac, H3K27me3, and H3K9me3) from five human cell lines deposited in the ENCODE database, we systematically ranked the regulatory impact of REs across 25,075 human genes. Gene sets enriched for promoter- and enhancer-associated RE-linked regulatory sites were identified. Consensus gene sets across cell lines were found to be associated with pathways involved in cancer progression, specifically chronic myeloid leukemia and small cell lung cancer, as well as with host defense responses to infection with human T-cell lymphotropic virus type 1. These findings provide new insights into recent human evolution and highlight the ongoing influence of selfish genetic elements on genome regulation and disease susceptibility.&lt;/p&gt;&quot;,&quot;container-title-short&quot;:&quot;&quot;},&quot;isTemporary&quot;:false}]},{&quot;citationID&quot;:&quot;MENDELEY_CITATION_f8f14ed8-fce2-4711-ae5b-ec0ce614b5bd&quot;,&quot;properties&quot;:{&quot;noteIndex&quot;:0},&quot;isEdited&quot;:false,&quot;manualOverride&quot;:{&quot;isManuallyOverridden&quot;:false,&quot;citeprocText&quot;:&quot;(18)&quot;,&quot;manualOverrideText&quot;:&quot;&quot;},&quot;citationTag&quot;:&quot;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quot;,&quot;citationItems&quot;:[{&quot;id&quot;:&quot;9345dc78-f2dc-3b47-b5d5-13d6bba606ad&quot;,&quot;itemData&quot;:{&quot;type&quot;:&quot;article-journal&quot;,&quot;id&quot;:&quot;9345dc78-f2dc-3b47-b5d5-13d6bba606ad&quot;,&quot;title&quot;:&quot;The 5′ truncation of retrotransposon L1: a process of genome integrity&quot;,&quot;author&quot;:[{&quot;family&quot;:&quot;Levin&quot;,&quot;given&quot;:&quot;Henry L.&quot;,&quot;parse-names&quot;:false,&quot;dropping-particle&quot;:&quot;&quot;,&quot;non-dropping-particle&quot;:&quot;&quot;},{&quot;family&quot;:&quot;Lee&quot;,&quot;given&quot;:&quot;Se Pil&quot;,&quot;parse-names&quot;:false,&quot;dropping-particle&quot;:&quot;&quot;,&quot;non-dropping-particle&quot;:&quot;&quot;},{&quot;family&quot;:&quot;Anand&quot;,&quot;given&quot;:&quot;Abhishek&quot;,&quot;parse-names&quot;:false,&quot;dropping-particle&quot;:&quot;&quot;,&quot;non-dropping-particle&quot;:&quot;&quot;}],&quot;container-title&quot;:&quot;Genetics&quot;,&quot;accessed&quot;:{&quot;date-parts&quot;:[[2026,2,1]]},&quot;DOI&quot;:&quot;10.1093/GENETICS/IYAF202&quot;,&quot;ISSN&quot;:&quot;19432631&quot;,&quot;PMID&quot;:&quot;41159775&quot;,&quot;URL&quot;:&quot;https://dx.doi.org/10.1093/genetics/iyaf202&quot;,&quot;issued&quot;:{&quot;date-parts&quot;:[[2025,12,10]]},&quot;abstract&quot;:&quot;Long interspersed element 1 (LINE1/L1) is a family of non-LTR retrotransposons that is active in mammals and has expanded dramatically to become 17% of the human genome. L1 activity in humans was first discovered as spontaneous insertions resulting in Mendelian disease. In subsequent years, much has been learned about the 2 L1 encoded proteins (ORF1 and ORF2) and host factors involved in transposition. Research describing many aspects of integration has been captured in important review papers. However, we know of no review dedicated to what is perhaps one of the most unusual features of L1, the 5′ truncation that removes most of its sequence in 95% of insertions. Many consider this to be a form of host defense. By removing large portions of L1 during integration, 5′ truncation has limited L1-mediated expansion of the genome by approximately 5 Gb. In this review, we discuss size distribution of 5′ truncations and how this varies depending on the age and subfamily of the element. Of particular value is the recent telomere to telomere assembly of ultra-long sequence reads that document 1 million copies of L1. Studies of L1 integration show that 5′ truncation occurs in germ cells, somatic tissues, and cancer cells. In addition, nonhuman primates, rodents, insects, and yeast contain L1 family elements that exhibit 5′ truncation. Experiments have identified host factors that restrict transposition activity and have led to compelling proposals for how 5′ truncation occurs. The proposed mechanisms and their implications are discussed.&quot;,&quot;publisher&quot;:&quot;Oxford Academic&quot;,&quot;issue&quot;:&quot;4&quot;,&quot;volume&quot;:&quot;231&quot;,&quot;container-title-short&quot;:&quot;Genetics&quot;},&quot;isTemporary&quot;:false}]},{&quot;citationID&quot;:&quot;MENDELEY_CITATION_a7eee5e2-216a-4bcd-9b3c-23357f5f6db6&quot;,&quot;properties&quot;:{&quot;noteIndex&quot;:0},&quot;isEdited&quot;:false,&quot;manualOverride&quot;:{&quot;isManuallyOverridden&quot;:false,&quot;citeprocText&quot;:&quot;(19)&quot;,&quot;manualOverrideText&quot;:&quot;&quot;},&quot;citationTag&quot;:&quot;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quot;,&quot;citationItems&quot;:[{&quot;id&quot;:&quot;3b71be37-8abd-3a9c-89e1-f2c4fa4f7565&quot;,&quot;itemData&quot;:{&quot;type&quot;:&quot;article-journal&quot;,&quot;id&quot;:&quot;3b71be37-8abd-3a9c-89e1-f2c4fa4f7565&quot;,&quot;title&quot;:&quot;Colocalization analyses of genomic elements: approaches, recommendations and challenges&quot;,&quot;author&quot;:[{&quot;family&quot;:&quot;Kanduri&quot;,&quot;given&quot;:&quot;Chakravarthi&quot;,&quot;parse-names&quot;:false,&quot;dropping-particle&quot;:&quot;&quot;,&quot;non-dropping-particle&quot;:&quot;&quot;},{&quot;family&quot;:&quot;Bock&quot;,&quot;given&quot;:&quot;Christoph&quot;,&quot;parse-names&quot;:false,&quot;dropping-particle&quot;:&quot;&quot;,&quot;non-dropping-particle&quot;:&quot;&quot;},{&quot;family&quot;:&quot;Gundersen&quot;,&quot;given&quot;:&quot;Sveinung&quot;,&quot;parse-names&quot;:false,&quot;dropping-particle&quot;:&quot;&quot;,&quot;non-dropping-particle&quot;:&quot;&quot;},{&quot;family&quot;:&quot;Hovig&quot;,&quot;given&quot;:&quot;Eivind&quot;,&quot;parse-names&quot;:false,&quot;dropping-particle&quot;:&quot;&quot;,&quot;non-dropping-particle&quot;:&quot;&quot;},{&quot;family&quot;:&quot;Sandve&quot;,&quot;given&quot;:&quot;Geir Kjetil&quot;,&quot;parse-names&quot;:false,&quot;dropping-particle&quot;:&quot;&quot;,&quot;non-dropping-particle&quot;:&quot;&quot;}],&quot;container-title&quot;:&quot;Bioinformatics&quot;,&quot;accessed&quot;:{&quot;date-parts&quot;:[[2026,3,27]]},&quot;DOI&quot;:&quot;10.1093/bioinformatics/bty835&quot;,&quot;ISSN&quot;:&quot;14602059&quot;,&quot;PMID&quot;:&quot;30307532&quot;,&quot;URL&quot;:&quot;https://pmc.ncbi.nlm.nih.gov/articles/PMC6499241/&quot;,&quot;issued&quot;:{&quot;date-parts&quot;:[[2018,5,1]]},&quot;page&quot;:&quot;1615&quot;,&quot;abstract&quot;:&quot;Motivation: Many high-throughput methods produce sets of genomic regions as one of their main outputs. Scientists often use genomic colocalization analysis to interpret such region sets, for example to identify interesting enrichments and to understand the interplay between the underlying biological processes. Although widely used, there is little standardization in how these analyses are performed. Different practices can substantially affect the conclusions of colocalization analyses. Results: Here, we describe the different approaches and provide recommendations for performing genomic colocalization analysis, while also discussing common methodological challenges that may influence the conclusions. As illustrated by concrete example cases, careful attention to analysis details is needed in order to meet these challenges and to obtain a robust and biologically meaningful interpretation of genomic region set data.&quot;,&quot;publisher&quot;:&quot;Oxford University Press&quot;,&quot;issue&quot;:&quot;9&quot;,&quot;volume&quot;:&quot;35&quot;,&quot;container-title-short&quot;:&quot;&quot;},&quot;isTemporary&quot;:false}]},{&quot;citationID&quot;:&quot;MENDELEY_CITATION_c00706b4-36ea-4d0e-b4a2-afaffe99a039&quot;,&quot;properties&quot;:{&quot;noteIndex&quot;:0},&quot;isEdited&quot;:false,&quot;manualOverride&quot;:{&quot;isManuallyOverridden&quot;:false,&quot;citeprocText&quot;:&quot;(20–22)&quot;,&quot;manualOverrideText&quot;:&quot;&quot;},&quot;citationTag&quot;:&quot;MENDELEY_CITATION_v3_eyJjaXRhdGlvbklEIjoiTUVOREVMRVlfQ0lUQVRJT05fYzAwNzA2YjQtMzZlYS00ZDBlLWI0YTItYWZhZmZlOTlhMDM5IiwicHJvcGVydGllcyI6eyJub3RlSW5kZXgiOjB9LCJpc0VkaXRlZCI6ZmFsc2UsIm1hbnVhbE92ZXJyaWRlIjp7ImlzTWFudWFsbHlPdmVycmlkZGVuIjpmYWxzZSwiY2l0ZXByb2NUZXh0IjoiKDIw4oCTMjI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1a22aac7-ab9d-3e3b-8ddb-eab069fa28da&quot;,&quot;itemData&quot;:{&quot;type&quot;:&quot;article-journal&quot;,&quot;id&quot;:&quot;1a22aac7-ab9d-3e3b-8ddb-eab069fa28da&quot;,&quot;title&quot;:&quot;Dynamic interactions between transposable elements and their hosts&quot;,&quot;author&quot;:[{&quot;family&quot;:&quot;Levin&quot;,&quot;given&quot;:&quot;Henry L.&quot;,&quot;parse-names&quot;:false,&quot;dropping-particle&quot;:&quot;&quot;,&quot;non-dropping-particle&quot;:&quot;&quot;},{&quot;family&quot;:&quot;Moran&quot;,&quot;given&quot;:&quot;John&quot;,&quot;parse-names&quot;:false,&quot;dropping-particle&quot;:&quot;V.&quot;,&quot;non-dropping-particle&quot;:&quot;&quot;}],&quot;container-title&quot;:&quot;Nature reviews. Genetics&quot;,&quot;accessed&quot;:{&quot;date-parts&quot;:[[2026,1,31]]},&quot;DOI&quot;:&quot;10.1038/NRG3030&quot;,&quot;ISSN&quot;:&quot;14710056&quot;,&quot;PMID&quot;:&quot;21850042&quot;,&quot;URL&quot;:&quot;https://pmc.ncbi.nlm.nih.gov/articles/PMC3192332/&quot;,&quot;issued&quot;:{&quot;date-parts&quot;:[[2011,9]]},&quot;page&quot;:&quot;615&quot;,&quot;abstract&quot;:&quot;Transposable elements (TEs) have a unique ability to mobilize to new genomic locations, and the major advance of second-generation DNA sequencing has provided insights into the dynamic relationship between TEs and their hosts. It now is clear that TEs have adopted diverse strategies - such as specific integration sites or patterns of activity - to thrive in host environments that are replete with mechanisms, such as small RNAs or epigenetic marks, that combat TE amplification. Emerging evidence suggests that TE mobilization might sometimes benefit host genomes by enhancing genetic diversity, although TEs are also implicated in diseases such as cancer. Here, we discuss recent findings about how, where and when TEs insert in diverse organisms. © 2011 Macmillan Publishers Limited. All rights reserved.&quot;,&quot;issue&quot;:&quot;9&quot;,&quot;volume&quot;:&quot;12&quot;,&quot;container-title-short&quot;:&quot;Nat. Rev. Genet.&quot;},&quot;isTemporary&quot;:false},{&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5221d2be-9ed6-4090-9399-2238ccf3cf6f&quot;,&quot;properties&quot;:{&quot;noteIndex&quot;:0},&quot;isEdited&quot;:false,&quot;manualOverride&quot;:{&quot;isManuallyOverridden&quot;:false,&quot;citeprocText&quot;:&quot;(23)&quot;,&quot;manualOverrideText&quot;:&quot;&quot;},&quot;citationTag&quot;:&quot;MENDELEY_CITATION_v3_eyJjaXRhdGlvbklEIjoiTUVOREVMRVlfQ0lUQVRJT05fNTIyMWQyYmUtOWVkNi00MDkwLTkzOTktMjIzOGNjZjNjZjZmIiwicHJvcGVydGllcyI6eyJub3RlSW5kZXgiOjB9LCJpc0VkaXRlZCI6ZmFsc2UsIm1hbnVhbE92ZXJyaWRlIjp7ImlzTWFudWFsbHlPdmVycmlkZGVuIjpmYWxzZSwiY2l0ZXByb2NUZXh0IjoiKDIz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quot;,&quot;citationItems&quot;:[{&quot;id&quot;:&quot;e42c561f-4bc0-3074-a4df-b8d1e2872038&quot;,&quot;itemData&quot;:{&quot;type&quot;:&quot;article-journal&quot;,&quot;id&quot;:&quot;e42c561f-4bc0-3074-a4df-b8d1e2872038&quot;,&quot;title&quot;:&quot;The human L1 promoter: Variable transcription initiation sites and a major impact of upstream flanking sequence on promoter activity&quot;,&quot;author&quot;:[{&quot;family&quot;:&quot;Lavie&quot;,&quot;given&quot;:&quot;Laurence&quot;,&quot;parse-names&quot;:false,&quot;dropping-particle&quot;:&quot;&quot;,&quot;non-dropping-particle&quot;:&quot;&quot;},{&quot;family&quot;:&quot;Maldener&quot;,&quot;given&quot;:&quot;Esther&quot;,&quot;parse-names&quot;:false,&quot;dropping-particle&quot;:&quot;&quot;,&quot;non-dropping-particle&quot;:&quot;&quot;},{&quot;family&quot;:&quot;Brouha&quot;,&quot;given&quot;:&quot;Brook&quot;,&quot;parse-names&quot;:false,&quot;dropping-particle&quot;:&quot;&quot;,&quot;non-dropping-particle&quot;:&quot;&quot;},{&quot;family&quot;:&quot;Meese&quot;,&quot;given&quot;:&quot;Eckert U.&quot;,&quot;parse-names&quot;:false,&quot;dropping-particle&quot;:&quot;&quot;,&quot;non-dropping-particle&quot;:&quot;&quot;},{&quot;family&quot;:&quot;Mayer&quot;,&quot;given&quot;:&quot;Jens&quot;,&quot;parse-names&quot;:false,&quot;dropping-particle&quot;:&quot;&quot;,&quot;non-dropping-particle&quot;:&quot;&quot;}],&quot;container-title&quot;:&quot;Genome Research&quot;,&quot;accessed&quot;:{&quot;date-parts&quot;:[[2026,1,31]]},&quot;DOI&quot;:&quot;10.1101/GR.2745804&quot;,&quot;ISSN&quot;:&quot;10889051&quot;,&quot;PMID&quot;:&quot;15520289&quot;,&quot;URL&quot;:&quot;https://pmc.ncbi.nlm.nih.gov/articles/PMC525683/&quot;,&quot;issued&quot;:{&quot;date-parts&quot;:[[2004,11]]},&quot;page&quot;:&quot;2253&quot;,&quot;abstract&quot;:&quot;Human L1 elements are non-LTR retrotransposons that comprise ∼17% of the human genome. Their 5′-untranslated region (5′-UTR) serves as a promoter for L1 transcription. Now we find that transcription initiation sites are not restricted to nucleoticle +1 but vary considerably in both downstream and upstream directions. Transcription initiating upstream explains additional nucleotides often seen between the 5′-target site duplication and the L1 start site. A higher frequency of G nucleotides observed upstream from the L1 can be explained by reverse transcription of the L1 RNA 5′-CAP, which is further supported by extra Gs seen for full-length HERV-W pseudogenes. We assayed 5′-UTR promoter activities for several full-length human L1 elements, and found that upstream flanking cellular sequences strongly influence the L1 5′-UTR promoter. These sequences either repress or enhance the L1 promoter activity. Therefore, the evolutionary success of a human L1 in producing progeny depends not only on the L1 itself, but also on its genomic integration site. The promoter mechanism of L1 is reminiscent of initiator (lnr) elements that are TATA-less promoters expressing several cellular genes. We suggest that the L1 5′-UTR is able to form an lnr element that reaches into upstream flanking sequence. © 2004 by Cold Spring Harbor Laboratory Press.&quot;,&quot;issue&quot;:&quot;11&quot;,&quot;volume&quot;:&quot;14&quot;,&quot;container-title-short&quot;:&quot;Genome Res.&quot;},&quot;isTemporary&quot;:false}]},{&quot;citationID&quot;:&quot;MENDELEY_CITATION_ffc78f21-4680-457c-8d3e-5b334db43d3f&quot;,&quot;properties&quot;:{&quot;noteIndex&quot;:0},&quot;isEdited&quot;:false,&quot;manualOverride&quot;:{&quot;isManuallyOverridden&quot;:false,&quot;citeprocText&quot;:&quot;(24,25)&quot;,&quot;manualOverrideText&quot;:&quot;&quot;},&quot;citationTag&quot;:&quot;MENDELEY_CITATION_v3_eyJjaXRhdGlvbklEIjoiTUVOREVMRVlfQ0lUQVRJT05fZmZjNzhmMjEtNDY4MC00NTdjLThkM2UtNWIzMzRkYjQzZDNmIiwicHJvcGVydGllcyI6eyJub3RlSW5kZXgiOjB9LCJpc0VkaXRlZCI6ZmFsc2UsIm1hbnVhbE92ZXJyaWRlIjp7ImlzTWFudWFsbHlPdmVycmlkZGVuIjpmYWxzZSwiY2l0ZXByb2NUZXh0IjoiKDI0LDI1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quot;,&quot;citationItems&quot;:[{&quot;id&quot;:&quot;078d60d7-ad41-36eb-b4f4-7c79e2877c22&quot;,&quot;itemData&quot;:{&quot;type&quot;:&quot;article-journal&quot;,&quot;id&quot;:&quot;078d60d7-ad41-36eb-b4f4-7c79e2877c22&quot;,&quot;title&quot;:&quot;Population and clinical genetics of human transposable elements in the (post) genomic era&quot;,&quot;author&quot;:[{&quot;family&quot;:&quot;Rishishwar&quot;,&quot;given&quot;:&quot;Lavanya&quot;,&quot;parse-names&quot;:false,&quot;dropping-particle&quot;:&quot;&quot;,&quot;non-dropping-particle&quot;:&quot;&quot;},{&quot;family&quot;:&quot;Wang&quot;,&quot;given&quot;:&quot;Lu&quot;,&quot;parse-names&quot;:false,&quot;dropping-particle&quot;:&quot;&quot;,&quot;non-dropping-particle&quot;:&quot;&quot;},{&quot;family&quot;:&quot;Clayton&quot;,&quot;given&quot;:&quot;Evan A.&quot;,&quot;parse-names&quot;:false,&quot;dropping-particle&quot;:&quot;&quot;,&quot;non-dropping-particle&quot;:&quot;&quot;},{&quot;family&quot;:&quot;Mariño-Ramírez&quot;,&quot;given&quot;:&quot;Leonardo&quot;,&quot;parse-names&quot;:false,&quot;dropping-particle&quot;:&quot;&quot;,&quot;non-dropping-particle&quot;:&quot;&quot;},{&quot;family&quot;:&quot;McDonald&quot;,&quot;given&quot;:&quot;John F.&quot;,&quot;parse-names&quot;:false,&quot;dropping-particle&quot;:&quot;&quot;,&quot;non-dropping-particle&quot;:&quot;&quot;},{&quot;family&quot;:&quot;Jordan&quot;,&quot;given&quot;:&quot;I. King&quot;,&quot;parse-names&quot;:false,&quot;dropping-particle&quot;:&quot;&quot;,&quot;non-dropping-particle&quot;:&quot;&quot;}],&quot;container-title&quot;:&quot;Mobile Genetic Elements&quot;,&quot;accessed&quot;:{&quot;date-parts&quot;:[[2026,1,31]]},&quot;DOI&quot;:&quot;10.1080/2159256X.2017.1280116&quot;,&quot;PMID&quot;:&quot;28228978&quot;,&quot;URL&quot;:&quot;https://pmc.ncbi.nlm.nih.gov/articles/PMC5305044/&quot;,&quot;issued&quot;:{&quot;date-parts&quot;:[[2017,1,2]]},&quot;page&quot;:&quot;1&quot;,&quot;abstract&quot;:&quot;Recent technological developments-in genomics, bioinformatics and high-throughput experimental techniques-are providing opportunities to study ongoing human transposable element (TE) activity at an unprecedented level of detail. It is now possible to characterize genome-wide collections of TE insertion sites for multiple human individuals, within and between populations, and for a variety of tissue types. Comparison of TE insertion site profiles between individuals captures the germline activity of TEs and reveals insertion site variants that segregate as polymorphisms among human populations, whereas comparison among tissue types ascertains somatic TE activity that generates cellular heterogeneity. In this review, we provide an overview of these new technologies and explore their implications for population and clinical genetic studies of human TEs. We cover both recent published results on human TE insertion activity as well as the prospects for future TE studies related to human evolution and health.&quot;,&quot;publisher&quot;:&quot;Informa UK Limited&quot;,&quot;issue&quot;:&quot;1&quot;,&quot;volume&quot;:&quot;7&quot;,&quot;container-title-short&quot;:&quot;Mob. Genet. Elements&quot;},&quot;isTemporary&quot;:false},{&quot;id&quot;:&quot;08b1680c-d2c6-3a92-a164-2757038ec942&quot;,&quot;itemData&quot;:{&quot;type&quot;:&quot;article-journal&quot;,&quot;id&quot;:&quot;08b1680c-d2c6-3a92-a164-2757038ec942&quot;,&quot;title&quot;:&quot;Effective population size does not explain long-term variation in genome size and transposable element content in animals&quot;,&quot;author&quot;:[{&quot;family&quot;:&quot;Marino&quot;,&quot;given&quot;:&quot;Alba&quot;,&quot;parse-names&quot;:false,&quot;dropping-particle&quot;:&quot;&quot;,&quot;non-dropping-particle&quot;:&quot;&quot;},{&quot;family&quot;:&quot;Debaecker&quot;,&quot;given&quot;:&quot;Gautier&quot;,&quot;parse-names&quot;:false,&quot;dropping-particle&quot;:&quot;&quot;,&quot;non-dropping-particle&quot;:&quot;&quot;},{&quot;family&quot;:&quot;Fiston-Lavier&quot;,&quot;given&quot;:&quot;Anna-Sophie&quot;,&quot;parse-names&quot;:false,&quot;dropping-particle&quot;:&quot;&quot;,&quot;non-dropping-particle&quot;:&quot;&quot;},{&quot;family&quot;:&quot;Haudry&quot;,&quot;given&quot;:&quot;Annabelle&quot;,&quot;parse-names&quot;:false,&quot;dropping-particle&quot;:&quot;&quot;,&quot;non-dropping-particle&quot;:&quot;&quot;},{&quot;family&quot;:&quot;Nabholz&quot;,&quot;given&quot;:&quot;Benoit&quot;,&quot;parse-names&quot;:false,&quot;dropping-particle&quot;:&quot;&quot;,&quot;non-dropping-particle&quot;:&quot;&quot;}],&quot;container-title&quot;:&quot;eLife&quot;,&quot;accessed&quot;:{&quot;date-parts&quot;:[[2026,1,31]]},&quot;DOI&quot;:&quot;10.7554/ELIFE.100574.1&quot;,&quot;URL&quot;:&quot;https://elifesciences.org/reviewed-preprints/100574&quot;,&quot;issued&quot;:{&quot;date-parts&quot;:[[2024,9,11]]},&quot;abstract&quot;:&quot;Animal genomes exhibit a remarkable variation in size, but the evolutionary forces responsible for such variation are still debated. As the effective population size (Ne) reflects the intensity of genetic drift, it is expected to be a key determinant of the fixation rate of nearly-neutral mutations. Accordingly, the Mutational Hazard Hypothesis postulates lineages with low Ne to have bigger genome sizes due to the accumulation of slightly deleterious transposable elements (TEs), and those with high Ne to maintain streamlined genomes as a consequence of a more effective selection against TEs. However, the existence of both empirical confirmation and refutation using different methods and different scales precludes its general validation. Using high-quality public data, we estimated genome size, TE content and rate of non-synonymous to synonymous substitutions (dN/dS) as Ne proxy for 807 species including vertebrates, molluscs and insects. After collecting available life-history traits, we tested the associations among population size proxies, TE content and genome size, while accounting for phylogenetic non-independence. Our results confirm TEs as major drivers of genome size variation, and endorse life-history traits and dN/dS as reliable proxies for Ne. However, we do not find any evidence for increased drift to result in an accumulation of TEs across animals. Within more closely related clades, only a few isolated and weak associations emerge in fishes and birds. Our results outline a scenario where TE dynamics vary according to lineage-specific patterns, lending no support for genetic drift as the predominant force driving long-term genome size evolution in animals.&quot;,&quot;publisher&quot;:&quot;eLife Sciences Publications Limited&quot;,&quot;volume&quot;:&quot;13&quot;,&quot;container-title-short&quot;:&quot;Elife&quot;},&quot;isTemporary&quot;:false}]},{&quot;citationID&quot;:&quot;MENDELEY_CITATION_c4fff364-2251-489c-b107-658becbe3aa7&quot;,&quot;properties&quot;:{&quot;noteIndex&quot;:0},&quot;isEdited&quot;:false,&quot;manualOverride&quot;:{&quot;isManuallyOverridden&quot;:false,&quot;citeprocText&quot;:&quot;(26,27)&quot;,&quot;manualOverrideText&quot;:&quot;&quot;},&quot;citationTag&quot;:&quot;MENDELEY_CITATION_v3_eyJjaXRhdGlvbklEIjoiTUVOREVMRVlfQ0lUQVRJT05fYzRmZmYzNjQtMjI1MS00ODljLWIxMDctNjU4YmVjYmUzYWE3IiwicHJvcGVydGllcyI6eyJub3RlSW5kZXgiOjB9LCJpc0VkaXRlZCI6ZmFsc2UsIm1hbnVhbE92ZXJyaWRlIjp7ImlzTWFudWFsbHlPdmVycmlkZGVuIjpmYWxzZSwiY2l0ZXByb2NUZXh0IjoiKDI2LDI3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id&quot;:&quot;bef00aad-2e70-3baa-9c91-3018258d4c86&quot;,&quot;itemData&quot;:{&quot;type&quot;:&quot;article-journal&quot;,&quot;id&quot;:&quot;bef00aad-2e70-3baa-9c91-3018258d4c86&quot;,&quot;title&quot;:&quot;The Constructive Neutral Evolution of Behaviour&quot;,&quot;author&quot;:[{&quot;family&quot;:&quot;Catherall-Ostler&quot;,&quot;given&quot;:&quot;Andrew M.&quot;,&quot;parse-names&quot;:false,&quot;dropping-particle&quot;:&quot;&quot;,&quot;non-dropping-particle&quot;:&quot;&quot;},{&quot;family&quot;:&quot;Dixit&quot;,&quot;given&quot;:&quot;Tanmay&quot;,&quot;parse-names&quot;:false,&quot;dropping-particle&quot;:&quot;&quot;,&quot;non-dropping-particle&quot;:&quot;&quot;}],&quot;container-title&quot;:&quot;Ecology and Evolution&quot;,&quot;accessed&quot;:{&quot;date-parts&quot;:[[2026,1,31]]},&quot;DOI&quot;:&quot;10.1002/ECE3.71736&quot;,&quot;ISSN&quot;:&quot;20457758&quot;,&quot;PMID&quot;:&quot;40641486&quot;,&quot;URL&quot;:&quot;https://pmc.ncbi.nlm.nih.gov/articles/PMC12245481/&quot;,&quot;issued&quot;:{&quot;date-parts&quot;:[[2025,7,1]]},&quot;page&quot;:&quot;e71736&quot;,&quot;abstract&quot;:&quot;There is an unrecognised disagreement between those studying molecular evolution and those studying behavioural evolution. Only natural selection is ordinarily thought to systematically increase behavioural complexity, but molecular biologists are increasingly recognising a second driver of complexity—constructive neutral evolution (CNE). CNE occurs when a system contains components that buffer the effects of otherwise-deleterious mutations, allowing such mutations to spread. This increases the complexity of the system due to the dependency that now exists between the buffering component and the mutated component. A probabilistic ‘ratchet’ means this process is more likely to repeat itself than reverse, and hence complexity increases without necessarily any gain in function. Here, we argue that CNE operates not only at the molecular level, but also affects whole organism behaviour. We suggest that behaviour's polygenic architecture, flexibility, and ability to mitigate the impact of otherwise-deleterious mutations mean that behaviour is particularly likely to evolve via CNE. We summarise the evidence that supports this hypothesis as well as suggesting how it could be tested further. We conclude that CNE must be considered alongside selective explanations for increases in behavioural complexity.&quot;,&quot;publisher&quot;:&quot;John Wiley and Sons Ltd&quot;,&quot;issue&quot;:&quot;7&quot;,&quot;volume&quot;:&quot;15&quot;,&quot;container-title-short&quot;:&quot;Ecol. Evol.&quot;},&quot;isTemporary&quot;:false}]},{&quot;citationID&quot;:&quot;MENDELEY_CITATION_553652af-c1d5-4ecc-aa37-063498c3672a&quot;,&quot;properties&quot;:{&quot;noteIndex&quot;:0},&quot;isEdited&quot;:false,&quot;manualOverride&quot;:{&quot;isManuallyOverridden&quot;:false,&quot;citeprocText&quot;:&quot;(28)&quot;,&quot;manualOverrideText&quot;:&quot;&quot;},&quot;citationTag&quot;:&quot;MENDELEY_CITATION_v3_eyJjaXRhdGlvbklEIjoiTUVOREVMRVlfQ0lUQVRJT05fNTUzNjUyYWYtYzFkNS00ZWNjLWFhMzctMDYzNDk4YzM2NzJhIiwicHJvcGVydGllcyI6eyJub3RlSW5kZXgiOjB9LCJpc0VkaXRlZCI6ZmFsc2UsIm1hbnVhbE92ZXJyaWRlIjp7ImlzTWFudWFsbHlPdmVycmlkZGVuIjpmYWxzZSwiY2l0ZXByb2NUZXh0IjoiKDI4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quot;,&quot;citationItems&quot;:[{&quot;id&quot;:&quot;7d8b2d4d-8c4d-3746-9f19-b11cf72b4c8e&quot;,&quot;itemData&quot;:{&quot;type&quot;:&quot;article-journal&quot;,&quot;id&quot;:&quot;7d8b2d4d-8c4d-3746-9f19-b11cf72b4c8e&quot;,&quot;title&quot;:&quot;Transposable Elements in the Evolution of Gene Regulatory Networks&quot;,&quot;author&quot;:[{&quot;family&quot;:&quot;Pirogov&quot;,&quot;given&quot;:&quot;S. A.&quot;,&quot;parse-names&quot;:false,&quot;dropping-particle&quot;:&quot;&quot;,&quot;non-dropping-particle&quot;:&quot;&quot;},{&quot;family&quot;:&quot;Maksimenko&quot;,&quot;given&quot;:&quot;O. G.&quot;,&quot;parse-names&quot;:false,&quot;dropping-particle&quot;:&quot;&quot;,&quot;non-dropping-particle&quot;:&quot;&quot;},{&quot;family&quot;:&quot;Georgiev&quot;,&quot;given&quot;:&quot;P. G.&quot;,&quot;parse-names&quot;:false,&quot;dropping-particle&quot;:&quot;&quot;,&quot;non-dropping-particle&quot;:&quot;&quot;}],&quot;container-title&quot;:&quot;Russian Journal of Genetics 2019 55:1&quot;,&quot;accessed&quot;:{&quot;date-parts&quot;:[[2026,1,31]]},&quot;DOI&quot;:&quot;10.1134/S1022795419010113&quot;,&quot;ISSN&quot;:&quot;1608-3369&quot;,&quot;URL&quot;:&quot;https://link.springer.com/article/10.1134/S1022795419010113&quot;,&quot;issued&quot;:{&quot;date-parts&quot;:[[2019,4,15]]},&quot;page&quot;:&quot;24-34&quot;,&quot;abstract&quot;:&quot;Over the past decade, there has been an active study of the interactions between the population of transposable elements (TEs) and the rest of the genome. Many regulatory sequences of TEs have been used for different genes regulation and genome organization. These regulatory sequences can be transcription factor binding sites, enhancers, and insulators. TEs may contain promoters that can be domesticated during substitution of original gene promoters or during de novo formation of long noncoding RNAs. In addition, there are many examples of domestication of TE-encoded proteins, for example, transposases, proteases, and Gag proteins. This review highlights the role of TEs in the evolution of gene regulatory networks and the principles determining it.&quot;,&quot;publisher&quot;:&quot;Springer&quot;,&quot;issue&quot;:&quot;1&quot;,&quot;volume&quot;:&quot;55&quot;,&quot;container-title-short&quot;:&quot;&quot;},&quot;isTemporary&quot;:false}]},{&quot;citationID&quot;:&quot;MENDELEY_CITATION_9be6a1aa-e3b9-4e9f-97cb-200d99573b1f&quot;,&quot;properties&quot;:{&quot;noteIndex&quot;:0},&quot;isEdited&quot;:false,&quot;manualOverride&quot;:{&quot;isManuallyOverridden&quot;:false,&quot;citeprocText&quot;:&quot;(29)&quot;,&quot;manualOverrideText&quot;:&quot;&quot;},&quot;citationTag&quot;:&quot;MENDELEY_CITATION_v3_eyJjaXRhdGlvbklEIjoiTUVOREVMRVlfQ0lUQVRJT05fOWJlNmExYWEtZTNiOS00ZTlmLTk3Y2ItMjAwZDk5NTczYjFmIiwicHJvcGVydGllcyI6eyJub3RlSW5kZXgiOjB9LCJpc0VkaXRlZCI6ZmFsc2UsIm1hbnVhbE92ZXJyaWRlIjp7ImlzTWFudWFsbHlPdmVycmlkZGVuIjpmYWxzZSwiY2l0ZXByb2NUZXh0IjoiKDI5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quot;,&quot;citationItems&quot;:[{&quot;id&quot;:&quot;1c177864-b070-3e0b-b500-0e385007cc35&quot;,&quot;itemData&quot;:{&quot;type&quot;:&quot;article-journal&quot;,&quot;id&quot;:&quot;1c177864-b070-3e0b-b500-0e385007cc35&quot;,&quot;title&quot;:&quot;Remodeling of XIST regulatory landscape during primate evolution&quot;,&quot;author&quot;:[{&quot;family&quot;:&quot;Cazottes&quot;,&quot;given&quot;:&quot;Emmanuel&quot;,&quot;parse-names&quot;:false,&quot;dropping-particle&quot;:&quot;&quot;,&quot;non-dropping-particle&quot;:&quot;&quot;},{&quot;family&quot;:&quot;Alfeghaly&quot;,&quot;given&quot;:&quot;Charbel&quot;,&quot;parse-names&quot;:false,&quot;dropping-particle&quot;:&quot;&quot;,&quot;non-dropping-particle&quot;:&quot;&quot;},{&quot;family&quot;:&quot;Rognard&quot;,&quot;given&quot;:&quot;Cloé&quot;,&quot;parse-names&quot;:false,&quot;dropping-particle&quot;:&quot;&quot;,&quot;non-dropping-particle&quot;:&quot;&quot;},{&quot;family&quot;:&quot;Necsulea&quot;,&quot;given&quot;:&quot;Anamaria&quot;,&quot;parse-names&quot;:false,&quot;dropping-particle&quot;:&quot;&quot;,&quot;non-dropping-particle&quot;:&quot;&quot;},{&quot;family&quot;:&quot;Loda&quot;,&quot;given&quot;:&quot;Agnese&quot;,&quot;parse-names&quot;:false,&quot;dropping-particle&quot;:&quot;&quot;,&quot;non-dropping-particle&quot;:&quot;&quot;},{&quot;family&quot;:&quot;Castel&quot;,&quot;given&quot;:&quot;Gaël&quot;,&quot;parse-names&quot;:false,&quot;dropping-particle&quot;:&quot;&quot;,&quot;non-dropping-particle&quot;:&quot;&quot;},{&quot;family&quot;:&quot;Villacorta&quot;,&quot;given&quot;:&quot;Laura&quot;,&quot;parse-names&quot;:false,&quot;dropping-particle&quot;:&quot;&quot;,&quot;non-dropping-particle&quot;:&quot;&quot;},{&quot;family&quot;:&quot;Dong&quot;,&quot;given&quot;:&quot;Michael&quot;,&quot;parse-names&quot;:false,&quot;dropping-particle&quot;:&quot;&quot;,&quot;non-dropping-particle&quot;:&quot;&quot;},{&quot;family&quot;:&quot;Heard&quot;,&quot;given&quot;:&quot;Edith&quot;,&quot;parse-names&quot;:false,&quot;dropping-particle&quot;:&quot;&quot;,&quot;non-dropping-particle&quot;:&quot;&quot;},{&quot;family&quot;:&quot;Aksoy&quot;,&quot;given&quot;:&quot;Irène&quot;,&quot;parse-names&quot;:false,&quot;dropping-particle&quot;:&quot;&quot;,&quot;non-dropping-particle&quot;:&quot;&quot;},{&quot;family&quot;:&quot;Savatier&quot;,&quot;given&quot;:&quot;Pierre&quot;,&quot;parse-names&quot;:false,&quot;dropping-particle&quot;:&quot;&quot;,&quot;non-dropping-particle&quot;:&quot;&quot;},{&quot;family&quot;:&quot;Morey&quot;,&quot;given&quot;:&quot;Céline&quot;,&quot;parse-names&quot;:false,&quot;dropping-particle&quot;:&quot;&quot;,&quot;non-dropping-particle&quot;:&quot;&quot;},{&quot;family&quot;:&quot;Rougeulle&quot;,&quot;given&quot;:&quot;Claire&quot;,&quot;parse-names&quot;:false,&quot;dropping-particle&quot;:&quot;&quot;,&quot;non-dropping-particle&quot;:&quot;&quot;}],&quot;container-title&quot;:&quot;Science advances&quot;,&quot;accessed&quot;:{&quot;date-parts&quot;:[[2026,1,31]]},&quot;DOI&quot;:&quot;10.1126/SCIADV.ADW5839;ISSUE:ISSUE:DOI&quot;,&quot;ISSN&quot;:&quot;23752548&quot;,&quot;PMID&quot;:&quot;41544163&quot;,&quot;URL&quot;:&quot;/doi/pdf/10.1126/sciadv.adw5839?download=true&quot;,&quot;issued&quot;:{&quot;date-parts&quot;:[[2026,1,16]]},&quot;page&quot;:&quot;eadw5839&quot;,&quot;abstract&quot;:&quot;Unraveling how gene regulations are remodeled during evolution is central to understanding how biological processes evolve. We explored this question in the frame of X-chromosome inactivation, a process under strong selective constraint, governed by the XIST lncRNA and its cis-regulators. Using functional approaches on closely related primate species, we show that XIST regulation has uniquely diverged over a short evolutionary timescale. In human and marmoset embryonic stem cells (ESCs), the JPX lncRNA gene is a major regulator of XIST expression. In contrast, JPX has a minor effect on XIST in macaque ESCs, where it acts together with a macaque-specific enhancer. This occurs within a reshuffled 3D organization of the XIST neighborhood triggered by the insertion of a HERVK transposon in the macaque lineage. Retrospective sequence comparisons revealed that many XIST regulators are not evolutionarily constrained, supporting the hypothesis that neutrally evolving noncoding elements harbor adaptive potential. These results illuminate how evolutionary recent elements are integrated into preexisting regulatory landscapes.&quot;,&quot;publisher&quot;:&quot;American Association for the Advancement of Science&quot;,&quot;issue&quot;:&quot;3&quot;,&quot;volume&quot;:&quot;12&quot;,&quot;container-title-short&quot;:&quot;Sci. Adv.&quot;},&quot;isTemporary&quot;:false}]},{&quot;citationID&quot;:&quot;MENDELEY_CITATION_82da40d4-d08e-4168-bb65-ff229ba0bd27&quot;,&quot;properties&quot;:{&quot;noteIndex&quot;:0},&quot;isEdited&quot;:false,&quot;manualOverride&quot;:{&quot;isManuallyOverridden&quot;:false,&quot;citeprocText&quot;:&quot;(30,31)&quot;,&quot;manualOverrideText&quot;:&quot;&quot;},&quot;citationTag&quot;:&quot;MENDELEY_CITATION_v3_eyJjaXRhdGlvbklEIjoiTUVOREVMRVlfQ0lUQVRJT05fODJkYTQwZDQtZDA4ZS00MTY4LWJiNjUtZmYyMjliYTBiZDI3IiwicHJvcGVydGllcyI6eyJub3RlSW5kZXgiOjB9LCJpc0VkaXRlZCI6ZmFsc2UsIm1hbnVhbE92ZXJyaWRlIjp7ImlzTWFudWFsbHlPdmVycmlkZGVuIjpmYWxzZSwiY2l0ZXByb2NUZXh0IjoiKDMwLDMx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32ad829f-7fd7-4099-9210-7e287fde2d5f&quot;,&quot;properties&quot;:{&quot;noteIndex&quot;:0},&quot;isEdited&quot;:false,&quot;manualOverride&quot;:{&quot;isManuallyOverridden&quot;:false,&quot;citeprocText&quot;:&quot;(21,22)&quot;,&quot;manualOverrideText&quot;:&quot;&quot;},&quot;citationTag&quot;:&quot;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34d5654d-6532-4a23-bf0c-e784b7b63bbe&quot;,&quot;properties&quot;:{&quot;noteIndex&quot;:0},&quot;isEdited&quot;:false,&quot;manualOverride&quot;:{&quot;isManuallyOverridden&quot;:false,&quot;citeprocText&quot;:&quot;(31)&quot;,&quot;manualOverrideText&quot;:&quot;&quot;},&quot;citationTag&quot;:&quot;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quot;,&quot;citationItems&quot;:[{&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5b1b31ad-31c0-496c-9812-b6bd9f96f174&quot;,&quot;properties&quot;:{&quot;noteIndex&quot;:0},&quot;isEdited&quot;:false,&quot;manualOverride&quot;:{&quot;isManuallyOverridden&quot;:false,&quot;citeprocText&quot;:&quot;(30)&quot;,&quot;manualOverrideText&quot;:&quot;&quot;},&quot;citationTag&quot;:&quot;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4df412aa-5024-42c1-89f8-bb5c7a1a7212&quot;,&quot;properties&quot;:{&quot;noteIndex&quot;:0},&quot;isEdited&quot;:false,&quot;manualOverride&quot;:{&quot;isManuallyOverridden&quot;:false,&quot;citeprocText&quot;:&quot;(32)&quot;,&quot;manualOverrideText&quot;:&quot;&quot;},&quot;citationTag&quot;:&quot;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quot;,&quot;citationItems&quot;:[{&quot;id&quot;:&quot;5a746fe8-50cb-39ff-b7d9-c528fc7c6fcf&quot;,&quot;itemData&quot;:{&quot;type&quot;:&quot;article-journal&quot;,&quot;id&quot;:&quot;5a746fe8-50cb-39ff-b7d9-c528fc7c6fcf&quot;,&quot;title&quot;:&quot;The Genomic Distribution of L1 Elements: The Role of Insertion Bias and Natural Selection&quot;,&quot;author&quot;:[{&quot;family&quot;:&quot;Graham&quot;,&quot;given&quot;:&quot;Todd&quot;,&quot;parse-names&quot;:false,&quot;dropping-particle&quot;:&quot;&quot;,&quot;non-dropping-particle&quot;:&quot;&quot;},{&quot;family&quot;:&quot;Boissinot&quot;,&quot;given&quot;:&quot;Stephane&quot;,&quot;parse-names&quot;:false,&quot;dropping-particle&quot;:&quot;&quot;,&quot;non-dropping-particle&quot;:&quot;&quot;}],&quot;container-title&quot;:&quot;Journal of Biomedicine and Biotechnology&quot;,&quot;accessed&quot;:{&quot;date-parts&quot;:[[2026,1,31]]},&quot;DOI&quot;:&quot;10.1155/JBB/2006/75327&quot;,&quot;ISSN&quot;:&quot;11107243&quot;,&quot;PMID&quot;:&quot;16877820&quot;,&quot;URL&quot;:&quot;https://pmc.ncbi.nlm.nih.gov/articles/PMC1510949/&quot;,&quot;issued&quot;:{&quot;date-parts&quot;:[[2006]]},&quot;page&quot;:&quot;75327&quot;,&quot;abstract&quot;:&quot;LINE-1 (L1) retrotransposons constitute the most successful family of retroelements in mammals and account for as much as 20% of mammalian DNA. L1 elements can be found in all genomic regions but they are far more abundant in AT-rich, gene-poor, and low-recombining regions of the genome. In addition, the sex chromosomes and some genes seem disproportionately enriched in L1 elements. Insertion bias and selective processes can both account for this biased distribution of L1 elements. L1 elements do not appear to insert randomly in the genome and this insertion bias can at least partially explain the genomic distribution of L1. The contrasted distribution of L1 and Alu elements suggests that postinsertional processes play a major role in shaping L1 distribution. The most likely mechanism is the loss of recently integrated L1 elements that are deleterious (negative selection) either because of disruption of gene function or their ability to mediate ectopic recombination. By comparison, the retention of L1 elements because of some positive effect is limited to a small fraction of the genome. Understanding the respective importance of insertion bias and selection will require a better knowledge of insertion mechanisms and the dynamics of L1 inserts in populations. Copyright © 2006 T. Graham and S. Boissinot.&quot;,&quot;volume&quot;:&quot;2006&quot;,&quot;container-title-short&quot;:&quot;J. Biomed. Biotechnol.&quot;},&quot;isTemporary&quot;:false}]},{&quot;citationID&quot;:&quot;MENDELEY_CITATION_3d7a316b-1d3c-4a9e-9d1f-5ad6597df270&quot;,&quot;properties&quot;:{&quot;noteIndex&quot;:0},&quot;isEdited&quot;:false,&quot;manualOverride&quot;:{&quot;isManuallyOverridden&quot;:false,&quot;citeprocText&quot;:&quot;(33)&quot;,&quot;manualOverrideText&quot;:&quot;&quot;},&quot;citationTag&quot;:&quot;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abd09e0-db32-499a-b921-a9ec3564e620&quot;,&quot;properties&quot;:{&quot;noteIndex&quot;:0},&quot;isEdited&quot;:false,&quot;manualOverride&quot;:{&quot;isManuallyOverridden&quot;:false,&quot;citeprocText&quot;:&quot;(34)&quot;,&quot;manualOverrideText&quot;:&quot;&quot;},&quot;citationTag&quot;:&quot;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quot;,&quot;citationItems&quot;:[{&quot;id&quot;:&quot;9051c3a9-24f7-3ba8-87d0-85912f544abe&quot;,&quot;itemData&quot;:{&quot;type&quot;:&quot;article-journal&quot;,&quot;id&quot;:&quot;9051c3a9-24f7-3ba8-87d0-85912f544abe&quot;,&quot;title&quot;:&quot;Recently integrated Alu retrotransposons are essentially neutral residents of the human genome&quot;,&quot;author&quot;:[{&quot;family&quot;:&quot;Cordaux&quot;,&quot;given&quot;:&quot;Richard&quot;,&quot;parse-names&quot;:false,&quot;dropping-particle&quot;:&quot;&quot;,&quot;non-dropping-particle&quot;:&quot;&quot;},{&quot;family&quot;:&quot;Lee&quot;,&quot;given&quot;:&quot;Jungnam&quot;,&quot;parse-names&quot;:false,&quot;dropping-particle&quot;:&quot;&quot;,&quot;non-dropping-particle&quot;:&quot;&quot;},{&quot;family&quot;:&quot;Dinoso&quot;,&quot;given&quot;:&quot;Liv&quot;,&quot;parse-names&quot;:false,&quot;dropping-particle&quot;:&quot;&quot;,&quot;non-dropping-particle&quot;:&quot;&quot;},{&quot;family&quot;:&quot;Batzer&quot;,&quot;given&quot;:&quot;Mark A.&quot;,&quot;parse-names&quot;:false,&quot;dropping-particle&quot;:&quot;&quot;,&quot;non-dropping-particle&quot;:&quot;&quot;}],&quot;container-title&quot;:&quot;Gene&quot;,&quot;accessed&quot;:{&quot;date-parts&quot;:[[2026,1,31]]},&quot;DOI&quot;:&quot;10.1016/j.gene.2006.01.020&quot;,&quot;ISSN&quot;:&quot;03781119&quot;,&quot;PMID&quot;:&quot;16527433&quot;,&quot;URL&quot;:&quot;https://pubmed.ncbi.nlm.nih.gov/16527433/&quot;,&quot;issued&quot;:{&quot;date-parts&quot;:[[2006,5,24]]},&quot;page&quot;:&quot;138-144&quot;,&quot;abstract&quot;:&quot;Alu elements represent the largest family of human mobile elements in copy number. A controversial issue with implications for both Alu biology and human genome evolution is whether selective pressures are affecting Alu elements on a large scale. To address this issue, we analyzed the genomic distribution of the three youngest known human Alu subfamilies (Ya5a2, Ya8 and Yb9) in conjunction with their insertion polymorphism status in the human population, since selection can only act on polymorphic elements. Our results indicate that: (i) polymorphic and fixed recently integrated Alu elements are found in genomic regions whose GC contents are statistically indistinguishable, and (ii) recently integrated Alu elements are inserted randomly, regardless of the GC content of the surrounding genomic DNA. These results provide strong evidence that recently integrated \&quot;young\&quot; Alu elements are not subject to positive or negative selection on a large scale. Therefore, young Alu elements can be regarded as essentially neutral residents of the human genome. These results also imply that selective processes specifically targeting Alu elements can be ruled out as explanations for the accumulation of Alu elements in GC-rich regions of the human genome. © 2006 Elsevier B.V. All rights reserved.&quot;,&quot;publisher&quot;:&quot;Gene&quot;,&quot;issue&quot;:&quot;1-2&quot;,&quot;volume&quot;:&quot;373&quot;,&quot;container-title-short&quot;:&quot;Gene&quot;},&quot;isTemporary&quot;:false}]},{&quot;citationID&quot;:&quot;MENDELEY_CITATION_e84b2140-3874-43e1-900e-45900c20e0aa&quot;,&quot;properties&quot;:{&quot;noteIndex&quot;:0},&quot;isEdited&quot;:false,&quot;manualOverride&quot;:{&quot;isManuallyOverridden&quot;:false,&quot;citeprocText&quot;:&quot;(30)&quot;,&quot;manualOverrideText&quot;:&quot;&quot;},&quot;citationTag&quot;:&quot;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e0173012-5444-4862-94db-a45dbebf6aca&quot;,&quot;properties&quot;:{&quot;noteIndex&quot;:0},&quot;isEdited&quot;:false,&quot;manualOverride&quot;:{&quot;isManuallyOverridden&quot;:false,&quot;citeprocText&quot;:&quot;(35)&quot;,&quot;manualOverrideText&quot;:&quot;&quot;},&quot;citationTag&quot;:&quot;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9098092e-399f-4dbb-a723-8ec4b7eed855&quot;,&quot;properties&quot;:{&quot;noteIndex&quot;:0},&quot;isEdited&quot;:false,&quot;manualOverride&quot;:{&quot;isManuallyOverridden&quot;:false,&quot;citeprocText&quot;:&quot;(36)&quot;,&quot;manualOverrideText&quot;:&quot;&quot;},&quot;citationTag&quot;:&quot;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quot;,&quot;citationItems&quot;:[{&quot;id&quot;:&quot;728b74a0-447b-3413-84ac-a93055bb2586&quot;,&quot;itemData&quot;:{&quot;type&quot;:&quot;article-journal&quot;,&quot;id&quot;:&quot;728b74a0-447b-3413-84ac-a93055bb2586&quot;,&quot;title&quot;:&quot;Transposable element–host genome evolutionary arms race revealed by multi-modal epigenomic profiling in a telomere-to-telomere human genome reference&quot;,&quot;author&quot;:[{&quot;family&quot;:&quot;Nikitin&quot;,&quot;given&quot;:&quot;Daniil&quot;,&quot;parse-names&quot;:false,&quot;dropping-particle&quot;:&quot;&quot;,&quot;non-dropping-particle&quot;:&quot;&quot;}],&quot;container-title&quot;:&quot;bioRxiv&quot;,&quot;accessed&quot;:{&quot;date-parts&quot;:[[2026,4,4]]},&quot;DOI&quot;:&quot;10.64898/2026.03.19.712972&quot;,&quot;ISSN&quot;:&quot;2692-8205&quot;,&quot;URL&quot;:&quot;https://www.biorxiv.org/content/10.64898/2026.03.19.712972v1&quot;,&quot;issued&quot;:{&quot;date-parts&quot;:[[2026,3,23]]},&quot;page&quot;:&quot;2026.03.19.712972&quot;,&quot;abstract&quot;:&quot;For a quarter of a century transposable elements have been recognized as a major component of the human genome, comprising 46.1% according to recent estimates, and as key drivers of regulatory innovation as well as participants in an ongoing evolutionary arms race with host defense systems. Using the newly released T2T ENCODE dataset, we quantified the epigenetic impact of 3.7 million transposable elements across evolutionary time by analyzing seven epigenomic modalities in twelve human cell lines, spanning six transposon classes, 44 families, and 1,122 subfamilies. We show that SVA elements exhibit the strongest signatures of the arms race, characterized by progressive escape from H3K9me3-mediated heterochromatinization accompanied by increased acquisition of CTCF binding and enhancer-associated chromatin marks. Among Alu elements, the AluYb8 and AluYb9 subfamilies display age-dependent accumulation of CTCF binding, while seven LTR subfamilies (HERV16-int, MER11C, LTR43-int, HERVE-int, LTR22C, LTR5_Hs, HERVIP10FH-int) demonstrate dynamic evolutionary behavior within active chromatin, H3K9me3 chromatin and CTCF contexts. We further evaluated the relative contribution of distinct epigenomic modalities to the host–transposable element conflict and found that transposon-driven evolution is dominated by evasion of host-imposed heterochromatinization primarily at H3K9me3 and secondarily at H3K27me3, together with progressive invasion into CTCF-rich regions. In contrast, enhancer, promoter, and H3K36me3 marks appear to play more limited roles. Collectively, these findings deepen our insight into the coevolutionary epigenomic dynamics between human genome and transposable elements and the associated processes driving regulatory innovation.\n\n### Competing Interest Statement\n\nThe authors have declared no competing interest.&quot;,&quot;publisher&quot;:&quot;Cold Spring Harbor Laboratory&quot;,&quot;container-title-short&quot;:&quot;&quot;},&quot;isTemporary&quot;:false}]},{&quot;citationID&quot;:&quot;MENDELEY_CITATION_c14324a5-d0f2-4a59-8c56-d57ee07f04a6&quot;,&quot;properties&quot;:{&quot;noteIndex&quot;:0},&quot;isEdited&quot;:false,&quot;manualOverride&quot;:{&quot;isManuallyOverridden&quot;:false,&quot;citeprocText&quot;:&quot;(37)&quot;,&quot;manualOverrideText&quot;:&quot;&quot;},&quot;citationTag&quot;:&quot;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quot;,&quot;citationItems&quot;:[{&quot;id&quot;:&quot;892955fc-5e3c-33f1-8668-3e560e51c8bd&quot;,&quot;itemData&quot;:{&quot;type&quot;:&quot;article-journal&quot;,&quot;id&quot;:&quot;892955fc-5e3c-33f1-8668-3e560e51c8bd&quot;,&quot;title&quot;:&quot;Genomic features underlie the co-option of SVA transposons as cis-regulatory elements in human pluripotent stem cells&quot;,&quot;author&quot;:[{&quot;family&quot;:&quot;Barnada&quot;,&quot;given&quot;:&quot;Samantha M.&quot;,&quot;parse-names&quot;:false,&quot;dropping-particle&quot;:&quot;&quot;,&quot;non-dropping-particle&quot;:&quot;&quot;},{&quot;family&quot;:&quot;Isopi&quot;,&quot;given&quot;:&quot;Andrew&quot;,&quot;parse-names&quot;:false,&quot;dropping-particle&quot;:&quot;&quot;,&quot;non-dropping-particle&quot;:&quot;&quot;},{&quot;family&quot;:&quot;Tejada-Martinez&quot;,&quot;given&quot;:&quot;Daniela&quot;,&quot;parse-names&quot;:false,&quot;dropping-particle&quot;:&quot;&quot;,&quot;non-dropping-particle&quot;:&quot;&quot;},{&quot;family&quot;:&quot;Goubert&quot;,&quot;given&quot;:&quot;Clément&quot;,&quot;parse-names&quot;:false,&quot;dropping-particle&quot;:&quot;&quot;,&quot;non-dropping-particle&quot;:&quot;&quot;},{&quot;family&quot;:&quot;Patoori&quot;,&quot;given&quot;:&quot;Sruti&quot;,&quot;parse-names&quot;:false,&quot;dropping-particle&quot;:&quot;&quot;,&quot;non-dropping-particle&quot;:&quot;&quot;},{&quot;family&quot;:&quot;Pagliaroli&quot;,&quot;given&quot;:&quot;Luca&quot;,&quot;parse-names&quot;:false,&quot;dropping-particle&quot;:&quot;&quot;,&quot;non-dropping-particle&quot;:&quot;&quot;},{&quot;family&quot;:&quot;Tracewell&quot;,&quot;given&quot;:&quot;Mason&quot;,&quot;parse-names&quot;:false,&quot;dropping-particle&quot;:&quot;&quot;,&quot;non-dropping-particle&quot;:&quot;&quot;},{&quot;family&quot;:&quot;Trizzino&quot;,&quot;given&quot;:&quot;Marco&quot;,&quot;parse-names&quot;:false,&quot;dropping-particle&quot;:&quot;&quot;,&quot;non-dropping-particle&quot;:&quot;&quot;}],&quot;container-title&quot;:&quot;PLoS Genetics&quot;,&quot;accessed&quot;:{&quot;date-parts&quot;:[[2026,2,1]]},&quot;DOI&quot;:&quot;10.1371/JOURNAL.PGEN.1010225&quot;,&quot;ISSN&quot;:&quot;15537404&quot;,&quot;PMID&quot;:&quot;35704668&quot;,&quot;URL&quot;:&quot;https://pmc.ncbi.nlm.nih.gov/articles/PMC9239442/&quot;,&quot;issued&quot;:{&quot;date-parts&quot;:[[2022,6,15]]},&quot;page&quot;:&quot;e1010225&quot;,&quot;abstract&quot;:&quot;Domestication of transposable elements (TEs) into functional cis-regulatory elements is a widespread phenomenon. However, the mechanisms behind why some TEs are co-opted as functional enhancers while others are not are underappreciated. SINE-VNTR-Alus (SVAs) are the youngest group of transposons in the human genome, where ~3,700 copies are annotated, nearly half of which are human-specific. Many studies indicate that SVAs are among the most frequently co-opted TEs in human gene regulation, but the mechanisms underlying such processes have not yet been thoroughly investigated. Here, we leveraged CRISPR-interference (CRISPRi), computational and functional genomics to elucidate the genomic features that underlie SVA domestication into human stem-cell gene regulation. We found that ~750 SVAs are co-opted as functional cis-regulatory elements in human induced pluripotent stem cells. These SVAs are significantly closer to genes and harbor more transcription factor binding sites than non-co-opted SVAs. We show that a long DNA motif composed of flanking YY1/2 and OCT4 binding sites is enriched in the co-opted SVAs and that these two transcription factors bind consecutively on the TE sequence. We used CRISPRi to epigenetically repress active SVAs in stem cell-like NCCIT cells. Epigenetic perturbation of active SVAs strongly attenuated YY1/OCT4 binding and influenced neighboring gene expression. Ultimately, SVA repression resulted in ~3,000 differentially expressed genes, 131 of which were the nearest gene to an annotated SVA. In summary, we demonstrated that SVAs modulate human gene expression, and uncovered that location and sequence composition contribute to SVA domestication into gene regulatory networks.&quot;,&quot;publisher&quot;:&quot;Public Library of Science&quot;,&quot;issue&quot;:&quot;6&quot;,&quot;volume&quot;:&quot;18&quot;,&quot;container-title-short&quot;:&quot;PLoS Genet.&quot;},&quot;isTemporary&quot;:false}]},{&quot;citationID&quot;:&quot;MENDELEY_CITATION_089e0edc-f1b4-4b25-ba15-27e3c5fefe53&quot;,&quot;properties&quot;:{&quot;noteIndex&quot;:0},&quot;isEdited&quot;:false,&quot;manualOverride&quot;:{&quot;isManuallyOverridden&quot;:false,&quot;citeprocText&quot;:&quot;(38)&quot;,&quot;manualOverrideText&quot;:&quot;&quot;},&quot;citationTag&quot;:&quot;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quot;,&quot;citationItems&quot;:[{&quot;id&quot;:&quot;b63aa3de-0d40-35f5-aaa0-ab234bf3e500&quot;,&quot;itemData&quot;:{&quot;type&quot;:&quot;article-journal&quot;,&quot;id&quot;:&quot;b63aa3de-0d40-35f5-aaa0-ab234bf3e500&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DOI&quot;:&quot;10.1007/s00239-021-09996-y&quot;,&quot;ISSN&quot;:&quot;1432-1432&quot;,&quot;URL&quot;:&quot;files/1240/Muñoz-Gómez et al. - 2021 - Constructive Neutral Evolution 20 Years Later.pdf&quot;,&quot;issued&quot;:{&quot;date-parts&quot;:[[2021]]},&quot;page&quot;:&quot;172-182&quot;,&quot;language&quot;:&quot;eng&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issue&quot;:&quot;3&quot;,&quot;volume&quot;:&quot;89&quot;,&quot;container-title-short&quot;:&quot;J. Mol. Evol.&quot;},&quot;isTemporary&quot;:false}]},{&quot;citationID&quot;:&quot;MENDELEY_CITATION_263bb67d-577e-452c-9211-195028390962&quot;,&quot;properties&quot;:{&quot;noteIndex&quot;:0},&quot;isEdited&quot;:false,&quot;manualOverride&quot;:{&quot;isManuallyOverridden&quot;:false,&quot;citeprocText&quot;:&quot;(39)&quot;,&quot;manualOverrideText&quot;:&quot;&quot;},&quot;citationTag&quot;:&quot;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f7a87bc9-1448-423d-a04f-5ddc99a00114&quot;,&quot;properties&quot;:{&quot;noteIndex&quot;:0},&quot;isEdited&quot;:false,&quot;manualOverride&quot;:{&quot;isManuallyOverridden&quot;:false,&quot;citeprocText&quot;:&quot;(40)&quot;,&quot;manualOverrideText&quot;:&quot;&quot;},&quot;citationTag&quot;:&quot;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c5805061-5ffe-441b-b62d-c92a4afd0611&quot;,&quot;properties&quot;:{&quot;noteIndex&quot;:0},&quot;isEdited&quot;:false,&quot;manualOverride&quot;:{&quot;isManuallyOverridden&quot;:false,&quot;citeprocText&quot;:&quot;(41)&quot;,&quot;manualOverrideText&quot;:&quot;&quot;},&quot;citationTag&quot;:&quot;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quot;,&quot;citationItems&quot;:[{&quot;id&quot;:&quot;4b8ccdb9-3488-359e-a5fc-c6c523d08f35&quot;,&quot;itemData&quot;:{&quot;type&quot;:&quot;article-journal&quot;,&quot;id&quot;:&quot;4b8ccdb9-3488-359e-a5fc-c6c523d08f35&quot;,&quot;title&quot;:&quot;TE-Seq: a transposable element annotation and RNA-Seq pipeline&quot;,&quot;author&quot;:[{&quot;family&quot;:&quot;Kelsey&quot;,&quot;given&quot;:&quot;Maxfield M.G.&quot;,&quot;parse-names&quot;:false,&quot;dropping-particle&quot;:&quot;&quot;,&quot;non-dropping-particle&quot;:&quot;&quot;},{&quot;family&quot;:&quot;Kalekar&quot;,&quot;given&quot;:&quot;Radha L.&quot;,&quot;parse-names&quot;:false,&quot;dropping-particle&quot;:&quot;&quot;,&quot;non-dropping-particle&quot;:&quot;&quot;},{&quot;family&quot;:&quot;Sedivy&quot;,&quot;given&quot;:&quot;John M.&quot;,&quot;parse-names&quot;:false,&quot;dropping-particle&quot;:&quot;&quot;,&quot;non-dropping-particle&quot;:&quot;&quot;}],&quot;container-title&quot;:&quot;Mobile DNA 2025 16:1&quot;,&quot;accessed&quot;:{&quot;date-parts&quot;:[[2026,2,1]]},&quot;DOI&quot;:&quot;10.1186/S13100-025-00381-W&quot;,&quot;ISSN&quot;:&quot;1759-8753&quot;,&quot;URL&quot;:&quot;https://link.springer.com/article/10.1186/s13100-025-00381-w&quot;,&quot;issued&quot;:{&quot;date-parts&quot;:[[2025,11,27]]},&quot;page&quot;:&quot;44-&quot;,&quot;abstract&quot;:&quot;The recognition that transposable elements (TEs) play important roles in many biological processes has elicited growing interest in analyzing sequencing data derived from this ‘dark genome’. This goal is complicated by the highly repetitive nature of these sequences in genomes, requiring the deployment of several problem-specific tools as well as the curation of appropriate genome annotations. This pipeline aims to make the analysis of TE sequences and their expression more generally accessible. The TE-Seq pipeline conducts an end-to-end analysis of RNA sequencing data, examining both genes and TEs, and is compatible with most eukaryotic species. It implements computational methods tailor-made for TEs, and produces a comprehensive analysis of TE expression at both the level of the individual element and at the TE clade level. Furthermore, if supplied with long-read DNA sequencing data, it is able to assess TE expression from non-reference (polymorphic) loci. As a demonstration, we analyzed proliferating, early senescent, and late senescent human lung fibroblast RNA-Seq data, and created a custom reference genome and annotations for this cell strain using Nanopore sequencing data. We found that several retrotransposable element clades were upregulated in senescence, which included non-reference, intact, and potentially active elements. TE-Seq is made available as a Snakemake pipeline which can be obtained at https://github.com/maxfieldk/TE-Seq .&quot;,&quot;publisher&quot;:&quot;BioMed Central&quot;,&quot;issue&quot;:&quot;1&quot;,&quot;volume&quot;:&quot;16&quot;,&quot;container-title-short&quot;:&quot;&quot;},&quot;isTemporary&quot;:false}]},{&quot;citationID&quot;:&quot;MENDELEY_CITATION_81eb227d-67aa-4782-9b96-89d67e1bbb0b&quot;,&quot;properties&quot;:{&quot;noteIndex&quot;:0},&quot;isEdited&quot;:false,&quot;manualOverride&quot;:{&quot;isManuallyOverridden&quot;:false,&quot;citeprocText&quot;:&quot;(42)&quot;,&quot;manualOverrideText&quot;:&quot;&quot;},&quot;citationTag&quot;:&quot;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quot;,&quot;citationItems&quot;:[{&quot;id&quot;:&quot;ce7f8cdc-d5d8-333d-b2ee-42ad854db33a&quot;,&quot;itemData&quot;:{&quot;type&quot;:&quot;article-journal&quot;,&quot;id&quot;:&quot;ce7f8cdc-d5d8-333d-b2ee-42ad854db33a&quot;,&quot;title&quot;:&quot;Comprehensive identification of onco-exaptation events in bladder cancer cell lines revealed L1PA2-SYT1 as a prognosis-relevant event&quot;,&quot;author&quot;:[{&quot;family&quot;:&quot;Wang&quot;,&quot;given&quot;:&quot;Ziwei&quot;,&quot;parse-names&quot;:false,&quot;dropping-particle&quot;:&quot;&quot;,&quot;non-dropping-particle&quot;:&quot;&quot;},{&quot;family&quot;:&quot;Ying&quot;,&quot;given&quot;:&quot;Yidie&quot;,&quot;parse-names&quot;:false,&quot;dropping-particle&quot;:&quot;&quot;,&quot;non-dropping-particle&quot;:&quot;&quot;},{&quot;family&quot;:&quot;Wang&quot;,&quot;given&quot;:&quot;Maoyu&quot;,&quot;parse-names&quot;:false,&quot;dropping-particle&quot;:&quot;&quot;,&quot;non-dropping-particle&quot;:&quot;&quot;},{&quot;family&quot;:&quot;Chen&quot;,&quot;given&quot;:&quot;Qing&quot;,&quot;parse-names&quot;:false,&quot;dropping-particle&quot;:&quot;&quot;,&quot;non-dropping-particle&quot;:&quot;&quot;},{&quot;family&quot;:&quot;Wang&quot;,&quot;given&quot;:&quot;Yi&quot;,&quot;parse-names&quot;:false,&quot;dropping-particle&quot;:&quot;&quot;,&quot;non-dropping-particle&quot;:&quot;&quot;},{&quot;family&quot;:&quot;Yu&quot;,&quot;given&quot;:&quot;Xufeng&quot;,&quot;parse-names&quot;:false,&quot;dropping-particle&quot;:&quot;&quot;,&quot;non-dropping-particle&quot;:&quot;&quot;},{&quot;family&quot;:&quot;He&quot;,&quot;given&quot;:&quot;Wei&quot;,&quot;parse-names&quot;:false,&quot;dropping-particle&quot;:&quot;&quot;,&quot;non-dropping-particle&quot;:&quot;&quot;},{&quot;family&quot;:&quot;Li&quot;,&quot;given&quot;:&quot;Jing&quot;,&quot;parse-names&quot;:false,&quot;dropping-particle&quot;:&quot;&quot;,&quot;non-dropping-particle&quot;:&quot;&quot;},{&quot;family&quot;:&quot;Zeng&quot;,&quot;given&quot;:&quot;Shuxiong&quot;,&quot;parse-names&quot;:false,&quot;dropping-particle&quot;:&quot;&quot;,&quot;non-dropping-particle&quot;:&quot;&quot;},{&quot;family&quot;:&quot;Xu&quot;,&quot;given&quot;:&quot;Chuanliang&quot;,&quot;parse-names&quot;:false,&quot;dropping-particle&quot;:&quot;&quot;,&quot;non-dropping-particle&quot;:&quot;&quot;}],&quot;container-title&quot;:&quot;iScience&quot;,&quot;accessed&quot;:{&quot;date-parts&quot;:[[2026,2,2]]},&quot;DOI&quot;:&quot;10.1016/J.ISCI.2023.108482&quot;,&quot;ISSN&quot;:&quot;2589-0042&quot;,&quot;URL&quot;:&quot;https://www.sciencedirect.com/science/article/pii/S2589004223025592&quot;,&quot;issued&quot;:{&quot;date-parts&quot;:[[2023,12,15]]},&quot;page&quot;:&quot;108482&quot;,&quot;abstract&quot;:&quot;Transposable elements (TEs) can provide ectopic promoters to drive the expression of oncogenes in cancer, a mechanism known as onco-exaptation. Onco-exaptation events have been extensively identified in various cancers, with bladder cancer showing a high frequency of onco-exaptation events (77%). However, the effect of most of these events in bladder cancer remains unclear. This study identified 44 onco-exaptation events in 44 bladder cancer cell lines in 137 RNA-seq datasets from six publicly available cohorts, with L1PA2 contributing the most events. L1PA2-SYT1, L1PA2-MET, and L1PA2-XCL1 had the highest frequency not only in cell lines but also in TCGA-BLCA samples. L1PA2-SYT1 showed significant tumor specificity and was found to be activated by CpG island demethylation in its promoter. The upregulation of L1PA2-SYT1 enhances the in vitro invasion of bladder cancer and is an independent risk factor for patient's overall survival, suggesting L1PA2-SYT1 being an important event that promotes the development of bladder cancer.&quot;,&quot;publisher&quot;:&quot;Elsevier&quot;,&quot;issue&quot;:&quot;12&quot;,&quot;volume&quot;:&quot;26&quot;,&quot;container-title-short&quot;:&quot;iScience&quot;},&quot;isTemporary&quot;:false}]},{&quot;citationID&quot;:&quot;MENDELEY_CITATION_60900fff-2e17-475b-9c72-f4609fb5ecc2&quot;,&quot;properties&quot;:{&quot;noteIndex&quot;:0},&quot;isEdited&quot;:false,&quot;manualOverride&quot;:{&quot;isManuallyOverridden&quot;:false,&quot;citeprocText&quot;:&quot;(43)&quot;,&quot;manualOverrideText&quot;:&quot;&quot;},&quot;citationTag&quot;:&quot;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quot;,&quot;citationItems&quot;:[{&quot;id&quot;:&quot;742d9b13-6019-38e5-b558-ed1b6a530fe1&quot;,&quot;itemData&quot;:{&quot;type&quot;:&quot;article-journal&quot;,&quot;id&quot;:&quot;742d9b13-6019-38e5-b558-ed1b6a530fe1&quot;,&quot;title&quot;:&quot;RNA‐mediated heterochromatin formation at repetitive elements in mammals&quot;,&quot;author&quot;:[{&quot;family&quot;:&quot;Stamidis&quot;,&quot;given&quot;:&quot;Nikolaos&quot;,&quot;parse-names&quot;:false,&quot;dropping-particle&quot;:&quot;&quot;,&quot;non-dropping-particle&quot;:&quot;&quot;},{&quot;family&quot;:&quot;Żylicz&quot;,&quot;given&quot;:&quot;Jan Jakub&quot;,&quot;parse-names&quot;:false,&quot;dropping-particle&quot;:&quot;&quot;,&quot;non-dropping-particle&quot;:&quot;&quot;}],&quot;container-title&quot;:&quot;The EMBO Journal&quot;,&quot;accessed&quot;:{&quot;date-parts&quot;:[[2026,2,2]]},&quot;DOI&quot;:&quot;10.15252/EMBJ.2022111717&quot;,&quot;ISSN&quot;:&quot;0261-4189&quot;,&quot;PMID&quot;:&quot;36847618&quot;,&quot;URL&quot;:&quot;https://pmc.ncbi.nlm.nih.gov/articles/PMC10106986/&quot;,&quot;issued&quot;:{&quot;date-parts&quot;:[[2023,4,17]]},&quot;page&quot;:&quot;e111717&quot;,&quot;abstract&quot;:&quot; The failure to repress transcription of repetitive genomic elements can lead to catastrophic genome instability and is associated with various human diseases. As such, multiple parallel mechanisms cooperate to ensure repression and heterochromatinization of these elements, especially during germline development and early embryogenesis. A vital question in the field is how specificity in establishing heterochromatin at repetitive elements is achieved. Apart from trans ‐acting protein factors, recent evidence points to a role of different RNA species in targeting repressive histone marks and DNA methylation to these sites in mammals. Here, we review recent discoveries on this topic and predominantly focus on the role of RNA methylation, piRNAs, and other localized satellite RNAs. &quot;,&quot;publisher&quot;:&quot;Springer Science and Business Media LLC&quot;,&quot;issue&quot;:&quot;8&quot;,&quot;volume&quot;:&quot;42&quot;,&quot;container-title-short&quot;:&quot;EMBO J.&quot;},&quot;isTemporary&quot;:false}]},{&quot;citationID&quot;:&quot;MENDELEY_CITATION_4cfa7acf-b8be-417c-a63c-2a67edd5fa5a&quot;,&quot;properties&quot;:{&quot;noteIndex&quot;:0},&quot;isEdited&quot;:false,&quot;manualOverride&quot;:{&quot;isManuallyOverridden&quot;:false,&quot;citeprocText&quot;:&quot;(44)&quot;,&quot;manualOverrideText&quot;:&quot;&quot;},&quot;citationTag&quot;:&quot;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quot;,&quot;citationItems&quot;:[{&quot;id&quot;:&quot;f7cbca17-c36a-3b4c-abdc-e6a546192ab3&quot;,&quot;itemData&quot;:{&quot;type&quot;:&quot;article-journal&quot;,&quot;id&quot;:&quot;f7cbca17-c36a-3b4c-abdc-e6a546192ab3&quot;,&quot;title&quot;:&quot;Retroviral Elements and Their Hosts: Insertional Mutagenesis in the Mouse Germ Line&quot;,&quot;author&quot;:[{&quot;family&quot;:&quot;Maksakova&quot;,&quot;given&quot;:&quot;Irina A.&quot;,&quot;parse-names&quot;:false,&quot;dropping-particle&quot;:&quot;&quot;,&quot;non-dropping-particle&quot;:&quot;&quot;},{&quot;family&quot;:&quot;Romanish&quot;,&quot;given&quot;:&quot;Mark T.&quot;,&quot;parse-names&quot;:false,&quot;dropping-particle&quot;:&quot;&quot;,&quot;non-dropping-particle&quot;:&quot;&quot;},{&quot;family&quot;:&quot;Gagnier&quot;,&quot;given&quot;:&quot;Liane&quot;,&quot;parse-names&quot;:false,&quot;dropping-particle&quot;:&quot;&quot;,&quot;non-dropping-particle&quot;:&quot;&quot;},{&quot;family&quot;:&quot;Dunn&quot;,&quot;given&quot;:&quot;Catherine A.&quot;,&quot;parse-names&quot;:false,&quot;dropping-particle&quot;:&quot;&quot;,&quot;non-dropping-particle&quot;:&quot;&quot;},{&quot;family&quot;:&quot;Lagemaat&quot;,&quot;given&quot;:&quot;Louie N.&quot;,&quot;parse-names&quot;:false,&quot;dropping-particle&quot;:&quot;&quot;,&quot;non-dropping-particle&quot;:&quot;Van De&quot;},{&quot;family&quot;:&quot;Mager&quot;,&quot;given&quot;:&quot;Dixie L.&quot;,&quot;parse-names&quot;:false,&quot;dropping-particle&quot;:&quot;&quot;,&quot;non-dropping-particle&quot;:&quot;&quot;}],&quot;container-title&quot;:&quot;PLoS Genetics&quot;,&quot;container-title-short&quot;:&quot;PLoS Genet.&quot;,&quot;accessed&quot;:{&quot;date-parts&quot;:[[2026,3,31]]},&quot;DOI&quot;:&quot;10.1371/journal.pgen.0020002&quot;,&quot;ISSN&quot;:&quot;15537390&quot;,&quot;PMID&quot;:&quot;16440055&quot;,&quot;URL&quot;:&quot;https://pmc.ncbi.nlm.nih.gov/articles/PMC1331978/&quot;,&quot;issued&quot;:{&quot;date-parts&quot;:[[2006,1]]},&quot;page&quot;:&quot;e2&quot;,&quot;abstract&quot;:&quot;The inbred mouse is an invaluable model for human biology and disease. Nevertheless, when considering genetic mechanisms of variation and disease, it is important to appreciate the significant differences in the spectra of spontaneous mutations that distinguish these species. While insertions of transposable elements are responsible for only ∼0.1% of de novo mutations in humans, the figure is 100-fold higher in the laboratory mouse. This striking difference is largely due to the ongoing activity of mouse endogenous retroviral elements. Here we briefly review mouse endogenous retroviruses (ERVs) and their influence on gene expression, analyze mechanisms of interaction between ERVs and the host cell, and summarize the variety of mutations caused by ERV insertions. The prevalence of mouse ERV activity indicates that the genome of the laboratory mouse is presently behind in the \&quot;arms race\&quot; against invasion. © 2006 Maksakova et al.&quot;,&quot;issue&quot;:&quot;1&quot;,&quot;volume&quot;:&quot;2&quot;},&quot;isTemporary&quot;:false}]},{&quot;citationID&quot;:&quot;MENDELEY_CITATION_9dc7a2d0-1354-46f4-878c-f15a17448327&quot;,&quot;properties&quot;:{&quot;noteIndex&quot;:0},&quot;isEdited&quot;:false,&quot;manualOverride&quot;:{&quot;isManuallyOverridden&quot;:false,&quot;citeprocText&quot;:&quot;(45)&quot;,&quot;manualOverrideText&quot;:&quot;&quot;},&quot;citationTag&quot;:&quot;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0ba24012-310e-43da-a109-d74c0ce4f02b&quot;,&quot;properties&quot;:{&quot;noteIndex&quot;:0},&quot;isEdited&quot;:false,&quot;manualOverride&quot;:{&quot;isManuallyOverridden&quot;:false,&quot;citeprocText&quot;:&quot;(46,47)&quot;,&quot;manualOverrideText&quot;:&quot;&quot;},&quot;citationTag&quot;:&quot;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quot;,&quot;citationItems&quot;:[{&quot;id&quot;:&quot;7ddcf3a5-9cd3-3cd4-b13f-7e42f90abc84&quot;,&quot;itemData&quot;:{&quot;type&quot;:&quot;article-journal&quot;,&quot;id&quot;:&quot;7ddcf3a5-9cd3-3cd4-b13f-7e42f90abc84&quot;,&quot;title&quot;:&quot;LINE-2 transposable elements are a source of functional human microRNAs and target sites&quot;,&quot;author&quot;:[{&quot;family&quot;:&quot;Petri&quot;,&quot;given&quot;:&quot;Rebecca&quot;,&quot;parse-names&quot;:false,&quot;dropping-particle&quot;:&quot;&quot;,&quot;non-dropping-particle&quot;:&quot;&quot;},{&quot;family&quot;:&quot;Brattås&quot;,&quot;given&quot;:&quot;Per Ludvik&quot;,&quot;parse-names&quot;:false,&quot;dropping-particle&quot;:&quot;&quot;,&quot;non-dropping-particle&quot;:&quot;&quot;},{&quot;family&quot;:&quot;Sharma&quot;,&quot;given&quot;:&quot;Yogita&quot;,&quot;parse-names&quot;:false,&quot;dropping-particle&quot;:&quot;&quot;,&quot;non-dropping-particle&quot;:&quot;&quot;},{&quot;family&quot;:&quot;Jonsson&quot;,&quot;given&quot;:&quot;Marie E.&quot;,&quot;parse-names&quot;:false,&quot;dropping-particle&quot;:&quot;&quot;,&quot;non-dropping-particle&quot;:&quot;&quot;},{&quot;family&quot;:&quot;Pircs&quot;,&quot;given&quot;:&quot;Karolina&quot;,&quot;parse-names&quot;:false,&quot;dropping-particle&quot;:&quot;&quot;,&quot;non-dropping-particle&quot;:&quot;&quot;},{&quot;family&quot;:&quot;Bengzon&quot;,&quot;given&quot;:&quot;Johan&quot;,&quot;parse-names&quot;:false,&quot;dropping-particle&quot;:&quot;&quot;,&quot;non-dropping-particle&quot;:&quot;&quot;},{&quot;family&quot;:&quot;Jakobsson&quot;,&quot;given&quot;:&quot;Johan&quot;,&quot;parse-names&quot;:false,&quot;dropping-particle&quot;:&quot;&quot;,&quot;non-dropping-particle&quot;:&quot;&quot;}],&quot;container-title&quot;:&quot;PLoS Genetics&quot;,&quot;accessed&quot;:{&quot;date-parts&quot;:[[2026,2,2]]},&quot;DOI&quot;:&quot;10.1371/JOURNAL.PGEN.1008036&quot;,&quot;ISSN&quot;:&quot;15537404&quot;,&quot;PMID&quot;:&quot;30865625&quot;,&quot;URL&quot;:&quot;https://pmc.ncbi.nlm.nih.gov/articles/PMC6433296/&quot;,&quot;issued&quot;:{&quot;date-parts&quot;:[[2019,3,1]]},&quot;page&quot;:&quot;e1008036&quot;,&quot;abstract&quot;:&quot;Transposable elements (TEs) are dynamically expressed at high levels in multiple human tissues, but the function of TE-derived transcripts remains largely unknown. In this study, we identify numerous TE-derived microRNAs (miRNAs) by conducting Argonaute2 RNA immunoprecipitation followed by small RNA sequencing (AGO2 RIP-seq) on human brain tissue. Many of these miRNAs originated from LINE-2 (L2) elements, which entered the human genome around 100-300 million years ago. L2-miRNAs derived from the 3’ end of the L2 consensus sequence and thus shared very similar sequences, indicating that L2- miRNAs could target transcripts with L2s in their 3’UTR. In line with this, many protein-coding genes carried fragments of L2-derived sequences in their 3’UTR: these sequences served as target sites for L2-miRNAs. L2-miRNAs and their targets were generally ubiquitously expressed at low levels in multiple human tissues, suggesting a role for this network in buffering transcriptional levels of housekeeping genes. In addition, we also found evidence that this network is perturbed in glioblastoma. In summary, our findings uncover a TE-based post-transcriptional network that shapes transcriptional regulation in human cells.&quot;,&quot;publisher&quot;:&quot;Public Library of Science&quot;,&quot;issue&quot;:&quot;3&quot;,&quot;volume&quot;:&quot;15&quot;,&quot;container-title-short&quot;:&quot;PLoS Genet.&quot;},&quot;isTemporary&quot;:false},{&quot;id&quot;:&quot;0f452c68-7ec5-38c0-a525-9a41b47c2f7f&quot;,&quot;itemData&quot;:{&quot;type&quot;:&quot;article-journal&quot;,&quot;id&quot;:&quot;0f452c68-7ec5-38c0-a525-9a41b47c2f7f&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4,5]]},&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citationID&quot;:&quot;MENDELEY_CITATION_3d2719e7-adbc-4a4a-9484-522a90fad2da&quot;,&quot;properties&quot;:{&quot;noteIndex&quot;:0},&quot;isEdited&quot;:false,&quot;manualOverride&quot;:{&quot;isManuallyOverridden&quot;:false,&quot;citeprocText&quot;:&quot;(48)&quot;,&quot;manualOverrideText&quot;:&quot;&quot;},&quot;citationTag&quot;:&quot;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quot;,&quot;citationItems&quot;:[{&quot;id&quot;:&quot;29339253-7ad6-39ae-a083-840c5d78b4bd&quot;,&quot;itemData&quot;:{&quot;type&quot;:&quot;article-journal&quot;,&quot;id&quot;:&quot;29339253-7ad6-39ae-a083-840c5d78b4bd&quot;,&quot;title&quot;:&quot;LINE retrotransposons characterize mammalian tissue-specific and evolutionarily dynamic regulatory regions&quot;,&quot;author&quot;:[{&quot;family&quot;:&quot;Roller&quot;,&quot;given&quot;:&quot;Maša&quot;,&quot;parse-names&quot;:false,&quot;dropping-particle&quot;:&quot;&quot;,&quot;non-dropping-particle&quot;:&quot;&quot;},{&quot;family&quot;:&quot;Stamper&quot;,&quot;given&quot;:&quot;Ericca&quot;,&quot;parse-names&quot;:false,&quot;dropping-particle&quot;:&quot;&quot;,&quot;non-dropping-particle&quot;:&quot;&quot;},{&quot;family&quot;:&quot;Villar&quot;,&quot;given&quot;:&quot;Diego&quot;,&quot;parse-names&quot;:false,&quot;dropping-particle&quot;:&quot;&quot;,&quot;non-dropping-particle&quot;:&quot;&quot;},{&quot;family&quot;:&quot;Izuogu&quot;,&quot;given&quot;:&quot;Osagie&quot;,&quot;parse-names&quot;:false,&quot;dropping-particle&quot;:&quot;&quot;,&quot;non-dropping-particle&quot;:&quot;&quot;},{&quot;family&quot;:&quot;Martin&quot;,&quot;given&quot;:&quot;Fergal&quot;,&quot;parse-names&quot;:false,&quot;dropping-particle&quot;:&quot;&quot;,&quot;non-dropping-particle&quot;:&quot;&quot;},{&quot;family&quot;:&quot;Redmond&quot;,&quot;given&quot;:&quot;Aisling M.&quot;,&quot;parse-names&quot;:false,&quot;dropping-particle&quot;:&quot;&quot;,&quot;non-dropping-particle&quot;:&quot;&quot;},{&quot;family&quot;:&quot;Ramachanderan&quot;,&quot;given&quot;:&quot;Raghavendra&quot;,&quot;parse-names&quot;:false,&quot;dropping-particle&quot;:&quot;&quot;,&quot;non-dropping-particle&quot;:&quot;&quot;},{&quot;family&quot;:&quot;Harewood&quot;,&quot;given&quot;:&quot;Louise&quot;,&quot;parse-names&quot;:false,&quot;dropping-particle&quot;:&quot;&quot;,&quot;non-dropping-particle&quot;:&quot;&quot;},{&quot;family&quot;:&quot;Odom&quot;,&quot;given&quot;:&quot;Duncan T.&quot;,&quot;parse-names&quot;:false,&quot;dropping-particle&quot;:&quot;&quot;,&quot;non-dropping-particle&quot;:&quot;&quot;},{&quot;family&quot;:&quot;Flicek&quot;,&quot;given&quot;:&quot;Paul&quot;,&quot;parse-names&quot;:false,&quot;dropping-particle&quot;:&quot;&quot;,&quot;non-dropping-particle&quot;:&quot;&quot;}],&quot;container-title&quot;:&quot;Genome Biology 2021 22:1&quot;,&quot;accessed&quot;:{&quot;date-parts&quot;:[[2026,2,2]]},&quot;DOI&quot;:&quot;10.1186/S13059-021-02260-Y&quot;,&quot;ISSN&quot;:&quot;1474-760X&quot;,&quot;PMID&quot;:&quot;33602314&quot;,&quot;URL&quot;:&quot;https://link.springer.com/article/10.1186/s13059-021-02260-y&quot;,&quot;issued&quot;:{&quot;date-parts&quot;:[[2021,2,18]]},&quot;page&quot;:&quot;62-&quot;,&quot;abstract&quot;:&quot;To investigate the mechanisms driving regulatory evolution across tissues, we experimentally mapped promoters, enhancers, and gene expression in the liver, brain, muscle, and testis from ten diverse mammals. The regulatory landscape around genes included both tissue-shared and tissue-specific regulatory regions, where tissue-specific promoters and enhancers evolved most rapidly. Genomic regions switching between promoters and enhancers were more common across species, and less common across tissues within a single species. Long Interspersed Nuclear Elements (LINEs) played recurrent evolutionary roles: LINE L1s were associated with tissue-specific regulatory regions, whereas more ancient LINE L2s were associated with tissue-shared regulatory regions and with those switching between promoter and enhancer signatures across species. Our analyses of the tissue-specificity and evolutionary stability among promoters and enhancers reveal how specific LINE families have helped shape the dynamic mammalian regulome.&quot;,&quot;publisher&quot;:&quot;BioMed Central&quot;,&quot;issue&quot;:&quot;1&quot;,&quot;volume&quot;:&quot;22&quot;,&quot;container-title-short&quot;:&quot;&quot;},&quot;isTemporary&quot;:false}]},{&quot;citationID&quot;:&quot;MENDELEY_CITATION_430b6bd3-46cf-40e3-9ab7-257f021c8414&quot;,&quot;properties&quot;:{&quot;noteIndex&quot;:0},&quot;isEdited&quot;:false,&quot;manualOverride&quot;:{&quot;isManuallyOverridden&quot;:false,&quot;citeprocText&quot;:&quot;(45)&quot;,&quot;manualOverrideText&quot;:&quot;&quot;},&quot;citationTag&quot;:&quot;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2b297011-0826-47a7-ba52-506c0975e8dc&quot;,&quot;properties&quot;:{&quot;noteIndex&quot;:0},&quot;isEdited&quot;:false,&quot;manualOverride&quot;:{&quot;isManuallyOverridden&quot;:false,&quot;citeprocText&quot;:&quot;(49)&quot;,&quot;manualOverrideText&quot;:&quot;&quot;},&quot;citationTag&quot;:&quot;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quot;,&quot;citationItems&quot;:[{&quot;id&quot;:&quot;3ca3d3c7-110e-3942-9f7b-9c5d39250711&quot;,&quot;itemData&quot;:{&quot;type&quot;:&quot;article-journal&quot;,&quot;id&quot;:&quot;3ca3d3c7-110e-3942-9f7b-9c5d39250711&quot;,&quot;title&quot;:&quot;Evolution of Alu Elements toward Enhancers&quot;,&quot;author&quot;:[{&quot;family&quot;:&quot;Su&quot;,&quot;given&quot;:&quot;Ming&quot;,&quot;parse-names&quot;:false,&quot;dropping-particle&quot;:&quot;&quot;,&quot;non-dropping-particle&quot;:&quot;&quot;},{&quot;family&quot;:&quot;Han&quot;,&quot;given&quot;:&quot;Dali&quot;,&quot;parse-names&quot;:false,&quot;dropping-particle&quot;:&quot;&quot;,&quot;non-dropping-particle&quot;:&quot;&quot;},{&quot;family&quot;:&quot;Boyd-Kirkup&quot;,&quot;given&quot;:&quot;Jerome&quot;,&quot;parse-names&quot;:false,&quot;dropping-particle&quot;:&quot;&quot;,&quot;non-dropping-particle&quot;:&quot;&quot;},{&quot;family&quot;:&quot;Yu&quot;,&quot;given&quot;:&quot;Xiaoming&quot;,&quot;parse-names&quot;:false,&quot;dropping-particle&quot;:&quot;&quot;,&quot;non-dropping-particle&quot;:&quot;&quot;},{&quot;family&quot;:&quot;Han&quot;,&quot;given&quot;:&quot;Jing Dong J.&quot;,&quot;parse-names&quot;:false,&quot;dropping-particle&quot;:&quot;&quot;,&quot;non-dropping-particle&quot;:&quot;&quot;}],&quot;container-title&quot;:&quot;Cell Reports&quot;,&quot;accessed&quot;:{&quot;date-parts&quot;:[[2026,2,1]]},&quot;DOI&quot;:&quot;10.1016/J.CELREP.2014.03.011&quot;,&quot;ISSN&quot;:&quot;2211-1247&quot;,&quot;PMID&quot;:&quot;24703844&quot;,&quot;URL&quot;:&quot;https://www.sciencedirect.com/science/article/pii/S2211124714001892&quot;,&quot;issued&quot;:{&quot;date-parts&quot;:[[2014,4,24]]},&quot;page&quot;:&quot;376-385&quot;,&quot;abstract&quot;:&quot;The human genome contains approximately one million Alu repetitive elements comprising 10% of the genome, yet their functions are not well understood. Here, we show that Alu elements resemble enhancers. Alu elements are bound by two well-phased nucleosomes that contain histones bearing marks of active chromatin, and they show tissue-specific enrichment for the enhancer mark H3K4me1. A proportion of Alu elements were experimentally validated as bona fide active enhancers with an invitro reporter assay. In addition, Hi-C data indicate that Alus show long-range interactions with gene promoters. We also find that Alus are generally more conserved when located in the proximal upstream region of genes. Their similarity to enhancers becomes more prominent with their age in the human genome, following a clear evolutionary continuum reminiscent of the evolutionary pattern of proto-genes. Therefore, we conclude that some Alu elements can function as enhancers and propose that many more may be proto-enhancers that serve as a repertoire for the de novo birth of enhancers. © 2014 The Authors.&quot;,&quot;publisher&quot;:&quot;Cell Press&quot;,&quot;issue&quot;:&quot;2&quot;,&quot;volume&quot;:&quot;7&quot;,&quot;container-title-short&quot;:&quot;Cell Rep.&quot;},&quot;isTemporary&quot;:false}]},{&quot;citationID&quot;:&quot;MENDELEY_CITATION_398346db-a027-43e7-81ce-40b813689e9c&quot;,&quot;properties&quot;:{&quot;noteIndex&quot;:0},&quot;isEdited&quot;:false,&quot;manualOverride&quot;:{&quot;isManuallyOverridden&quot;:false,&quot;citeprocText&quot;:&quot;(50)&quot;,&quot;manualOverrideText&quot;:&quot;&quot;},&quot;citationTag&quot;:&quot;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3be0bf5a-77be-3f5a-ac6a-e6fc826457b2&quot;,&quot;itemData&quot;:{&quot;type&quot;:&quot;article-journal&quot;,&quot;id&quot;:&quot;3be0bf5a-77be-3f5a-ac6a-e6fc826457b2&quot;,&quot;title&quot;:&quot;Transposable elements impact the human regulatory landscape through cell type specific epigenomic associations&quot;,&quot;author&quot;:[{&quot;family&quot;:&quot;Hyacinthe&quot;,&quot;given&quot;:&quot;Jeffrey&quot;,&quot;parse-names&quot;:false,&quot;dropping-particle&quot;:&quot;&quot;,&quot;non-dropping-particle&quot;:&quot;&quot;},{&quot;family&quot;:&quot;Bourque&quot;,&quot;given&quot;:&quot;Guillaume&quot;,&quot;parse-names&quot;:false,&quot;dropping-particle&quot;:&quot;&quot;,&quot;non-dropping-particle&quot;:&quot;&quot;}],&quot;container-title&quot;:&quot;bioRxiv&quot;,&quot;accessed&quot;:{&quot;date-parts&quot;:[[2026,2,1]]},&quot;DOI&quot;:&quot;10.1101/2024.08.07.606967&quot;,&quot;URL&quot;:&quot;https://www.biorxiv.org/content/10.1101/2024.08.07.606967v2&quot;,&quot;issued&quot;:{&quot;date-parts&quot;:[[2024,11,19]]},&quot;page&quot;:&quot;2024.08.07.606967&quot;,&quot;abstract&quot;:&quot;Transposable elements (TEs) are DNA sequences able to create copies of themselves within the genome. Despite their limited expression due to silencing, TEs still manage to impact the host genome. For instance, some TEs have been shown to act as cis-regulatory elements and be co-opted in the human genome. This highlights that the contributions of TEs to the host might come from their relationship with the epigenome rather than their expression. However, a systematic analysis that relates TEs in the human genome directly with chromatin histone marks across distinct cell types remains lacking. Here we leverage a new dataset from the International Human Epigenome Consortium with 4867 uniformly processed ChIP-seq experiments for 6 histone marks across 175 annotated cell labels and show that TEs have drastically different enrichments levels across marks. Overall, we find that TEs are generally depleted in H3K9me3 histone modification, except for L1s, while MIRs were highly enriched in H3K4me1, H3K27ac and H3K27me3 and Alus were enriched in H3K36me3. Furthermore, we present a generalised profile of the relationship between TEs enrichment and TE age which reveals a few TE families (Alu, MIR, L2) as diverging from expected dynamics. We also find significant differences in TE enrichment between cell types and that in 20% of the cases, these enrichments were cell-type specific. Moreover, we report that at least 4% of cell types-histone-TE combinations featured significant differences in enrichment between healthy and cancer samples. Notably, we identify 456 cell type-histone-TE triplets with strong cell-type specific enrichments. We show that many of these triplets are associated with relevant biological processes and genes expressed in the relevant cell type. These results further support a role for TE in genome regulation and highlight novel associations between TEs and histone marks across cell types.\n\n### Competing Interest Statement\n\nThe authors have declared no competing interest.&quot;,&quot;publisher&quot;:&quot;Cold Spring Harbor Laboratory&quot;,&quot;container-title-short&quot;:&quot;&quot;},&quot;isTemporary&quot;:false}]},{&quot;citationID&quot;:&quot;MENDELEY_CITATION_9b1019fe-5f76-44de-97c3-854d6e27e12d&quot;,&quot;properties&quot;:{&quot;noteIndex&quot;:0},&quot;isEdited&quot;:false,&quot;manualOverride&quot;:{&quot;isManuallyOverridden&quot;:false,&quot;citeprocText&quot;:&quot;(51)&quot;,&quot;manualOverrideText&quot;:&quot;&quot;},&quot;citationTag&quot;:&quot;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quot;,&quot;citationItems&quot;:[{&quot;id&quot;:&quot;98a1fc41-6318-3b13-9c9e-1b3d9623a267&quot;,&quot;itemData&quot;:{&quot;type&quot;:&quot;article-journal&quot;,&quot;id&quot;:&quot;98a1fc41-6318-3b13-9c9e-1b3d9623a267&quot;,&quot;title&quot;:&quot;Alu elements as regulators of gene expression&quot;,&quot;author&quot;:[{&quot;family&quot;:&quot;Häsler&quot;,&quot;given&quot;:&quot;Julien&quot;,&quot;parse-names&quot;:false,&quot;dropping-particle&quot;:&quot;&quot;,&quot;non-dropping-particle&quot;:&quot;&quot;},{&quot;family&quot;:&quot;Strub&quot;,&quot;given&quot;:&quot;Katharina&quot;,&quot;parse-names&quot;:false,&quot;dropping-particle&quot;:&quot;&quot;,&quot;non-dropping-particle&quot;:&quot;&quot;}],&quot;container-title&quot;:&quot;Nucleic Acids Research&quot;,&quot;accessed&quot;:{&quot;date-parts&quot;:[[2026,2,1]]},&quot;DOI&quot;:&quot;10.1093/NAR/GKL706&quot;,&quot;ISSN&quot;:&quot;03051048&quot;,&quot;PMID&quot;:&quot;17020921&quot;,&quot;URL&quot;:&quot;https://pmc.ncbi.nlm.nih.gov/articles/PMC1636486/&quot;,&quot;issued&quot;:{&quot;date-parts&quot;:[[2006,11]]},&quot;page&quot;:&quot;5491&quot;,&quot;abstract&quot;:&quot;Alu elements are the most abundant repetitive elements in the human genome; they emerged 65 million years ago from a 5′ to 3′ fusion of the 7SL RNA gene and amplified throughout the human genome by retrotransposition to reach the present number of more than one million copies. Over the last years, several lines of evidence demonstrated that these elements modulate gene expression at the post-transcriptional level in at least three independent manners. They have been shown to be involved in alternative splicing, RNA editing and translation regulation. These findings highlight how the genome adapted to these repetitive elements by assigning them important functions in regulation of gene expression. Alu elements should therefore be considered as a large reservoir of potential regulatory functions that have been actively participating in primate evolution. © 2006 Oxford University Press.&quot;,&quot;issue&quot;:&quot;19&quot;,&quot;volume&quot;:&quot;34&quot;,&quot;container-title-short&quot;:&quot;Nucleic Acids Res.&quot;},&quot;isTemporary&quot;:false}]},{&quot;citationID&quot;:&quot;MENDELEY_CITATION_de749fb6-d268-4d0f-b344-dff6006cefcb&quot;,&quot;properties&quot;:{&quot;noteIndex&quot;:0},&quot;isEdited&quot;:false,&quot;manualOverride&quot;:{&quot;isManuallyOverridden&quot;:false,&quot;citeprocText&quot;:&quot;(52)&quot;,&quot;manualOverrideText&quot;:&quot;&quot;},&quot;citationTag&quot;:&quot;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quot;,&quot;citationItems&quot;:[{&quot;id&quot;:&quot;5bbefdc6-0b7c-361d-a958-fdd8ce51fce4&quot;,&quot;itemData&quot;:{&quot;type&quot;:&quot;article-journal&quot;,&quot;id&quot;:&quot;5bbefdc6-0b7c-361d-a958-fdd8ce51fce4&quot;,&quot;title&quot;:&quot;Rewiring of SINE-MIR enhancer topology and Esrrb modulation in expanded and naive pluripotency&quot;,&quot;author&quot;:[{&quot;family&quot;:&quot;Cipta&quot;,&quot;given&quot;:&quot;Nadia Omega&quot;,&quot;parse-names&quot;:false,&quot;dropping-particle&quot;:&quot;&quot;,&quot;non-dropping-particle&quot;:&quot;&quot;},{&quot;family&quot;:&quot;Zeng&quot;,&quot;given&quot;:&quot;Yingying&quot;,&quot;parse-names&quot;:false,&quot;dropping-particle&quot;:&quot;&quot;,&quot;non-dropping-particle&quot;:&quot;&quot;},{&quot;family&quot;:&quot;Wong&quot;,&quot;given&quot;:&quot;Ka Wai&quot;,&quot;parse-names&quot;:false,&quot;dropping-particle&quot;:&quot;&quot;,&quot;non-dropping-particle&quot;:&quot;&quot;},{&quot;family&quot;:&quot;Zheng&quot;,&quot;given&quot;:&quot;Zi Hao&quot;,&quot;parse-names&quot;:false,&quot;dropping-particle&quot;:&quot;&quot;,&quot;non-dropping-particle&quot;:&quot;&quot;},{&quot;family&quot;:&quot;Yi&quot;,&quot;given&quot;:&quot;Yao&quot;,&quot;parse-names&quot;:false,&quot;dropping-particle&quot;:&quot;&quot;,&quot;non-dropping-particle&quot;:&quot;&quot;},{&quot;family&quot;:&quot;Warrier&quot;,&quot;given&quot;:&quot;Tushar&quot;,&quot;parse-names&quot;:false,&quot;dropping-particle&quot;:&quot;&quot;,&quot;non-dropping-particle&quot;:&quot;&quot;},{&quot;family&quot;:&quot;Teo&quot;,&quot;given&quot;:&quot;Jian Zhou&quot;,&quot;parse-names&quot;:false,&quot;dropping-particle&quot;:&quot;&quot;,&quot;non-dropping-particle&quot;:&quot;&quot;},{&quot;family&quot;:&quot;Teo&quot;,&quot;given&quot;:&quot;Jia Hao Jackie&quot;,&quot;parse-names&quot;:false,&quot;dropping-particle&quot;:&quot;&quot;,&quot;non-dropping-particle&quot;:&quot;&quot;},{&quot;family&quot;:&quot;Kok&quot;,&quot;given&quot;:&quot;Yee Jiun&quot;,&quot;parse-names&quot;:false,&quot;dropping-particle&quot;:&quot;&quot;,&quot;non-dropping-particle&quot;:&quot;&quot;},{&quot;family&quot;:&quot;Bi&quot;,&quot;given&quot;:&quot;Xuezhi&quot;,&quot;parse-names&quot;:false,&quot;dropping-particle&quot;:&quot;&quot;,&quot;non-dropping-particle&quot;:&quot;&quot;},{&quot;family&quot;:&quot;Taneja&quot;,&quot;given&quot;:&quot;Reshma&quot;,&quot;parse-names&quot;:false,&quot;dropping-particle&quot;:&quot;&quot;,&quot;non-dropping-particle&quot;:&quot;&quot;},{&quot;family&quot;:&quot;Ong&quot;,&quot;given&quot;:&quot;Derrick Sek Tong&quot;,&quot;parse-names&quot;:false,&quot;dropping-particle&quot;:&quot;&quot;,&quot;non-dropping-particle&quot;:&quot;&quot;},{&quot;family&quot;:&quot;Xu&quot;,&quot;given&quot;:&quot;Jian&quot;,&quot;parse-names&quot;:false,&quot;dropping-particle&quot;:&quot;&quot;,&quot;non-dropping-particle&quot;:&quot;&quot;},{&quot;family&quot;:&quot;Ginhoux&quot;,&quot;given&quot;:&quot;Florent&quot;,&quot;parse-names&quot;:false,&quot;dropping-particle&quot;:&quot;&quot;,&quot;non-dropping-particle&quot;:&quot;&quot;},{&quot;family&quot;:&quot;Li&quot;,&quot;given&quot;:&quot;Hu&quot;,&quot;parse-names&quot;:false,&quot;dropping-particle&quot;:&quot;&quot;,&quot;non-dropping-particle&quot;:&quot;&quot;},{&quot;family&quot;:&quot;Liou&quot;,&quot;given&quot;:&quot;Yih Cherng&quot;,&quot;parse-names&quot;:false,&quot;dropping-particle&quot;:&quot;&quot;,&quot;non-dropping-particle&quot;:&quot;&quot;},{&quot;family&quot;:&quot;Loh&quot;,&quot;given&quot;:&quot;Yuin Han&quot;,&quot;parse-names&quot;:false,&quot;dropping-particle&quot;:&quot;&quot;,&quot;non-dropping-particle&quot;:&quot;&quot;}],&quot;container-title&quot;:&quot;Genome Biology 2025 26:1&quot;,&quot;accessed&quot;:{&quot;date-parts&quot;:[[2026,2,1]]},&quot;DOI&quot;:&quot;10.1186/S13059-025-03577-8&quot;,&quot;ISSN&quot;:&quot;1474-760X&quot;,&quot;PMID&quot;:&quot;40296153&quot;,&quot;URL&quot;:&quot;https://link.springer.com/article/10.1186/s13059-025-03577-8&quot;,&quot;issued&quot;:{&quot;date-parts&quot;:[[2025,4,28]]},&quot;page&quot;:&quot;107-&quot;,&quot;abstract&quot;:&quot;The interplay between 3D genomic structure and transposable elements (TE) in regulating cell state-specific gene expression program is largely unknown. Here, we explore the utilization of TE-derived enhancers in naïve and expanded pluripotent states by integrative analysis of genome-wide Hi-C-defined enhancer interactions, H3K27ac HiChIP profiling and CRISPR-guided TE proteomics landscape. We find that short interspersed nuclear elements (SINEs) are the more involved TEs in the active chromatin and 3D genome architecture. In particular, mammalian-wide interspersed repeat (MIR), a SINE family member, is highly associated with naïve-specific genomic interactions compared to the expanded state. Primarily, in the naïve pluripotent state, MIR enhancer is co-opted by ESRRB for naïve-specific gene expression program. This ESRRB and MIR enhancer interaction is crucial for the formation of loops that build a network of enhancers and super-enhancers regulating pluripotency genes. We demonstrate that loss of a ESRRB-bound MIR enhancer impairs self-renewal. We also find that MIR is co-bound by structural protein complex, ESRRB-YY1, in the naïve pluripotent state. Altogether, our study highlights the topological regulation of ESRRB on MIR in the naïve potency state.&quot;,&quot;publisher&quot;:&quot;BioMed Central&quot;,&quot;issue&quot;:&quot;1&quot;,&quot;volume&quot;:&quot;26&quot;,&quot;container-title-short&quot;:&quot;&quot;},&quot;isTemporary&quot;:false}]},{&quot;citationID&quot;:&quot;MENDELEY_CITATION_d3a28f2a-da48-4446-aea8-218997f2aa04&quot;,&quot;properties&quot;:{&quot;noteIndex&quot;:0},&quot;isEdited&quot;:false,&quot;manualOverride&quot;:{&quot;isManuallyOverridden&quot;:false,&quot;citeprocText&quot;:&quot;(53)&quot;,&quot;manualOverrideText&quot;:&quot;&quot;},&quot;citationTag&quot;:&quot;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quot;,&quot;citationItems&quot;:[{&quot;id&quot;:&quot;f5c1a5ec-efaa-3407-a02b-5f78213396f4&quot;,&quot;itemData&quot;:{&quot;type&quot;:&quot;article-journal&quot;,&quot;id&quot;:&quot;f5c1a5ec-efaa-3407-a02b-5f78213396f4&quot;,&quot;title&quot;:&quot;Human L1 Transposition Dynamics Unraveled with Functional Data Analysis&quot;,&quot;author&quot;:[{&quot;family&quot;:&quot;Chen&quot;,&quot;given&quot;:&quot;Di&quot;,&quot;parse-names&quot;:false,&quot;dropping-particle&quot;:&quot;&quot;,&quot;non-dropping-particle&quot;:&quot;&quot;},{&quot;family&quot;:&quot;Cremona&quot;,&quot;given&quot;:&quot;Marzia A.&quot;,&quot;parse-names&quot;:false,&quot;dropping-particle&quot;:&quot;&quot;,&quot;non-dropping-particle&quot;:&quot;&quot;},{&quot;family&quot;:&quot;Qi&quot;,&quot;given&quot;:&quot;Zongtai&quot;,&quot;parse-names&quot;:false,&quot;dropping-particle&quot;:&quot;&quot;,&quot;non-dropping-particle&quot;:&quot;&quot;},{&quot;family&quot;:&quot;Mitra&quot;,&quot;given&quot;:&quot;Robi D.&quot;,&quot;parse-names&quot;:false,&quot;dropping-particle&quot;:&quot;&quot;,&quot;non-dropping-particle&quot;:&quot;&quot;},{&quot;family&quot;:&quot;Chiaromonte&quot;,&quot;given&quot;:&quot;Francesca&quot;,&quot;parse-names&quot;:false,&quot;dropping-particle&quot;:&quot;&quot;,&quot;non-dropping-particle&quot;:&quot;&quot;},{&quot;family&quot;:&quot;Makova&quot;,&quot;given&quot;:&quot;Kateryna D.&quot;,&quot;parse-names&quot;:false,&quot;dropping-particle&quot;:&quot;&quot;,&quot;non-dropping-particle&quot;:&quot;&quot;}],&quot;container-title&quot;:&quot;Molecular Biology and Evolution&quot;,&quot;accessed&quot;:{&quot;date-parts&quot;:[[2026,1,31]]},&quot;DOI&quot;:&quot;10.1093/MOLBEV/MSAA194&quot;,&quot;ISSN&quot;:&quot;15371719&quot;,&quot;PMID&quot;:&quot;32722770&quot;,&quot;URL&quot;:&quot;https://pmc.ncbi.nlm.nih.gov/articles/PMC7743743/&quot;,&quot;issued&quot;:{&quot;date-parts&quot;:[[2020,12,1]]},&quot;page&quot;:&quot;3576&quot;,&quot;abstract&quot;:&quot;Long INterspersed Elements-1 (L1s) constitute &gt;17% of the human genome and still actively transpose in it. Characterizing L1 transposition across the genome is critical for understanding genome evolution and somatic mutations. However, to date, L1 insertion and fixation patterns have not been studied comprehensively. To fill this gap, we investigated three genome-wide data sets of L1s that integrated at different evolutionary times: 17,037 de novo L1s (from an L1 insertion cell-line experiment conducted in-house), and 1,212 polymorphic and 1,205 human-specific L1s (from public databases). We characterized 49 genomic features—proxying chromatin accessibility, transcriptional activity, replication, recombination, etc.—in the 650 kb flanks of these elements. These features were contrasted between the three L1 data sets and L1-free regions using state-of-the-art Functional Data Analysis statistical methods, which treat high-resolution data as mathematical functions. Our results indicate that de novo, polymorphic, and human-specific L1s are surrounded by different genomic features acting at specific locations and scales. This led to an integrative model of L1 transposition, according to which L1s preferentially integrate into open-chromatin regions enriched in non-B DNA motifs, whereas they are fixed in regions largely free of purifying selection—depleted of genes and noncoding most conserved elements. Intriguingly, our results suggest that L1 insertions modify local genomic landscape by extending CpG methylation and increasing mononucleotide microsatellite density. Altogether, our findings substantially facilitate understanding of L1 integration and fixation preferences, pave the way for uncovering their role in aging and cancer, and inform their use as mutagenesis tools in genetic studies.&quot;,&quot;publisher&quot;:&quot;Oxford University Press&quot;,&quot;issue&quot;:&quot;12&quot;,&quot;volume&quot;:&quot;37&quot;,&quot;container-title-short&quot;:&quot;Mol. Biol. Evol.&quot;},&quot;isTemporary&quot;:false}]},{&quot;citationID&quot;:&quot;MENDELEY_CITATION_044caead-fc31-4150-9eed-63116014ebd9&quot;,&quot;properties&quot;:{&quot;noteIndex&quot;:0},&quot;isEdited&quot;:false,&quot;manualOverride&quot;:{&quot;isManuallyOverridden&quot;:false,&quot;citeprocText&quot;:&quot;(7)&quot;,&quot;manualOverrideText&quot;:&quot;&quot;},&quot;citationTag&quot;:&quot;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container-title-short&quot;:&quot;Sci. Rep.&quot;},&quot;isTemporary&quot;:false}]},{&quot;citationID&quot;:&quot;MENDELEY_CITATION_ab52ddd7-764b-4375-a67b-3b3bf8e8812f&quot;,&quot;properties&quot;:{&quot;noteIndex&quot;:0},&quot;isEdited&quot;:false,&quot;manualOverride&quot;:{&quot;isManuallyOverridden&quot;:false,&quot;citeprocText&quot;:&quot;(54)&quot;,&quot;manualOverrideText&quot;:&quot;&quot;},&quot;citationTag&quot;:&quot;MENDELEY_CITATION_v3_eyJjaXRhdGlvbklEIjoiTUVOREVMRVlfQ0lUQVRJT05fYWI1MmRkZDctNzY0Yi00Mzc1LWE2N2ItM2IzYmY4ZTg4MTJmIiwicHJvcGVydGllcyI6eyJub3RlSW5kZXgiOjB9LCJpc0VkaXRlZCI6ZmFsc2UsIm1hbnVhbE92ZXJyaWRlIjp7ImlzTWFudWFsbHlPdmVycmlkZGVuIjpmYWxzZSwiY2l0ZXByb2NUZXh0IjoiKDU0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quot;,&quot;citationItems&quot;:[{&quot;id&quot;:&quot;11970f6a-b645-3bb6-8c75-3d27b4a17aa3&quot;,&quot;itemData&quot;:{&quot;type&quot;:&quot;article-journal&quot;,&quot;id&quot;:&quot;11970f6a-b645-3bb6-8c75-3d27b4a17aa3&quot;,&quot;title&quot;:&quot;TE-TSS: an integrated data resource of human and mouse transposable element (TE)-derived transcription start site (TSS)&quot;,&quot;author&quot;:[{&quot;family&quot;:&quot;Gu&quot;,&quot;given&quot;:&quot;Xiaobing&quot;,&quot;parse-names&quot;:false,&quot;dropping-particle&quot;:&quot;&quot;,&quot;non-dropping-particle&quot;:&quot;&quot;},{&quot;family&quot;:&quot;Wang&quot;,&quot;given&quot;:&quot;Mingdong&quot;,&quot;parse-names&quot;:false,&quot;dropping-particle&quot;:&quot;&quot;,&quot;non-dropping-particle&quot;:&quot;&quot;},{&quot;family&quot;:&quot;Zhang&quot;,&quot;given&quot;:&quot;Xiao Ou&quot;,&quot;parse-names&quot;:false,&quot;dropping-particle&quot;:&quot;&quot;,&quot;non-dropping-particle&quot;:&quot;&quot;}],&quot;container-title&quot;:&quot;Nucleic acids research&quot;,&quot;accessed&quot;:{&quot;date-parts&quot;:[[2026,2,1]]},&quot;DOI&quot;:&quot;10.1093/NAR/GKAD1048&quot;,&quot;ISSN&quot;:&quot;1362-4962&quot;,&quot;PMID&quot;:&quot;37956335&quot;,&quot;URL&quot;:&quot;https://pubmed.ncbi.nlm.nih.gov/37956335/&quot;,&quot;issued&quot;:{&quot;date-parts&quot;:[[2024,1,5]]},&quot;page&quot;:&quot;D322-D333&quot;,&quot;abstract&quot;:&quot;Transposable elements (TEs)ãreãbundant in the genomeãnd serveãs crucial regulatory elements. Some TEs functionãs epigenetically regulated promoters,ãnd these TE-derived transcription start sites (TSSs) playã crucial role in regulating genesãssociated with specific functions, suchãs cancerãnd embry ogenesis. Ho w e v er, the lack ofãnãccessible database that sy stematically gathers TE-deriv ed TSS data isã current research gap. Toãddress this, we established TE-TSS,ãn integrated data resource of humanãnd mouse TE-derived TSSs ( http:// xozhanglab.com/ TETSS ). TE-TSS has compiled 2681 RNA sequencing datasets, spanning various tissues, cell linesãnd de v elopmentãl stãges. From these, we identified 5768 human TE-derived TSSsãnd 2797 mouse TE-derived TSSs, with 47%ãnd 38% being experimentally validated, respectively. TE-TSS enables comprehensiv e e xploration of TSS usage in div erse samples, pro viding insights into tissue-specific gene expression patternsãnd transcriptional regulatory elements. Furthermore, TE-TSS compares TE-derived TSS regionsãcross 15 mammalian species, enhancing our understanding of their e v olutionaryãnd functionalãspects. T he establishment of TE-TSS fãcilitates further in v estigations into the roles of TEs in shaping the transcriptomic landscapeãnd offers valuable resources for comprehending their involvement in diverse biological processes.&quot;,&quot;publisher&quot;:&quot;Nucleic Acids Res&quot;,&quot;issue&quot;:&quot;D1&quot;,&quot;volume&quot;:&quot;52&quot;,&quot;container-title-short&quot;:&quot;Nucleic Acids Res.&quot;},&quot;isTemporary&quot;:false}]},{&quot;citationID&quot;:&quot;MENDELEY_CITATION_c2e2dc47-9107-46e7-89ac-9989a8f92621&quot;,&quot;properties&quot;:{&quot;noteIndex&quot;:0},&quot;isEdited&quot;:false,&quot;manualOverride&quot;:{&quot;isManuallyOverridden&quot;:false,&quot;citeprocText&quot;:&quot;(40)&quot;,&quot;manualOverrideText&quot;:&quot;&quot;},&quot;citationTag&quot;:&quot;MENDELEY_CITATION_v3_eyJjaXRhdGlvbklEIjoiTUVOREVMRVlfQ0lUQVRJT05fYzJlMmRjNDctOTEwNy00NmU3LTg5YWMtOTk4OWE4ZjkyNjIx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a96de1c7-2ddf-4309-8e36-ec9c0a7e92e6&quot;,&quot;properties&quot;:{&quot;noteIndex&quot;:0},&quot;isEdited&quot;:false,&quot;manualOverride&quot;:{&quot;isManuallyOverridden&quot;:false,&quot;citeprocText&quot;:&quot;(55)&quot;,&quot;manualOverrideText&quot;:&quot;&quot;},&quot;citationTag&quot;:&quot;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quot;,&quot;citationItems&quot;:[{&quot;id&quot;:&quot;9f63292f-3061-3e83-9f38-39dfe0fa2b52&quot;,&quot;itemData&quot;:{&quot;type&quot;:&quot;article-journal&quot;,&quot;id&quot;:&quot;9f63292f-3061-3e83-9f38-39dfe0fa2b52&quot;,&quot;title&quot;:&quot;CIB2 and CIB3 are auxiliary subunits of the mechanotransduction channel of hair cells&quot;,&quot;author&quot;:[{&quot;family&quot;:&quot;Liang&quot;,&quot;given&quot;:&quot;Xiaoping&quot;,&quot;parse-names&quot;:false,&quot;dropping-particle&quot;:&quot;&quot;,&quot;non-dropping-particle&quot;:&quot;&quot;},{&quot;family&quot;:&quot;Qiu&quot;,&quot;given&quot;:&quot;Xufeng&quot;,&quot;parse-names&quot;:false,&quot;dropping-particle&quot;:&quot;&quot;,&quot;non-dropping-particle&quot;:&quot;&quot;},{&quot;family&quot;:&quot;Dionne&quot;,&quot;given&quot;:&quot;Gilman&quot;,&quot;parse-names&quot;:false,&quot;dropping-particle&quot;:&quot;&quot;,&quot;non-dropping-particle&quot;:&quot;&quot;},{&quot;family&quot;:&quot;Cunningham&quot;,&quot;given&quot;:&quot;Christopher L.&quot;,&quot;parse-names&quot;:false,&quot;dropping-particle&quot;:&quot;&quot;,&quot;non-dropping-particle&quot;:&quot;&quot;},{&quot;family&quot;:&quot;Pucak&quot;,&quot;given&quot;:&quot;Michele L.&quot;,&quot;parse-names&quot;:false,&quot;dropping-particle&quot;:&quot;&quot;,&quot;non-dropping-particle&quot;:&quot;&quot;},{&quot;family&quot;:&quot;Peng&quot;,&quot;given&quot;:&quot;Guihong&quot;,&quot;parse-names&quot;:false,&quot;dropping-particle&quot;:&quot;&quot;,&quot;non-dropping-particle&quot;:&quot;&quot;},{&quot;family&quot;:&quot;Kim&quot;,&quot;given&quot;:&quot;Ye Hyun&quot;,&quot;parse-names&quot;:false,&quot;dropping-particle&quot;:&quot;&quot;,&quot;non-dropping-particle&quot;:&quot;&quot;},{&quot;family&quot;:&quot;Lauer&quot;,&quot;given&quot;:&quot;Amanda&quot;,&quot;parse-names&quot;:false,&quot;dropping-particle&quot;:&quot;&quot;,&quot;non-dropping-particle&quot;:&quot;&quot;},{&quot;family&quot;:&quot;Shapiro&quot;,&quot;given&quot;:&quot;Lawrence&quot;,&quot;parse-names&quot;:false,&quot;dropping-particle&quot;:&quot;&quot;,&quot;non-dropping-particle&quot;:&quot;&quot;},{&quot;family&quot;:&quot;Müller&quot;,&quot;given&quot;:&quot;Ulrich&quot;,&quot;parse-names&quot;:false,&quot;dropping-particle&quot;:&quot;&quot;,&quot;non-dropping-particle&quot;:&quot;&quot;}],&quot;container-title&quot;:&quot;Neuron&quot;,&quot;accessed&quot;:{&quot;date-parts&quot;:[[2026,2,1]]},&quot;DOI&quot;:&quot;10.1016/J.NEURON.2021.05.007&quot;,&quot;ISSN&quot;:&quot;0896-6273&quot;,&quot;PMID&quot;:&quot;34089643&quot;,&quot;URL&quot;:&quot;https://pure.johnshopkins.edu/en/publications/cib2-and-cib3-are-auxiliary-subunits-of-the-mechanotransduction-c/&quot;,&quot;issued&quot;:{&quot;date-parts&quot;:[[2021,7,7]]},&quot;page&quot;:&quot;2131-2149.e15&quot;,&quot;abstract&quot;:&quot;CIB2 is a Ca2+- and Mg2+-binding protein essential for mechanoelectrical transduction (MET) by cochlear hair cells, but not by vestibular hair cells that co-express CIB2 and CIB3. Here, we show that in cochlear hair cells, CIB3 can functionally substitute for CIB2. Using X-ray crystallography, we demonstrate that CIB2 and CIB3 are structurally similar to KChIP proteins, auxiliary subunits of voltage-gated Kv4 channels. CIB2 and CIB3 bind to TMC1/2 through a domain in TMC1/2 flanked by transmembrane domains 2 and 3. The co-crystal structure of the CIB-binding domain in TMC1 with CIB3 reveals that interactions are mediated through a conserved CIB hydrophobic groove, similar to KChIP1 binding of Kv4. Functional studies in mice show that CIB2 regulates TMC1/2 localization and function in hair cells, processes that are affected by deafness-causing CIB2 mutations. We conclude that CIB2 and CIB3 are MET channel auxiliary subunits with striking similarity to Kv4 channel auxiliary subunits.&quot;,&quot;publisher&quot;:&quot;Cell Press&quot;,&quot;issue&quot;:&quot;13&quot;,&quot;volume&quot;:&quot;109&quot;,&quot;container-title-short&quot;:&quot;Neuron&quot;},&quot;isTemporary&quot;:false}]},{&quot;citationID&quot;:&quot;MENDELEY_CITATION_17e00689-2e7a-4a3f-8047-4e79095eddb5&quot;,&quot;properties&quot;:{&quot;noteIndex&quot;:0},&quot;isEdited&quot;:false,&quot;manualOverride&quot;:{&quot;isManuallyOverridden&quot;:false,&quot;citeprocText&quot;:&quot;(35)&quot;,&quot;manualOverrideText&quot;:&quot;&quot;},&quot;citationTag&quot;:&quot;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3ff5d8dd-1d42-427d-8888-1f18bd4455e4&quot;,&quot;properties&quot;:{&quot;noteIndex&quot;:0},&quot;isEdited&quot;:false,&quot;manualOverride&quot;:{&quot;isManuallyOverridden&quot;:false,&quot;citeprocText&quot;:&quot;(56)&quot;,&quot;manualOverrideText&quot;:&quot;&quot;},&quot;citationTag&quot;:&quot;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quot;,&quot;citationItems&quot;:[{&quot;id&quot;:&quot;7b9776ac-a5fd-37a7-ac9f-f17bb36c01d1&quot;,&quot;itemData&quot;:{&quot;type&quot;:&quot;article-journal&quot;,&quot;id&quot;:&quot;7b9776ac-a5fd-37a7-ac9f-f17bb36c01d1&quot;,&quot;title&quot;:&quot;An atlas of transcription initiation reveals regulatory principles of gene and transposable element expression in early mammalian development&quot;,&quot;author&quot;:[{&quot;family&quot;:&quot;Oomen&quot;,&quot;given&quot;:&quot;Marlies E.&quot;,&quot;parse-names&quot;:false,&quot;dropping-particle&quot;:&quot;&quot;,&quot;non-dropping-particle&quot;:&quot;&quot;},{&quot;family&quot;:&quot;Rodriguez-Terrones&quot;,&quot;given&quot;:&quot;Diego&quot;,&quot;parse-names&quot;:false,&quot;dropping-particle&quot;:&quot;&quot;,&quot;non-dropping-particle&quot;:&quot;&quot;},{&quot;family&quot;:&quot;Kurome&quot;,&quot;given&quot;:&quot;Mayuko&quot;,&quot;parse-names&quot;:false,&quot;dropping-particle&quot;:&quot;&quot;,&quot;non-dropping-particle&quot;:&quot;&quot;},{&quot;family&quot;:&quot;Zakhartchenko&quot;,&quot;given&quot;:&quot;Valeri&quot;,&quot;parse-names&quot;:false,&quot;dropping-particle&quot;:&quot;&quot;,&quot;non-dropping-particle&quot;:&quot;&quot;},{&quot;family&quot;:&quot;Mottes&quot;,&quot;given&quot;:&quot;Lorenza&quot;,&quot;parse-names&quot;:false,&quot;dropping-particle&quot;:&quot;&quot;,&quot;non-dropping-particle&quot;:&quot;&quot;},{&quot;family&quot;:&quot;Simmet&quot;,&quot;given&quot;:&quot;Kilian&quot;,&quot;parse-names&quot;:false,&quot;dropping-particle&quot;:&quot;&quot;,&quot;non-dropping-particle&quot;:&quot;&quot;},{&quot;family&quot;:&quot;Noll&quot;,&quot;given&quot;:&quot;Camille&quot;,&quot;parse-names&quot;:false,&quot;dropping-particle&quot;:&quot;&quot;,&quot;non-dropping-particle&quot;:&quot;&quot;},{&quot;family&quot;:&quot;Nakatani&quot;,&quot;given&quot;:&quot;Tsunetoshi&quot;,&quot;parse-names&quot;:false,&quot;dropping-particle&quot;:&quot;&quot;,&quot;non-dropping-particle&quot;:&quot;&quot;},{&quot;family&quot;:&quot;Mourra-Diaz&quot;,&quot;given&quot;:&quot;Carlos Michel&quot;,&quot;parse-names&quot;:false,&quot;dropping-particle&quot;:&quot;&quot;,&quot;non-dropping-particle&quot;:&quot;&quot;},{&quot;family&quot;:&quot;Aksoy&quot;,&quot;given&quot;:&quot;Irene&quot;,&quot;parse-names&quot;:false,&quot;dropping-particle&quot;:&quot;&quot;,&quot;non-dropping-particle&quot;:&quot;&quot;},{&quot;family&quot;:&quot;Savatier&quot;,&quot;given&quot;:&quot;Pierre&quot;,&quot;parse-names&quot;:false,&quot;dropping-particle&quot;:&quot;&quot;,&quot;non-dropping-particle&quot;:&quot;&quot;},{&quot;family&quot;:&quot;Göke&quot;,&quot;given&quot;:&quot;Jonathan&quot;,&quot;parse-names&quot;:false,&quot;dropping-particle&quot;:&quot;&quot;,&quot;non-dropping-particle&quot;:&quot;&quot;},{&quot;family&quot;:&quot;Wolf&quot;,&quot;given&quot;:&quot;Eckhard&quot;,&quot;parse-names&quot;:false,&quot;dropping-particle&quot;:&quot;&quot;,&quot;non-dropping-particle&quot;:&quot;&quot;},{&quot;family&quot;:&quot;Kaessmann&quot;,&quot;given&quot;:&quot;Henrik&quot;,&quot;parse-names&quot;:false,&quot;dropping-particle&quot;:&quot;&quot;,&quot;non-dropping-particle&quot;:&quot;&quot;},{&quot;family&quot;:&quot;Torres-Padilla&quot;,&quot;given&quot;:&quot;Maria Elena&quot;,&quot;parse-names&quot;:false,&quot;dropping-particle&quot;:&quot;&quot;,&quot;non-dropping-particle&quot;:&quot;&quot;}],&quot;container-title&quot;:&quot;Cell&quot;,&quot;container-title-short&quot;:&quot;Cell&quot;,&quot;accessed&quot;:{&quot;date-parts&quot;:[[2026,4,1]]},&quot;DOI&quot;:&quot;10.1016/j.cell.2024.12.013&quot;,&quot;ISSN&quot;:&quot;10974172&quot;,&quot;PMID&quot;:&quot;39837330&quot;,&quot;URL&quot;:&quot;https://www.cell.com/action/showFullText?pii=S0092867424014260&quot;,&quot;issued&quot;:{&quot;date-parts&quot;:[[2025,2,20]]},&quot;page&quot;:&quot;1156-1174.e20&quot;,&quot;abstract&quot;:&quot;&lt;h2&gt;Summary&lt;/h2&gt;&lt;p&gt;Transcriptional activation of the embryonic genome (EGA) is a major developmental landmark enabling the embryo to become independent from maternal control. The magnitude and control of transcriptional reprogramming during this event across mammals remains poorly understood. Here, we developed Smart-seq+5′ for high sensitivity, full-length transcript coverage and simultaneous capture of 5′ transcript information from single cells and single embryos. Using Smart-seq+5′, we profiled 34 developmental stages in 5 mammalian species and provide an extensive characterization of the transcriptional repertoire of early development before, during, and after EGA. We demonstrate widespread transposable element (TE)-driven transcription across species, including, remarkably, of DNA transposons. We identify 19,657 TE-driven genic transcripts, suggesting extensive TE co-option in early development over evolutionary timescales. TEs display similar expression dynamics across species and species-specific patterns, suggesting shared and divergent regulation. Our work provides a powerful resource for understanding transcriptional regulation of mammalian development.&lt;/p&gt;&quot;,&quot;publisher&quot;:&quot;Elsevier&quot;,&quot;issue&quot;:&quot;4&quot;,&quot;volume&quot;:&quot;188&quot;},&quot;isTemporary&quot;:false}]},{&quot;citationID&quot;:&quot;MENDELEY_CITATION_11881d3b-ea3a-46d8-819d-e99e272ee8b9&quot;,&quot;properties&quot;:{&quot;noteIndex&quot;:0},&quot;isEdited&quot;:false,&quot;manualOverride&quot;:{&quot;isManuallyOverridden&quot;:false,&quot;citeprocText&quot;:&quot;(57)&quot;,&quot;manualOverrideText&quot;:&quot;&quot;},&quot;citationTag&quot;:&quot;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quot;,&quot;citationItems&quot;:[{&quot;id&quot;:&quot;d7be1c84-b307-3ac8-8b16-b09eb887e4d6&quot;,&quot;itemData&quot;:{&quot;type&quot;:&quot;article-journal&quot;,&quot;id&quot;:&quot;d7be1c84-b307-3ac8-8b16-b09eb887e4d6&quot;,&quot;title&quot;:&quot;The impact of transposable elements on mammalian development&quot;,&quot;author&quot;:[{&quot;family&quot;:&quot;Garcia-Perez&quot;,&quot;given&quot;:&quot;Jose L.&quot;,&quot;parse-names&quot;:false,&quot;dropping-particle&quot;:&quot;&quot;,&quot;non-dropping-particle&quot;:&quot;&quot;},{&quot;family&quot;:&quot;Widmann&quot;,&quot;given&quot;:&quot;Thomas J.&quot;,&quot;parse-names&quot;:false,&quot;dropping-particle&quot;:&quot;&quot;,&quot;non-dropping-particle&quot;:&quot;&quot;},{&quot;family&quot;:&quot;Adams&quot;,&quot;given&quot;:&quot;Ian R.&quot;,&quot;parse-names&quot;:false,&quot;dropping-particle&quot;:&quot;&quot;,&quot;non-dropping-particle&quot;:&quot;&quot;}],&quot;container-title&quot;:&quot;Development (Cambridge, England)&quot;,&quot;accessed&quot;:{&quot;date-parts&quot;:[[2026,2,2]]},&quot;DOI&quot;:&quot;10.1242/DEV.132639&quot;,&quot;ISSN&quot;:&quot;14779129&quot;,&quot;PMID&quot;:&quot;27875251&quot;,&quot;URL&quot;:&quot;https://pmc.ncbi.nlm.nih.gov/articles/PMC5830075/&quot;,&quot;issued&quot;:{&quot;date-parts&quot;:[[2016,11,15]]},&quot;page&quot;:&quot;4101&quot;,&quot;abstract&quot;:&quot;Despite often being classified as selfish or junk DNA, transposable elements (TEs) are a group of abundant genetic sequences that have a significant impact on mammalian development and genome regulation. In recent years, our understanding of how pre-existing TEs affect genome architecture, gene regulatory networks and protein function during mammalian embryogenesis has dramatically expanded. In addition, the mobilization of active TEs in selected cell types has been shown to generate genetic variation during development and in fully differentiated tissues. Importantly, the ongoing domestication and evolution of TEs appears to provide a rich source of regulatory elements, functional modules and genetic variation that fuels the evolution of mammalian developmental processes. Here, we review the functional impact that TEs exert on mammalian developmental processes and discuss how the somatic activity of TEs can influence gene regulatory networks.&quot;,&quot;publisher&quot;:&quot;Company of Biologists Ltd&quot;,&quot;issue&quot;:&quot;22&quot;,&quot;volume&quot;:&quot;143&quot;,&quot;container-title-short&quot;:&quot;Development&quot;},&quot;isTemporary&quot;:false}]},{&quot;citationID&quot;:&quot;MENDELEY_CITATION_bbf484e0-4bc1-4658-93a3-36dd02a037d3&quot;,&quot;properties&quot;:{&quot;noteIndex&quot;:0},&quot;isEdited&quot;:false,&quot;manualOverride&quot;:{&quot;isManuallyOverridden&quot;:false,&quot;citeprocText&quot;:&quot;(58)&quot;,&quot;manualOverrideText&quot;:&quot;&quot;},&quot;citationTag&quot;:&quot;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quot;,&quot;citationItems&quot;:[{&quot;id&quot;:&quot;dcb17fda-a452-373a-a250-758132043492&quot;,&quot;itemData&quot;:{&quot;type&quot;:&quot;article-journal&quot;,&quot;id&quot;:&quot;dcb17fda-a452-373a-a250-758132043492&quot;,&quot;title&quot;:&quot;Alu insertion variants alter mRNA splicing&quot;,&quot;author&quot;:[{&quot;family&quot;:&quot;Payer&quot;,&quot;given&quot;:&quot;Lindsay M.&quot;,&quot;parse-names&quot;:false,&quot;dropping-particle&quot;:&quot;&quot;,&quot;non-dropping-particle&quot;:&quot;&quot;},{&quot;family&quot;:&quot;Steranka&quot;,&quot;given&quot;:&quot;Jared P.&quot;,&quot;parse-names&quot;:false,&quot;dropping-particle&quot;:&quot;&quot;,&quot;non-dropping-particle&quot;:&quot;&quot;},{&quot;family&quot;:&quot;Ardeljan&quot;,&quot;given&quot;:&quot;Daniel&quot;,&quot;parse-names&quot;:false,&quot;dropping-particle&quot;:&quot;&quot;,&quot;non-dropping-particle&quot;:&quot;&quot;},{&quot;family&quot;:&quot;Walker&quot;,&quot;given&quot;:&quot;Janiece&quot;,&quot;parse-names&quot;:false,&quot;dropping-particle&quot;:&quot;&quot;,&quot;non-dropping-particle&quot;:&quot;&quot;},{&quot;family&quot;:&quot;Fitzgerald&quot;,&quot;given&quot;:&quot;Kathryn C.&quot;,&quot;parse-names&quot;:false,&quot;dropping-particle&quot;:&quot;&quot;,&quot;non-dropping-particle&quot;:&quot;&quot;},{&quot;family&quot;:&quot;Calabresi&quot;,&quot;given&quot;:&quot;Peter A.&quot;,&quot;parse-names&quot;:false,&quot;dropping-particle&quot;:&quot;&quot;,&quot;non-dropping-particle&quot;:&quot;&quot;},{&quot;family&quot;:&quot;Cooper&quot;,&quot;given&quot;:&quot;Thomas A.&quot;,&quot;parse-names&quot;:false,&quot;dropping-particle&quot;:&quot;&quot;,&quot;non-dropping-particle&quot;:&quot;&quot;},{&quot;family&quot;:&quot;Burns&quot;,&quot;given&quot;:&quot;Kathleen H.&quot;,&quot;parse-names&quot;:false,&quot;dropping-particle&quot;:&quot;&quot;,&quot;non-dropping-particle&quot;:&quot;&quot;}],&quot;container-title&quot;:&quot;Nucleic Acids Research&quot;,&quot;accessed&quot;:{&quot;date-parts&quot;:[[2026,2,3]]},&quot;DOI&quot;:&quot;10.1093/NAR/GKY1086&quot;,&quot;ISSN&quot;:&quot;13624962&quot;,&quot;PMID&quot;:&quot;30418605&quot;,&quot;URL&quot;:&quot;https://pmc.ncbi.nlm.nih.gov/articles/PMC6326789/&quot;,&quot;issued&quot;:{&quot;date-parts&quot;:[[2018,1,10]]},&quot;page&quot;:&quot;421&quot;,&quot;abstract&quot;:&quot;RNA splicing is a highly regulated process dependent on sequences near splice sites. Insertions of Alu retrotransposons can disrupt splice sites or bind splicing regulators. We hypothesized that some common inherited polymorphic Alu insertions are responsible for splicing QTLs (sQTL). We focused on intronic Alu variants mapping within 100 bp of an alternatively used exon and screened for those that alter splicing. We identify five loci, 21.7% of those assayed, where the polymorphic Alu alters splicing. While in most cases the Alu promotes exon skipping, at one locus the Alu increases exon inclusion. Of particular interest is an Alu polymorphism in the CD58 gene. Reduced CD58 expression is associated with risk for developing multiple sclerosis. We show that the Alu insertion promotes skipping of CD58 exon 3 and results in a frameshifted transcript, indicating that the Alu may be the causative variant for increased MS risk at this locus. Using RT-PCR analysis at the endogenous locus, we confirm that the Alu variant is a sQTL for CD58. In summary, altered splicing efficiency is a common functional consequence of Alu polymorphisms including at least one instance where the variant is implicated in disease risk. This work broadens our understanding of splicing regulatory sequences around exons.&quot;,&quot;publisher&quot;:&quot;Oxford University Press&quot;,&quot;issue&quot;:&quot;1&quot;,&quot;volume&quot;:&quot;47&quot;,&quot;container-title-short&quot;:&quot;Nucleic Acids Res.&quot;},&quot;isTemporary&quot;:false}]},{&quot;citationID&quot;:&quot;MENDELEY_CITATION_13ae0296-17c6-4f0b-95af-c0d20ea96405&quot;,&quot;properties&quot;:{&quot;noteIndex&quot;:0},&quot;isEdited&quot;:false,&quot;manualOverride&quot;:{&quot;isManuallyOverridden&quot;:false,&quot;citeprocText&quot;:&quot;(59)&quot;,&quot;manualOverrideText&quot;:&quot;&quot;},&quot;citationTag&quot;:&quot;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quot;,&quot;citationItems&quot;:[{&quot;id&quot;:&quot;fc4ddbe0-83c0-3461-9276-a0bbf72b59c0&quot;,&quot;itemData&quot;:{&quot;type&quot;:&quot;article-journal&quot;,&quot;id&quot;:&quot;fc4ddbe0-83c0-3461-9276-a0bbf72b59c0&quot;,&quot;title&quot;:&quot;The Contribution of Alu Elements to Mutagenic DNA Double-Strand Break Repair&quot;,&quot;author&quot;:[{&quot;family&quot;:&quot;Morales&quot;,&quot;given&quot;:&quot;Maria E.&quot;,&quot;parse-names&quot;:false,&quot;dropping-particle&quot;:&quot;&quot;,&quot;non-dropping-particle&quot;:&quot;&quot;},{&quot;family&quot;:&quot;White&quot;,&quot;given&quot;:&quot;Travis B.&quot;,&quot;parse-names&quot;:false,&quot;dropping-particle&quot;:&quot;&quot;,&quot;non-dropping-particle&quot;:&quot;&quot;},{&quot;family&quot;:&quot;Streva&quot;,&quot;given&quot;:&quot;Vincent A.&quot;,&quot;parse-names&quot;:false,&quot;dropping-particle&quot;:&quot;&quot;,&quot;non-dropping-particle&quot;:&quot;&quot;},{&quot;family&quot;:&quot;DeFreece&quot;,&quot;given&quot;:&quot;Cecily B.&quot;,&quot;parse-names&quot;:false,&quot;dropping-particle&quot;:&quot;&quot;,&quot;non-dropping-particle&quot;:&quot;&quot;},{&quot;family&quot;:&quot;Hedges&quot;,&quot;given&quot;:&quot;Dale J.&quot;,&quot;parse-names&quot;:false,&quot;dropping-particle&quot;:&quot;&quot;,&quot;non-dropping-particle&quot;:&quot;&quot;},{&quot;family&quot;:&quot;Deininger&quot;,&quot;given&quot;:&quot;Prescott L.&quot;,&quot;parse-names&quot;:false,&quot;dropping-particle&quot;:&quot;&quot;,&quot;non-dropping-particle&quot;:&quot;&quot;}],&quot;container-title&quot;:&quot;PLoS Genetics&quot;,&quot;accessed&quot;:{&quot;date-parts&quot;:[[2026,2,3]]},&quot;DOI&quot;:&quot;10.1371/JOURNAL.PGEN.1005016&quot;,&quot;ISSN&quot;:&quot;15537404&quot;,&quot;PMID&quot;:&quot;25761216&quot;,&quot;URL&quot;:&quot;https://pmc.ncbi.nlm.nih.gov/articles/PMC4356517/&quot;,&quot;issued&quot;:{&quot;date-parts&quot;:[[2015,3,11]]},&quot;page&quot;:&quot;e1005016&quot;,&quot;abstract&quot;:&quot;Alu elements make up the largest family of human mobile elements, numbering 1.1 million copies and comprising 11% of the human genome. As a consequence of evolution and genetic drift, Alu elements of various sequence divergence exist throughout the human genome. Alu/Alu recombination has been shown to cause approximately 0.5% of new human genetic diseases and contribute to extensive genomic structural variation. To begin understanding the molecular mechanisms leading to these rearrangements in mammalian cells, we constructed Alu/Alu recombination reporter cell lines containing Alu elements ranging in sequence divergence from 0%-30% that allow detection of both Alu/Alu recombination and large non-homologous end joining (NHEJ) deletions that range from 1.0 to 1.9 kb in size. Introduction of as little as 0.7% sequence divergence between Alu elements resulted in a significant reduction in recombination, which indicates even small degrees of sequence divergence reduce the efficiency of homology-directed DNA double-strand break (DSB) repair. Further reduction in recombination was observed in a sequence divergence-dependent manner for diverged Alu/Alu recombination constructs with up to 10% sequence divergence. With greater levels of sequence divergence (15%-30%), we observed a significant increase in DSB repair due to a shift from Alu/Alu recombination to variable-length NHEJ which removes sequence between the two Alu elements. This increase in NHEJ deletions depends on the presence of Alu sequence homeology (similar but not identical sequences). Analysis of recombination products revealed that Alu/Alu recombination junctions occur more frequently in the first 100 bp of the Alu element within our reporter assay, just as they do in genomic Alu/Alu recombination events. This is the first extensive study characterizing the influence of Alu element sequence divergence on DNA repair, which will inform predictions regarding the effect of Alu element sequence divergence on both the rate and nature of DNA repair events.&quot;,&quot;publisher&quot;:&quot;Public Library of Science&quot;,&quot;issue&quot;:&quot;3&quot;,&quot;volume&quot;:&quot;11&quot;,&quot;container-title-short&quot;:&quot;PLoS Genet.&quot;},&quot;isTemporary&quot;:false}]},{&quot;citationID&quot;:&quot;MENDELEY_CITATION_abbe4af7-9de8-4cbf-bbdd-d681a8747b9d&quot;,&quot;properties&quot;:{&quot;noteIndex&quot;:0},&quot;isEdited&quot;:false,&quot;manualOverride&quot;:{&quot;isManuallyOverridden&quot;:false,&quot;citeprocText&quot;:&quot;(60,61)&quot;,&quot;manualOverrideText&quot;:&quot;&quot;},&quot;citationTag&quot;:&quot;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quot;,&quot;citationItems&quot;:[{&quot;id&quot;:&quot;f937ee25-3abf-3c3a-b362-3d1201d2eac8&quot;,&quot;itemData&quot;:{&quot;type&quot;:&quot;article-journal&quot;,&quot;id&quot;:&quot;f937ee25-3abf-3c3a-b362-3d1201d2eac8&quot;,&quot;title&quot;:&quot;LINE-1 Elements in Structural Variation and Disease&quot;,&quot;author&quot;:[{&quot;family&quot;:&quot;Beck&quot;,&quot;given&quot;:&quot;Christine R.&quot;,&quot;parse-names&quot;:false,&quot;dropping-particle&quot;:&quot;&quot;,&quot;non-dropping-particle&quot;:&quot;&quot;},{&quot;family&quot;:&quot;Garcia-Perez&quot;,&quot;given&quot;:&quot;José Luis&quot;,&quot;parse-names&quot;:false,&quot;dropping-particle&quot;:&quot;&quot;,&quot;non-dropping-particle&quot;:&quot;&quot;},{&quot;family&quot;:&quot;Badge&quot;,&quot;given&quot;:&quot;Richard M.&quot;,&quot;parse-names&quot;:false,&quot;dropping-particle&quot;:&quot;&quot;,&quot;non-dropping-particle&quot;:&quot;&quot;},{&quot;family&quot;:&quot;Moran&quot;,&quot;given&quot;:&quot;John&quot;,&quot;parse-names&quot;:false,&quot;dropping-particle&quot;:&quot;V.&quot;,&quot;non-dropping-particle&quot;:&quot;&quot;}],&quot;container-title&quot;:&quot;Annual review of genomics and human genetics&quot;,&quot;accessed&quot;:{&quot;date-parts&quot;:[[2026,2,3]]},&quot;DOI&quot;:&quot;10.1146/ANNUREV-GENOM-082509-141802&quot;,&quot;ISSN&quot;:&quot;15278204&quot;,&quot;PMID&quot;:&quot;21801021&quot;,&quot;URL&quot;:&quot;https://pmc.ncbi.nlm.nih.gov/articles/PMC4124830/&quot;,&quot;issued&quot;:{&quot;date-parts&quot;:[[2011,7,13]]},&quot;page&quot;:&quot;187&quot;,&quot;abstract&quot;:&quot;The completion of the human genome reference sequence ushered in a new era for the study and discovery of human transposable elements. It now is undeniable that transposable elements, historically dismissed as junk DNA, have had an instrumental role in sculpting the structure and function of our genomes. In particular, long interspersed element-1 (LINE-1 or L1) and short interspersed elements (SINEs) continue to affect our genome, and their movement can lead to sporadic cases of disease. Here, we briefly review the types of transposable elements present in the human genome and their mechanisms of mobility. We next highlight how advances in DNA sequencing and genomic technologies have enabled the discovery of novel retrotransposons in individual genomes. Finally, we discuss how L1-mediated retrotransposition events impact human genomes. © 2011 by Annual Reviews. All rights reserved.&quot;,&quot;volume&quot;:&quot;12&quot;,&quot;container-title-short&quot;:&quot;Annu. Rev. Genomics Hum. Genet.&quot;},&quot;isTemporary&quot;:false},{&quot;id&quot;:&quot;79e92060-7da0-33bc-b35d-4b8a56ce7692&quot;,&quot;itemData&quot;:{&quot;type&quot;:&quot;article-journal&quot;,&quot;id&quot;:&quot;79e92060-7da0-33bc-b35d-4b8a56ce7692&quot;,&quot;title&quot;:&quot;Olfactory receptor genes and chromosome 11 structural aberrations: Players or spectators?&quot;,&quot;author&quot;:[{&quot;family&quot;:&quot;Redaelli&quot;,&quot;given&quot;:&quot;Serena&quot;,&quot;parse-names&quot;:false,&quot;dropping-particle&quot;:&quot;&quot;,&quot;non-dropping-particle&quot;:&quot;&quot;},{&quot;family&quot;:&quot;Grati&quot;,&quot;given&quot;:&quot;Francesca Romana&quot;,&quot;parse-names&quot;:false,&quot;dropping-particle&quot;:&quot;&quot;,&quot;non-dropping-particle&quot;:&quot;&quot;},{&quot;family&quot;:&quot;Tritto&quot;,&quot;given&quot;:&quot;Viviana&quot;,&quot;parse-names&quot;:false,&quot;dropping-particle&quot;:&quot;&quot;,&quot;non-dropping-particle&quot;:&quot;&quot;},{&quot;family&quot;:&quot;Giannuzzi&quot;,&quot;given&quot;:&quot;Giuliana&quot;,&quot;parse-names&quot;:false,&quot;dropping-particle&quot;:&quot;&quot;,&quot;non-dropping-particle&quot;:&quot;&quot;},{&quot;family&quot;:&quot;Recalcati&quot;,&quot;given&quot;:&quot;Maria Paola&quot;,&quot;parse-names&quot;:false,&quot;dropping-particle&quot;:&quot;&quot;,&quot;non-dropping-particle&quot;:&quot;&quot;},{&quot;family&quot;:&quot;Sala&quot;,&quot;given&quot;:&quot;Elena&quot;,&quot;parse-names&quot;:false,&quot;dropping-particle&quot;:&quot;&quot;,&quot;non-dropping-particle&quot;:&quot;&quot;},{&quot;family&quot;:&quot;Villa&quot;,&quot;given&quot;:&quot;Nicoletta&quot;,&quot;parse-names&quot;:false,&quot;dropping-particle&quot;:&quot;&quot;,&quot;non-dropping-particle&quot;:&quot;&quot;},{&quot;family&quot;:&quot;Crosti&quot;,&quot;given&quot;:&quot;Francesca&quot;,&quot;parse-names&quot;:false,&quot;dropping-particle&quot;:&quot;&quot;,&quot;non-dropping-particle&quot;:&quot;&quot;},{&quot;family&quot;:&quot;Roversi&quot;,&quot;given&quot;:&quot;Gaia&quot;,&quot;parse-names&quot;:false,&quot;dropping-particle&quot;:&quot;&quot;,&quot;non-dropping-particle&quot;:&quot;&quot;},{&quot;family&quot;:&quot;Malvestiti&quot;,&quot;given&quot;:&quot;Francesca&quot;,&quot;parse-names&quot;:false,&quot;dropping-particle&quot;:&quot;&quot;,&quot;non-dropping-particle&quot;:&quot;&quot;},{&quot;family&quot;:&quot;Zanatta&quot;,&quot;given&quot;:&quot;Valentina&quot;,&quot;parse-names&quot;:false,&quot;dropping-particle&quot;:&quot;&quot;,&quot;non-dropping-particle&quot;:&quot;&quot;},{&quot;family&quot;:&quot;Repetti&quot;,&quot;given&quot;:&quot;Elena&quot;,&quot;parse-names&quot;:false,&quot;dropping-particle&quot;:&quot;&quot;,&quot;non-dropping-particle&quot;:&quot;&quot;},{&quot;family&quot;:&quot;Rodeschini&quot;,&quot;given&quot;:&quot;Ornella&quot;,&quot;parse-names&quot;:false,&quot;dropping-particle&quot;:&quot;&quot;,&quot;non-dropping-particle&quot;:&quot;&quot;},{&quot;family&quot;:&quot;Valtorta&quot;,&quot;given&quot;:&quot;Chiara&quot;,&quot;parse-names&quot;:false,&quot;dropping-particle&quot;:&quot;&quot;,&quot;non-dropping-particle&quot;:&quot;&quot;},{&quot;family&quot;:&quot;Catusi&quot;,&quot;given&quot;:&quot;Ilaria&quot;,&quot;parse-names&quot;:false,&quot;dropping-particle&quot;:&quot;&quot;,&quot;non-dropping-particle&quot;:&quot;&quot;},{&quot;family&quot;:&quot;Romitti&quot;,&quot;given&quot;:&quot;Lorenza&quot;,&quot;parse-names&quot;:false,&quot;dropping-particle&quot;:&quot;&quot;,&quot;non-dropping-particle&quot;:&quot;&quot;},{&quot;family&quot;:&quot;Martinoli&quot;,&quot;given&quot;:&quot;Emanuela&quot;,&quot;parse-names&quot;:false,&quot;dropping-particle&quot;:&quot;&quot;,&quot;non-dropping-particle&quot;:&quot;&quot;},{&quot;family&quot;:&quot;Conconi&quot;,&quot;given&quot;:&quot;Donatella&quot;,&quot;parse-names&quot;:false,&quot;dropping-particle&quot;:&quot;&quot;,&quot;non-dropping-particle&quot;:&quot;&quot;},{&quot;family&quot;:&quot;Dalprà&quot;,&quot;given&quot;:&quot;Leda&quot;,&quot;parse-names&quot;:false,&quot;dropping-particle&quot;:&quot;&quot;,&quot;non-dropping-particle&quot;:&quot;&quot;},{&quot;family&quot;:&quot;Lavitrano&quot;,&quot;given&quot;:&quot;Marialuisa&quot;,&quot;parse-names&quot;:false,&quot;dropping-particle&quot;:&quot;&quot;,&quot;non-dropping-particle&quot;:&quot;&quot;},{&quot;family&quot;:&quot;Riva&quot;,&quot;given&quot;:&quot;Paola&quot;,&quot;parse-names&quot;:false,&quot;dropping-particle&quot;:&quot;&quot;,&quot;non-dropping-particle&quot;:&quot;&quot;},{&quot;family&quot;:&quot;Bentivegna&quot;,&quot;given&quot;:&quot;Angela&quot;,&quot;parse-names&quot;:false,&quot;dropping-particle&quot;:&quot;&quot;,&quot;non-dropping-particle&quot;:&quot;&quot;}],&quot;container-title&quot;:&quot;Human Genetics and Genomics Advances&quot;,&quot;accessed&quot;:{&quot;date-parts&quot;:[[2026,2,3]]},&quot;DOI&quot;:&quot;10.1016/j.xhgg.2023.100261&quot;,&quot;ISSN&quot;:&quot;26662477&quot;,&quot;PMID&quot;:&quot;38160254&quot;,&quot;URL&quot;:&quot;https://pubmed.ncbi.nlm.nih.gov/38160254/&quot;,&quot;issued&quot;:{&quot;date-parts&quot;:[[2024,4,11]]},&quot;abstract&quot;:&quot;The largest multi-gene family in metazoans is the family of olfactory receptor (OR) genes. Human ORs are organized in clusters over most chromosomes and seem to include &gt;0.1% the human genome. Because 369 out of 856 OR genes are mapped on chromosome 11 (HSA11), we sought to determine whether they mediate structural rearrangements involving this chromosome. To this aim, we analyzed 220 specimens collected during diagnostic procedures involving structural rearrangements of chromosome 11. A total of 222 chromosomal abnormalities were included, consisting of inversions, deletions, translocations, duplications, and one insertion, detected by conventional chromosome analysis and/or fluorescence in situ hybridization (FISH) and array comparative genomic hybridization (array-CGH). We verified by bioinformatics and statistical approaches the occurrence of breakpoints in cytobands with or without OR genes. We found that OR genes are not involved in chromosome 11 reciprocal translocations, suggesting that different DNA motifs and mechanisms based on homology or non-homology recombination can cause chromosome 11 structural alterations. We also considered the proximity between the chromosomal territories of chromosome 11 and its partner chromosomes involved in the translocations by using the deposited Hi-C data concerning the possible occurrence of chromosome interactions. Interestingly, most of the breakpoints are located in regions highly involved in chromosome interactions. Further studies should be carried out to confirm the potential role of chromosome territories’ proximity in promoting genome structural variation, so fundamental in our understanding of the molecular basis of medical genetics and evolutionary genetics.&quot;,&quot;publisher&quot;:&quot;Elsevier Inc.&quot;,&quot;issue&quot;:&quot;2&quot;,&quot;volume&quot;:&quot;5&quot;,&quot;container-title-short&quot;:&quot;&quot;},&quot;isTemporary&quot;:false}]},{&quot;citationID&quot;:&quot;MENDELEY_CITATION_766fcc6d-e173-4a5e-949f-cf1a14addb71&quot;,&quot;properties&quot;:{&quot;noteIndex&quot;:0},&quot;isEdited&quot;:false,&quot;manualOverride&quot;:{&quot;isManuallyOverridden&quot;:false,&quot;citeprocText&quot;:&quot;(14)&quot;,&quot;manualOverrideText&quot;:&quot;&quot;},&quot;citationTag&quot;:&quot;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a532d443-6a86-492e-a3b6-d00502baf31e&quot;,&quot;properties&quot;:{&quot;noteIndex&quot;:0},&quot;isEdited&quot;:false,&quot;manualOverride&quot;:{&quot;isManuallyOverridden&quot;:false,&quot;citeprocText&quot;:&quot;(62)&quot;,&quot;manualOverrideText&quot;:&quot;&quot;},&quot;citationTag&quot;:&quot;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cd3e5407-1968-4484-839e-653ed93169fa&quot;,&quot;properties&quot;:{&quot;noteIndex&quot;:0},&quot;isEdited&quot;:false,&quot;manualOverride&quot;:{&quot;isManuallyOverridden&quot;:false,&quot;citeprocText&quot;:&quot;(14)&quot;,&quot;manualOverrideText&quot;:&quot;&quot;},&quot;citationTag&quot;:&quot;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8e21d0c2-c5b0-4770-8e0a-fbf12dee12d4&quot;,&quot;properties&quot;:{&quot;noteIndex&quot;:0},&quot;isEdited&quot;:false,&quot;manualOverride&quot;:{&quot;isManuallyOverridden&quot;:false,&quot;citeprocText&quot;:&quot;(62)&quot;,&quot;manualOverrideText&quot;:&quot;&quot;},&quot;citationTag&quot;:&quot;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683cdead-3b3b-401a-af70-1df1db25b0c7&quot;,&quot;properties&quot;:{&quot;noteIndex&quot;:0},&quot;isEdited&quot;:false,&quot;manualOverride&quot;:{&quot;isManuallyOverridden&quot;:false,&quot;citeprocText&quot;:&quot;(63)&quot;,&quot;manualOverrideText&quot;:&quot;&quot;},&quot;citationTag&quot;:&quot;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b605b2c1-e072-4564-9ff2-a301faa6ba0d&quot;,&quot;properties&quot;:{&quot;noteIndex&quot;:0},&quot;isEdited&quot;:false,&quot;manualOverride&quot;:{&quot;isManuallyOverridden&quot;:false,&quot;citeprocText&quot;:&quot;(63)&quot;,&quot;manualOverrideText&quot;:&quot;&quot;},&quot;citationTag&quot;:&quot;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a05d12cf-0100-4a0a-87cd-b5a4813a9e3b&quot;,&quot;properties&quot;:{&quot;noteIndex&quot;:0},&quot;isEdited&quot;:false,&quot;manualOverride&quot;:{&quot;isManuallyOverridden&quot;:false,&quot;citeprocText&quot;:&quot;(64)&quot;,&quot;manualOverrideText&quot;:&quot;&quot;},&quot;citationTag&quot;:&quot;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quot;,&quot;citationItems&quot;:[{&quot;id&quot;:&quot;67a39fef-63f9-351d-b1cf-121d3d5b18ad&quot;,&quot;itemData&quot;:{&quot;type&quot;:&quot;article-journal&quot;,&quot;id&quot;:&quot;67a39fef-63f9-351d-b1cf-121d3d5b18ad&quot;,&quot;title&quot;:&quot;Inverted Alu repeats in loop-out exon skipping across hominoid evolution&quot;,&quot;author&quot;:[{&quot;family&quot;:&quot;Denisko&quot;,&quot;given&quot;:&quot;Danielle&quot;,&quot;parse-names&quot;:false,&quot;dropping-particle&quot;:&quot;&quot;,&quot;non-dropping-particle&quot;:&quot;&quot;},{&quot;family&quot;:&quot;Kim&quot;,&quot;given&quot;:&quot;Jeonghyeon&quot;,&quot;parse-names&quot;:false,&quot;dropping-particle&quot;:&quot;&quot;,&quot;non-dropping-particle&quot;:&quot;&quot;},{&quot;family&quot;:&quot;Ku&quot;,&quot;given&quot;:&quot;Jayoung&quot;,&quot;parse-names&quot;:false,&quot;dropping-particle&quot;:&quot;&quot;,&quot;non-dropping-particle&quot;:&quot;&quot;},{&quot;family&quot;:&quot;Zhao&quot;,&quot;given&quot;:&quot;Boxun&quot;,&quot;parse-names&quot;:false,&quot;dropping-particle&quot;:&quot;&quot;,&quot;non-dropping-particle&quot;:&quot;&quot;},{&quot;family&quot;:&quot;Lee&quot;,&quot;given&quot;:&quot;Eunjung Alice&quot;,&quot;parse-names&quot;:false,&quot;dropping-particle&quot;:&quot;&quot;,&quot;non-dropping-particle&quot;:&quot;&quot;}],&quot;container-title&quot;:&quot;bioRxiv : the preprint server for biology&quot;,&quot;container-title-short&quot;:&quot;bioRxiv&quot;,&quot;accessed&quot;:{&quot;date-parts&quot;:[[2026,4,1]]},&quot;DOI&quot;:&quot;10.1101/2025.03.07.642063&quot;,&quot;ISSN&quot;:&quot;2692-8205&quot;,&quot;PMID&quot;:&quot;40161837&quot;,&quot;URL&quot;:&quot;https://pubmed.ncbi.nlm.nih.gov/40161837/&quot;,&quot;issued&quot;:{&quot;date-parts&quot;:[[2025,3,11]]},&quot;publisher&quot;:&quot;bioRxiv&quot;},&quot;isTemporary&quot;:false}]},{&quot;citationID&quot;:&quot;MENDELEY_CITATION_f0e4ac37-60a7-4d1a-92ed-cfef972e8d9e&quot;,&quot;properties&quot;:{&quot;noteIndex&quot;:0},&quot;isEdited&quot;:false,&quot;manualOverride&quot;:{&quot;isManuallyOverridden&quot;:false,&quot;citeprocText&quot;:&quot;(33)&quot;,&quot;manualOverrideText&quot;:&quot;&quot;},&quot;citationTag&quot;:&quot;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538d188-d65b-477b-be14-b52611d7f249&quot;,&quot;properties&quot;:{&quot;noteIndex&quot;:0},&quot;isEdited&quot;:false,&quot;manualOverride&quot;:{&quot;isManuallyOverridden&quot;:false,&quot;citeprocText&quot;:&quot;(65,66)&quot;,&quot;manualOverrideText&quot;:&quot;&quot;},&quot;citationTag&quot;:&quot;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quot;,&quot;citationItems&quot;:[{&quot;id&quot;:&quot;c6bc317b-7e97-3145-a9cf-7ca80077658c&quot;,&quot;itemData&quot;:{&quot;type&quot;:&quot;article-journal&quot;,&quot;id&quot;:&quot;c6bc317b-7e97-3145-a9cf-7ca80077658c&quot;,&quot;title&quot;:&quot;Ku limits aberrant mRNA splicing promoted by intronic antisense Alu elements&quot;,&quot;author&quot;:[{&quot;family&quot;:&quot;Pascarella&quot;,&quot;given&quot;:&quot;Giovanni&quot;,&quot;parse-names&quot;:false,&quot;dropping-particle&quot;:&quot;&quot;,&quot;non-dropping-particle&quot;:&quot;&quot;},{&quot;family&quot;:&quot;Mikhova&quot;,&quot;given&quot;:&quot;Mariia&quot;,&quot;parse-names&quot;:false,&quot;dropping-particle&quot;:&quot;&quot;,&quot;non-dropping-particle&quot;:&quot;&quot;},{&quot;family&quot;:&quot;Parkhi&quot;,&quot;given&quot;:&quot;Gargi&quot;,&quot;parse-names&quot;:false,&quot;dropping-particle&quot;:&quot;&quot;,&quot;non-dropping-particle&quot;:&quot;&quot;},{&quot;family&quot;:&quot;Godfrey&quot;,&quot;given&quot;:&quot;Jared&quot;,&quot;parse-names&quot;:false,&quot;dropping-particle&quot;:&quot;&quot;,&quot;non-dropping-particle&quot;:&quot;&quot;},{&quot;family&quot;:&quot;Heyza&quot;,&quot;given&quot;:&quot;Joshua&quot;,&quot;parse-names&quot;:false,&quot;dropping-particle&quot;:&quot;&quot;,&quot;non-dropping-particle&quot;:&quot;&quot;},{&quot;family&quot;:&quot;Janovič&quot;,&quot;given&quot;:&quot;Tomáš&quot;,&quot;parse-names&quot;:false,&quot;dropping-particle&quot;:&quot;&quot;,&quot;non-dropping-particle&quot;:&quot;&quot;},{&quot;family&quot;:&quot;Olive&quot;,&quot;given&quot;:&quot;Andrew&quot;,&quot;parse-names&quot;:false,&quot;dropping-particle&quot;:&quot;&quot;,&quot;non-dropping-particle&quot;:&quot;&quot;},{&quot;family&quot;:&quot;Carninci&quot;,&quot;given&quot;:&quot;Piero&quot;,&quot;parse-names&quot;:false,&quot;dropping-particle&quot;:&quot;&quot;,&quot;non-dropping-particle&quot;:&quot;&quot;},{&quot;family&quot;:&quot;Schmidt&quot;,&quot;given&quot;:&quot;Jens C&quot;,&quot;parse-names&quot;:false,&quot;dropping-particle&quot;:&quot;&quot;,&quot;non-dropping-particle&quot;:&quot;&quot;},{&quot;family&quot;:&quot;Meek&quot;,&quot;given&quot;:&quot;Katheryn&quot;,&quot;parse-names&quot;:false,&quot;dropping-particle&quot;:&quot;&quot;,&quot;non-dropping-particle&quot;:&quot;&quot;}],&quot;container-title&quot;:&quot;bioRxiv : the preprint server for biology&quot;,&quot;container-title-short&quot;:&quot;bioRxiv&quot;,&quot;accessed&quot;:{&quot;date-parts&quot;:[[2026,4,1]]},&quot;DOI&quot;:&quot;10.1101/2025.11.20.689478&quot;,&quot;ISSN&quot;:&quot;2692-8205&quot;,&quot;PMID&quot;:&quot;41332606&quot;,&quot;URL&quot;:&quot;https://pubmed.ncbi.nlm.nih.gov/41332606/&quot;,&quot;issued&quot;:{&quot;date-parts&quot;:[[2025,11,20]]},&quot;abstract&quot;:&quot;&lt;p&gt; Alu elements are short repeats that occupy approximately 10% of the human genome &lt;sup&gt;1,2&lt;/sup&gt; . Saturation of primate genomes with Alu sequences occurred at the prosimian/new-world monkey evolutionary juncture. Alu elements have clearly driven unique aspects of higher primate evolution, but their presence can be detrimental to genomic stability &lt;sup&gt;3&lt;/sup&gt; . The expansion of Alu sequences in the genomes of higher primates precisely coincides with a substantial increase in the ubiquitous expression of the three polypeptides of the DNA-dependent protein kinase (DNA-PK), the Ku70/80 heterodimer and DNA-PKcs &lt;sup&gt;4&lt;/sup&gt; . Previous work suggests that the elevated levels of Ku70/80 are required to prevent the activation of innate immune signaling pathways triggered by RNA molecules derived from Alu elements &lt;sup&gt;5&lt;/sup&gt; . Here we demonstrate that Ku ablation dramatically alters mRNA splicing, by allowing the use of alternative splice sites contained in intronic antisense Alu elements, which are known to directly associate with Ku70/80 &lt;sup&gt;5&lt;/sup&gt; . Dysregulation of mRNA splicing precedes cell death and preferentially impacts genes involved in essential RNA metabolism processes, including splicing and ribosome biogenesis, likely impacting cell viability. In addition, we demonstrate that cell death after Ku70 depletion cannot be rescued by expression of its prosimian homologue, which suggests that primate Ku70 has evolved specific molecular features to suppress deleterious effects of an Alu element rich genome. We propose a model in which Ku binding of antisense Alu elements in introns of nascent RNAs modulates the use of alternative splice sites to balance beneficial and detrimental contributions of Alu repeats within primate genomes. &lt;/p&gt;&quot;,&quot;publisher&quot;:&quot;bioRxiv&quot;},&quot;isTemporary&quot;:false},{&quot;id&quot;:&quot;665577fa-fe28-30a2-a0fe-e75783af7b78&quot;,&quot;itemData&quot;:{&quot;type&quot;:&quot;article-journal&quot;,&quot;id&quot;:&quot;665577fa-fe28-30a2-a0fe-e75783af7b78&quot;,&quot;title&quot;:&quot;Primate-specific adaptation of Ku protects transcriptomic integrity by suppressing Alu-mediated alternative splicing&quot;,&quot;author&quot;:[{&quot;family&quot;:&quot;Yu&quot;,&quot;given&quot;:&quot;Tianji&quot;,&quot;parse-names&quot;:false,&quot;dropping-particle&quot;:&quot;&quot;,&quot;non-dropping-particle&quot;:&quot;&quot;},{&quot;family&quot;:&quot;Yoon&quot;,&quot;given&quot;:&quot;Jimin&quot;,&quot;parse-names&quot;:false,&quot;dropping-particle&quot;:&quot;&quot;,&quot;non-dropping-particle&quot;:&quot;&quot;},{&quot;family&quot;:&quot;Zhu&quot;,&quot;given&quot;:&quot;Yimeng&quot;,&quot;parse-names&quot;:false,&quot;dropping-particle&quot;:&quot;&quot;,&quot;non-dropping-particle&quot;:&quot;&quot;},{&quot;family&quot;:&quot;Li&quot;,&quot;given&quot;:&quot;Angelina&quot;,&quot;parse-names&quot;:false,&quot;dropping-particle&quot;:&quot;&quot;,&quot;non-dropping-particle&quot;:&quot;&quot;},{&quot;family&quot;:&quot;Lee&quot;,&quot;given&quot;:&quot;Brian J.&quot;,&quot;parse-names&quot;:false,&quot;dropping-particle&quot;:&quot;&quot;,&quot;non-dropping-particle&quot;:&quot;&quot;},{&quot;family&quot;:&quot;Moakley&quot;,&quot;given&quot;:&quot;Daniel F.&quot;,&quot;parse-names&quot;:false,&quot;dropping-particle&quot;:&quot;&quot;,&quot;non-dropping-particle&quot;:&quot;&quot;},{&quot;family&quot;:&quot;Duan&quot;,&quot;given&quot;:&quot;Jing&quot;,&quot;parse-names&quot;:false,&quot;dropping-particle&quot;:&quot;&quot;,&quot;non-dropping-particle&quot;:&quot;&quot;},{&quot;family&quot;:&quot;Deng&quot;,&quot;given&quot;:&quot;Qiannian&quot;,&quot;parse-names&quot;:false,&quot;dropping-particle&quot;:&quot;&quot;,&quot;non-dropping-particle&quot;:&quot;&quot;},{&quot;family&quot;:&quot;Hou&quot;,&quot;given&quot;:&quot;Fanjia&quot;,&quot;parse-names&quot;:false,&quot;dropping-particle&quot;:&quot;&quot;,&quot;non-dropping-particle&quot;:&quot;&quot;},{&quot;family&quot;:&quot;Yan&quot;,&quot;given&quot;:&quot;Mengfang&quot;,&quot;parse-names&quot;:false,&quot;dropping-particle&quot;:&quot;&quot;,&quot;non-dropping-particle&quot;:&quot;&quot;},{&quot;family&quot;:&quot;Gennarino&quot;,&quot;given&quot;:&quot;Vincenzo A.&quot;,&quot;parse-names&quot;:false,&quot;dropping-particle&quot;:&quot;&quot;,&quot;non-dropping-particle&quot;:&quot;&quot;},{&quot;family&quot;:&quot;Zhang&quot;,&quot;given&quot;:&quot;Ke&quot;,&quot;parse-names&quot;:false,&quot;dropping-particle&quot;:&quot;&quot;,&quot;non-dropping-particle&quot;:&quot;&quot;},{&quot;family&quot;:&quot;Chen&quot;,&quot;given&quot;:&quot;Li&quot;,&quot;parse-names&quot;:false,&quot;dropping-particle&quot;:&quot;&quot;,&quot;non-dropping-particle&quot;:&quot;&quot;},{&quot;family&quot;:&quot;Zha&quot;,&quot;given&quot;:&quot;Shan&quot;,&quot;parse-names&quot;:false,&quot;dropping-particle&quot;:&quot;&quot;,&quot;non-dropping-particle&quot;:&quot;&quot;},{&quot;family&quot;:&quot;Zhang&quot;,&quot;given&quot;:&quot;Chaolin&quot;,&quot;parse-names&quot;:false,&quot;dropping-particle&quot;:&quot;&quot;,&quot;non-dropping-particle&quot;:&quot;&quot;}],&quot;container-title&quot;:&quot;bioRxiv : the preprint server for biology&quot;,&quot;container-title-short&quot;:&quot;bioRxiv&quot;,&quot;accessed&quot;:{&quot;date-parts&quot;:[[2026,4,1]]},&quot;DOI&quot;:&quot;10.64898/2025.12.17.694518&quot;,&quot;ISSN&quot;:&quot;2692-8205&quot;,&quot;PMID&quot;:&quot;41446183&quot;,&quot;URL&quot;:&quot;https://pubmed.ncbi.nlm.nih.gov/41446183/&quot;,&quot;issued&quot;:{&quot;date-parts&quot;:[[2025,12,18]]},&quot;abstract&quot;:&quot;&lt;p&gt; Accurate pre-mRNA splicing is essential for the transfer of genetic information but faces unique challenge in higher primates due to the massive expansion of intronic Alu elements &lt;sup&gt;1–3&lt;/sup&gt; . While studying Ku, the Ku70/Ku80 heterodimer best known for initiating non-homologous end-joining (NHEJ) by encircling DNA ends &lt;sup&gt;4&lt;/sup&gt; , we discovered that Ku expression increased markedly during primate evolution in parallel with Alu expansion &lt;sup&gt;5&lt;/sup&gt; . Ku binds double-stranded RNA (dsRNA) stem-loops, including those at the antisense Alu (asAlu) elements within introns &lt;sup&gt;5&lt;/sup&gt; . Here, we show that Ku-depletion in human cells has a broad impact on splicing largely independent of cell-cycle states, NHEJ, or innate immune signaling, significantly affecting ~8-10% of quantifiable alternative splicing events. Mechanistically, Ku directly binds exonic asAlu to prevent their aberrant inclusion and binds asAlu within inverted-repeat Alu (irAlu) pairs flanking canonical exons to prevent exon skipping &lt;sup&gt;6&lt;/sup&gt; . Among human tissues, Ku expression in the brain is consistently ~50% lower, correlating with more permissive expression of Alu-derived splice variants, particularly those encoding mitochondrial proteins and RNA-binding factors. Correspondingly, heterozygous Ku loss in patient causes developmental delay, neurological dysfunction, and acidosis. Together our findings identified Ku as a critical suppressor of Alu-associated alternative splicing co-opted during evolution with implications for primate brain function and human disease. &lt;/p&gt;&quot;,&quot;publisher&quot;:&quot;bioRxiv&quot;},&quot;isTemporary&quot;:false}]},{&quot;citationID&quot;:&quot;MENDELEY_CITATION_5f389f30-8cc7-492e-bea0-358711040515&quot;,&quot;properties&quot;:{&quot;noteIndex&quot;:0},&quot;isEdited&quot;:false,&quot;manualOverride&quot;:{&quot;isManuallyOverridden&quot;:false,&quot;citeprocText&quot;:&quot;(33)&quot;,&quot;manualOverrideText&quot;:&quot;&quot;},&quot;citationTag&quot;:&quot;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ff44537e-2fe7-43e0-8933-a1bfb1310fcd&quot;,&quot;properties&quot;:{&quot;noteIndex&quot;:0},&quot;isEdited&quot;:false,&quot;manualOverride&quot;:{&quot;isManuallyOverridden&quot;:false,&quot;citeprocText&quot;:&quot;(67)&quot;,&quot;manualOverrideText&quot;:&quot;&quot;},&quot;citationTag&quot;:&quot;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quot;,&quot;citationItems&quot;:[{&quot;id&quot;:&quot;ce94682d-ce4e-3255-90fb-2d6b167cd603&quot;,&quot;itemData&quot;:{&quot;type&quot;:&quot;article-journal&quot;,&quot;id&quot;:&quot;ce94682d-ce4e-3255-90fb-2d6b167cd603&quot;,&quot;title&quot;:&quot;Neuronal and Cardiovascular Potassium Channels as Therapeutic Drug Targets: Promise and Pitfalls&quot;,&quot;author&quot;:[{&quot;family&quot;:&quot;Humphries&quot;,&quot;given&quot;:&quot;Edward S.A.&quot;,&quot;parse-names&quot;:false,&quot;dropping-particle&quot;:&quot;&quot;,&quot;non-dropping-particle&quot;:&quot;&quot;},{&quot;family&quot;:&quot;Dart&quot;,&quot;given&quot;:&quot;Caroline&quot;,&quot;parse-names&quot;:false,&quot;dropping-particle&quot;:&quot;&quot;,&quot;non-dropping-particle&quot;:&quot;&quot;}],&quot;container-title&quot;:&quot;Journal of Biomolecular Screening&quot;,&quot;container-title-short&quot;:&quot;J. Biomol. Screen.&quot;,&quot;accessed&quot;:{&quot;date-parts&quot;:[[2026,4,3]]},&quot;DOI&quot;:&quot;10.1177/1087057115601677&quot;,&quot;ISSN&quot;:&quot;1552454X&quot;,&quot;PMID&quot;:&quot;26303307&quot;,&quot;URL&quot;:&quot;https://pmc.ncbi.nlm.nih.gov/articles/PMC4576507/&quot;,&quot;issued&quot;:{&quot;date-parts&quot;:[[2015,10,22]]},&quot;page&quot;:&quot;1055&quot;,&quot;abstract&quot;:&quot;Potassium (K+) channels, with their diversity, often tissue-defined distribution, and critical role in controlling cellular excitability, have long held promise of being important drug targets for the treatment of dysrhythmias in the heart and abnormal neuronal activity within the brain. With the exception of drugs that target one particular class, ATP-sensitive K+ (KATP) channels, very few selective K+ channel activators or inhibitors are currently licensed for clinical use in cardiovascular and neurological disease. Here we review what a range of human genetic disorders have told us about the role of specific K+ channel subunits, explore the potential of activators and inhibitors of specific channel populations as a therapeutic strategy, and discuss possible reasons for the difficulty in designing clinically relevant K+ channel modulators.&quot;,&quot;publisher&quot;:&quot;SAGE Publications Inc.&quot;,&quot;issue&quot;:&quot;9&quot;,&quot;volume&quot;:&quot;20&quot;},&quot;isTemporary&quot;:false}]},{&quot;citationID&quot;:&quot;MENDELEY_CITATION_5a6c028a-9a01-4e23-9c45-18fd3e16e0a2&quot;,&quot;properties&quot;:{&quot;noteIndex&quot;:0},&quot;isEdited&quot;:false,&quot;manualOverride&quot;:{&quot;isManuallyOverridden&quot;:false,&quot;citeprocText&quot;:&quot;(68)&quot;,&quot;manualOverrideText&quot;:&quot;&quot;},&quot;citationTag&quot;:&quot;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b42a4a02-2e6b-4fcc-a91a-4e4dacb8aeed&quot;,&quot;properties&quot;:{&quot;noteIndex&quot;:0},&quot;isEdited&quot;:false,&quot;manualOverride&quot;:{&quot;isManuallyOverridden&quot;:false,&quot;citeprocText&quot;:&quot;(69)&quot;,&quot;manualOverrideText&quot;:&quot;&quot;},&quot;citationTag&quot;:&quot;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quot;,&quot;citationItems&quot;:[{&quot;id&quot;:&quot;1b080127-4023-35ed-8bf0-c0a2a0630b30&quot;,&quot;itemData&quot;:{&quot;type&quot;:&quot;article-journal&quot;,&quot;id&quot;:&quot;1b080127-4023-35ed-8bf0-c0a2a0630b30&quot;,&quot;title&quot;:&quot;A Kinetic Map of the Homomeric Voltage-Gated Potassium Channel (Kv) Family&quot;,&quot;author&quot;:[{&quot;family&quot;:&quot;Ranjan&quot;,&quot;given&quot;:&quot;Rajnish&quot;,&quot;parse-names&quot;:false,&quot;dropping-particle&quot;:&quot;&quot;,&quot;non-dropping-particle&quot;:&quot;&quot;},{&quot;family&quot;:&quot;Logette&quot;,&quot;given&quot;:&quot;Emmanuelle&quot;,&quot;parse-names&quot;:false,&quot;dropping-particle&quot;:&quot;&quot;,&quot;non-dropping-particle&quot;:&quot;&quot;},{&quot;family&quot;:&quot;Marani&quot;,&quot;given&quot;:&quot;Michela&quot;,&quot;parse-names&quot;:false,&quot;dropping-particle&quot;:&quot;&quot;,&quot;non-dropping-particle&quot;:&quot;&quot;},{&quot;family&quot;:&quot;Herzog&quot;,&quot;given&quot;:&quot;Mirjia&quot;,&quot;parse-names&quot;:false,&quot;dropping-particle&quot;:&quot;&quot;,&quot;non-dropping-particle&quot;:&quot;&quot;},{&quot;family&quot;:&quot;Tâche&quot;,&quot;given&quot;:&quot;Valérie&quot;,&quot;parse-names&quot;:false,&quot;dropping-particle&quot;:&quot;&quot;,&quot;non-dropping-particle&quot;:&quot;&quot;},{&quot;family&quot;:&quot;Scantamburlo&quot;,&quot;given&quot;:&quot;Enrico&quot;,&quot;parse-names&quot;:false,&quot;dropping-particle&quot;:&quot;&quot;,&quot;non-dropping-particle&quot;:&quot;&quot;},{&quot;family&quot;:&quot;Buchillier&quot;,&quot;given&quot;:&quot;Valérie&quot;,&quot;parse-names&quot;:false,&quot;dropping-particle&quot;:&quot;&quot;,&quot;non-dropping-particle&quot;:&quot;&quot;},{&quot;family&quot;:&quot;Markram&quot;,&quot;given&quot;:&quot;Henry&quot;,&quot;parse-names&quot;:false,&quot;dropping-particle&quot;:&quot;&quot;,&quot;non-dropping-particle&quot;:&quot;&quot;}],&quot;container-title&quot;:&quot;Frontiers in Cellular Neuroscience&quot;,&quot;container-title-short&quot;:&quot;Front. Cell. Neurosci.&quot;,&quot;accessed&quot;:{&quot;date-parts&quot;:[[2026,4,3]]},&quot;DOI&quot;:&quot;10.3389/FNCEL.2019.00358/TEXT&quot;,&quot;ISSN&quot;:&quot;16625102&quot;,&quot;URL&quot;:&quot;www.frontiersin.org&quot;,&quot;issued&quot;:{&quot;date-parts&quot;:[[2019,8,20]]},&quot;page&quot;:&quot;450839&quot;,&quot;abstract&quot;:&quot;The voltage-gated potassium (Kv) channels, encoded by 40 genes, repolarize all electrically excitable cells, including plant, cardiac, and neuronal cells. Although these genes were fully sequenced decades ago, a comprehensive kinetic characterization of all Kv channels is still missing, especially near physiological temperature. Here, we present a standardized kinetic map of the 40 homomeric Kv channels systematically characterized at 15, 25, and 35°C. Importantly, the Kv kinetics at 35°C differ significantly from commonly reported kinetics, usually performed at room temperature. We observed voltage-dependent Q10 for all active Kv channels and inherent heterogeneity in kinetics for some of them. Kinetic properties are consistent across different host cell lines and conserved across mouse, rat, and human. All electrophysiology data from all Kv channels are made available through a public website (Channelpedia). This dataset provides a solid foundation for exploring kinetics of heteromeric channels, roles of auxiliary subunits, kinetic modulation, and for building accurate Kv models.&quot;,&quot;publisher&quot;:&quot;Frontiers Media S.A.&quot;,&quot;volume&quot;:&quot;13&quot;},&quot;isTemporary&quot;:false}]},{&quot;citationID&quot;:&quot;MENDELEY_CITATION_2d5728e8-4a4e-4669-904d-6c34fb75f628&quot;,&quot;properties&quot;:{&quot;noteIndex&quot;:0},&quot;isEdited&quot;:false,&quot;manualOverride&quot;:{&quot;isManuallyOverridden&quot;:false,&quot;citeprocText&quot;:&quot;(70)&quot;,&quot;manualOverrideText&quot;:&quot;&quot;},&quot;citationTag&quot;:&quot;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quot;,&quot;citationItems&quot;:[{&quot;id&quot;:&quot;5819e738-a2bc-3f0c-9666-5baa4b6d8522&quot;,&quot;itemData&quot;:{&quot;type&quot;:&quot;article-journal&quot;,&quot;id&quot;:&quot;5819e738-a2bc-3f0c-9666-5baa4b6d8522&quot;,&quot;title&quot;:&quot;SVA retrotransposons: Evolution and genetic instability&quot;,&quot;author&quot;:[{&quot;family&quot;:&quot;Hancks&quot;,&quot;given&quot;:&quot;Dustin C.&quot;,&quot;parse-names&quot;:false,&quot;dropping-particle&quot;:&quot;&quot;,&quot;non-dropping-particle&quot;:&quot;&quot;},{&quot;family&quot;:&quot;Kazazian&quot;,&quot;given&quot;:&quot;Haig H.&quot;,&quot;parse-names&quot;:false,&quot;dropping-particle&quot;:&quot;&quot;,&quot;non-dropping-particle&quot;:&quot;&quot;}],&quot;container-title&quot;:&quot;Seminars in cancer biology&quot;,&quot;accessed&quot;:{&quot;date-parts&quot;:[[2026,1,31]]},&quot;DOI&quot;:&quot;10.1016/J.SEMCANCER.2010.04.001&quot;,&quot;ISSN&quot;:&quot;1044579X&quot;,&quot;PMID&quot;:&quot;20416380&quot;,&quot;URL&quot;:&quot;https://pmc.ncbi.nlm.nih.gov/articles/PMC2945828/&quot;,&quot;issued&quot;:{&quot;date-parts&quot;:[[2010,8]]},&quot;page&quot;:&quot;234&quot;,&quot;abstract&quot;:&quot;SINE. VNTR. Alus (SVA) are non-autonomous hominid specific retrotransposons that are associated with disease in humans. SVAs are evolutionarily young and presumably mobilized by the LINE-1 reverse transcriptase in trans. SVAs are currently active and may impact the host through a variety of mechanisms including insertional mutagenesis, exon shuffling, alternative splicing, and the generation of differentially methylated regions (DMR). Here we review SVA biology, including SVA insertions associated with known diseases. Further, we discuss a model describing the initial formation of SVA and the mechanisms by which SVA may impact the host. © 2010 Elsevier Ltd.&quot;,&quot;issue&quot;:&quot;4&quot;,&quot;volume&quot;:&quot;20&quot;,&quot;container-title-short&quot;:&quot;Semin. Cancer Biol.&quot;},&quot;isTemporary&quot;:false}]},{&quot;citationID&quot;:&quot;MENDELEY_CITATION_d31f4ae5-8261-4e7c-b170-661d4801259e&quot;,&quot;properties&quot;:{&quot;noteIndex&quot;:0},&quot;isEdited&quot;:false,&quot;manualOverride&quot;:{&quot;isManuallyOverridden&quot;:false,&quot;citeprocText&quot;:&quot;(39)&quot;,&quot;manualOverrideText&quot;:&quot;&quot;},&quot;citationTag&quot;:&quot;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99ebee1e-22ef-4cf4-acbe-c6c880d4f9d5&quot;,&quot;properties&quot;:{&quot;noteIndex&quot;:0},&quot;isEdited&quot;:false,&quot;manualOverride&quot;:{&quot;isManuallyOverridden&quot;:false,&quot;citeprocText&quot;:&quot;(39)&quot;,&quot;manualOverrideText&quot;:&quot;&quot;},&quot;citationTag&quot;:&quot;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00aab8ed-8510-4aaf-b0d6-55d991a10c99&quot;,&quot;properties&quot;:{&quot;noteIndex&quot;:0},&quot;isEdited&quot;:false,&quot;manualOverride&quot;:{&quot;isManuallyOverridden&quot;:false,&quot;citeprocText&quot;:&quot;(71)&quot;,&quot;manualOverrideText&quot;:&quot;&quot;},&quot;citationTag&quot;:&quot;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dd947c08-6d0c-416a-8557-30ba64c29f56&quot;,&quot;properties&quot;:{&quot;noteIndex&quot;:0},&quot;isEdited&quot;:false,&quot;manualOverride&quot;:{&quot;isManuallyOverridden&quot;:false,&quot;citeprocText&quot;:&quot;(26)&quot;,&quot;manualOverrideText&quot;:&quot;&quot;},&quot;citationTag&quot;:&quot;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citationID&quot;:&quot;MENDELEY_CITATION_2528fb9c-a4f0-4a8d-b01c-dce95781079a&quot;,&quot;properties&quot;:{&quot;noteIndex&quot;:0},&quot;isEdited&quot;:false,&quot;manualOverride&quot;:{&quot;isManuallyOverridden&quot;:false,&quot;citeprocText&quot;:&quot;(71)&quot;,&quot;manualOverrideText&quot;:&quot;&quot;},&quot;citationTag&quot;:&quot;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ad8fbf75-025c-4aea-9299-eee1f869d9e0&quot;,&quot;properties&quot;:{&quot;noteIndex&quot;:0},&quot;isEdited&quot;:false,&quot;manualOverride&quot;:{&quot;isManuallyOverridden&quot;:false,&quot;citeprocText&quot;:&quot;(72)&quot;,&quot;manualOverrideText&quot;:&quot;&quot;},&quot;citationTag&quot;:&quot;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quot;,&quot;citationItems&quot;:[{&quot;id&quot;:&quot;4c6a42e2-9a6a-33c2-9d97-4d33a7230158&quot;,&quot;itemData&quot;:{&quot;type&quot;:&quot;article-journal&quot;,&quot;id&quot;:&quot;4c6a42e2-9a6a-33c2-9d97-4d33a7230158&quot;,&quot;title&quot;:&quot;Chromodomains direct integration of retrotransposons to heterochromatin&quot;,&quot;author&quot;:[{&quot;family&quot;:&quot;Gao&quot;,&quot;given&quot;:&quot;Xiang&quot;,&quot;parse-names&quot;:false,&quot;dropping-particle&quot;:&quot;&quot;,&quot;non-dropping-particle&quot;:&quot;&quot;},{&quot;family&quot;:&quot;Hou&quot;,&quot;given&quot;:&quot;Yi&quot;,&quot;parse-names&quot;:false,&quot;dropping-particle&quot;:&quot;&quot;,&quot;non-dropping-particle&quot;:&quot;&quot;},{&quot;family&quot;:&quot;Ebina&quot;,&quot;given&quot;:&quot;Hirotaka&quot;,&quot;parse-names&quot;:false,&quot;dropping-particle&quot;:&quot;&quot;,&quot;non-dropping-particle&quot;:&quot;&quot;},{&quot;family&quot;:&quot;Levin&quot;,&quot;given&quot;:&quot;Henry L.&quot;,&quot;parse-names&quot;:false,&quot;dropping-particle&quot;:&quot;&quot;,&quot;non-dropping-particle&quot;:&quot;&quot;},{&quot;family&quot;:&quot;Voytas&quot;,&quot;given&quot;:&quot;Daniel F.&quot;,&quot;parse-names&quot;:false,&quot;dropping-particle&quot;:&quot;&quot;,&quot;non-dropping-particle&quot;:&quot;&quot;}],&quot;container-title&quot;:&quot;Genome Research&quot;,&quot;accessed&quot;:{&quot;date-parts&quot;:[[2026,2,2]]},&quot;DOI&quot;:&quot;10.1101/GR.7146408&quot;,&quot;ISSN&quot;:&quot;1088-9051&quot;,&quot;PMID&quot;:&quot;18256242&quot;,&quot;URL&quot;:&quot;http://genome.cshlp.org/content/18/3/359.full&quot;,&quot;issued&quot;:{&quot;date-parts&quot;:[[2008,3,1]]},&quot;page&quot;:&quot;359-369&quot;,&quot;abstract&quot;:&quot;The enrichment of mobile genetic elements in heterochromatin may be due, in part, to targeted integration. The chromoviruses are Ty3/gypsy retrotransposons with chromodomains at their integrase C termini. Chromodomains are logical determinants for targeting to heterochromatin, because the chromodomain of heterochromatin protein 1 (HP1) typically recognizes histone H3 K9 methylation, an epigenetic mark characteristic of heterochromatin. We describe three groups of chromoviruses based on amino acid sequence relationships of their integrase C termini. Genome sequence analysis indicates that representative chromoviruses from each group are enriched in gene-poor regions of the genome relative to other retrotransposons, and when fused to fluorescent marker proteins, the chromodomains target proteins to specific subnuclear foci coincident with heterochromatin. The chromodomain of the fungal element, MAGGY, interacts with histone H3 dimethyl- and trimethyl-K9, and when the MAGGY chromodomain is fused to integrase of the Schizosaccharomyces pombe Tf1 retrotransposon, new Tf1 insertions are directed to sites of H3 K9 methylation. Repetitive sequences such as transposable elements trigger the RNAi pathway resulting in their epigenetic modification. Our results suggest a dynamic interplay between retrotransposons and heterochromatin, wherein mobile elements recognize heterochromatin at the time of integration and then perpetuate the heterochromatic mark by triggering epigenetic modification. ©2008 by Cold Spring Harbor Laboratory Press.&quot;,&quot;publisher&quot;:&quot;Cold Spring Harbor Laboratory Press&quot;,&quot;issue&quot;:&quot;3&quot;,&quot;volume&quot;:&quot;18&quot;,&quot;container-title-short&quot;:&quot;Genome Res.&quot;},&quot;isTemporary&quot;:false}]},{&quot;citationID&quot;:&quot;MENDELEY_CITATION_9814ec6d-eb6a-4043-a678-c5962daf8171&quot;,&quot;properties&quot;:{&quot;noteIndex&quot;:0},&quot;isEdited&quot;:false,&quot;manualOverride&quot;:{&quot;isManuallyOverridden&quot;:false,&quot;citeprocText&quot;:&quot;(73)&quot;,&quot;manualOverrideText&quot;:&quot;&quot;},&quot;citationTag&quot;:&quot;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quot;,&quot;citationItems&quot;:[{&quot;id&quot;:&quot;2ba8dd1e-3819-3cb8-a24b-ad1af2a26c6b&quot;,&quot;itemData&quot;:{&quot;type&quot;:&quot;article-journal&quot;,&quot;id&quot;:&quot;2ba8dd1e-3819-3cb8-a24b-ad1af2a26c6b&quot;,&quot;title&quot;:&quot;Retrotransposons as Drivers of Mammalian Brain Evolution&quot;,&quot;author&quot;:[{&quot;family&quot;:&quot;Ferrari&quot;,&quot;given&quot;:&quot;Roberto&quot;,&quot;parse-names&quot;:false,&quot;dropping-particle&quot;:&quot;&quot;,&quot;non-dropping-particle&quot;:&quot;&quot;},{&quot;family&quot;:&quot;Grandi&quot;,&quot;given&quot;:&quot;Nicole&quot;,&quot;parse-names&quot;:false,&quot;dropping-particle&quot;:&quot;&quot;,&quot;non-dropping-particle&quot;:&quot;&quot;},{&quot;family&quot;:&quot;Tramontano&quot;,&quot;given&quot;:&quot;Enzo&quot;,&quot;parse-names&quot;:false,&quot;dropping-particle&quot;:&quot;&quot;,&quot;non-dropping-particle&quot;:&quot;&quot;},{&quot;family&quot;:&quot;Dieci&quot;,&quot;given&quot;:&quot;Giorgio&quot;,&quot;parse-names&quot;:false,&quot;dropping-particle&quot;:&quot;&quot;,&quot;non-dropping-particle&quot;:&quot;&quot;}],&quot;container-title&quot;:&quot;Life 2021, Vol. 11, Page 376&quot;,&quot;accessed&quot;:{&quot;date-parts&quot;:[[2026,4,2]]},&quot;DOI&quot;:&quot;10.3390/LIFE11050376&quot;,&quot;ISSN&quot;:&quot;2075-1729&quot;,&quot;URL&quot;:&quot;https://www.mdpi.com/2075-1729/11/5/376/htm&quot;,&quot;issued&quot;:{&quot;date-parts&quot;:[[2021,4,22]]},&quot;page&quot;:&quot;376&quot;,&quot;abstract&quot;:&quot;Retrotransposons, a large and diverse class of transposable elements that are still active in humans, represent a remarkable force of genomic innovation underlying mammalian evolution. Among the features distinguishing mammals from all other vertebrates, the presence of a neocortex with a peculiar neuronal organization, composition and connectivity is perhaps the one that, by affecting the cognitive abilities of mammals, contributed mostly to their evolutionary success. Among mammals, hominids and especially humans display an extraordinarily expanded cortical volume, an enrichment of the repertoire of neural cell types and more elaborate patterns of neuronal connectivity. Retrotransposon-derived sequences have recently been implicated in multiple layers of gene regulation in the brain, from transcriptional and post-transcriptional control to both local and large-scale three-dimensional chromatin organization. Accordingly, an increasing variety of neurodevelopmental and neurodegenerative conditions are being recognized to be associated with retrotransposon dysregulation. We review here a large body of recent studies lending support to the idea that retrotransposon-dependent evolutionary novelties were crucial for the emergence of mammalian, primate and human peculiarities of brain morphology and function.&quot;,&quot;publisher&quot;:&quot;Multidisciplinary Digital Publishing Institute&quot;,&quot;issue&quot;:&quot;5&quot;,&quot;volume&quot;:&quot;11&quot;,&quot;container-title-short&quot;:&quot;&quot;},&quot;isTemporary&quot;:false}]},{&quot;citationID&quot;:&quot;MENDELEY_CITATION_d3cf0041-ab5c-455c-bc96-1eeb9ed446ff&quot;,&quot;properties&quot;:{&quot;noteIndex&quot;:0},&quot;isEdited&quot;:false,&quot;manualOverride&quot;:{&quot;isManuallyOverridden&quot;:false,&quot;citeprocText&quot;:&quot;(68)&quot;,&quot;manualOverrideText&quot;:&quot;&quot;},&quot;citationTag&quot;:&quot;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7f0c480f-e6c9-462d-b15c-ab1ab5d5746c&quot;,&quot;properties&quot;:{&quot;noteIndex&quot;:0},&quot;isEdited&quot;:false,&quot;manualOverride&quot;:{&quot;isManuallyOverridden&quot;:false,&quot;citeprocText&quot;:&quot;(74)&quot;,&quot;manualOverrideText&quot;:&quot;&quot;},&quot;citationTag&quot;:&quot;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quot;,&quot;citationItems&quot;:[{&quot;id&quot;:&quot;d5206ce7-91df-36cb-a27d-c08428ab9488&quot;,&quot;itemData&quot;:{&quot;type&quot;:&quot;webpage&quot;,&quot;id&quot;:&quot;d5206ce7-91df-36cb-a27d-c08428ab9488&quot;,&quot;title&quot;:&quot;Homo sapiens genome assembly T2T-CHM13v2.0 - NCBI - NLM&quot;,&quot;accessed&quot;:{&quot;date-parts&quot;:[[2026,2,3]]},&quot;URL&quot;:&quot;https://www.ncbi.nlm.nih.gov/datasets/genome/GCF_009914755.1/&quot;,&quot;container-title-short&quot;:&quot;&quot;},&quot;isTemporary&quot;:false}]},{&quot;citationID&quot;:&quot;MENDELEY_CITATION_e1935493-712c-4973-a3e1-cdae83f298f8&quot;,&quot;properties&quot;:{&quot;noteIndex&quot;:0},&quot;isEdited&quot;:false,&quot;manualOverride&quot;:{&quot;isManuallyOverridden&quot;:false,&quot;citeprocText&quot;:&quot;(75)&quot;,&quot;manualOverrideText&quot;:&quot;&quot;},&quot;citationTag&quot;:&quot;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quot;,&quot;citationItems&quot;:[{&quot;id&quot;:&quot;606822cf-6d58-3a82-875a-c02de8aa107d&quot;,&quot;itemData&quot;:{&quot;type&quot;:&quot;article-journal&quot;,&quot;id&quot;:&quot;606822cf-6d58-3a82-875a-c02de8aa107d&quot;,&quot;title&quot;:&quot;Heterogeneity and functions of the 13 IFN-α subtypes – lucky for some?&quot;,&quot;author&quot;:[{&quot;family&quot;:&quot;Moreau&quot;,&quot;given&quot;:&quot;Thomas R.J.&quot;,&quot;parse-names&quot;:false,&quot;dropping-particle&quot;:&quot;&quot;,&quot;non-dropping-particle&quot;:&quot;&quot;},{&quot;family&quot;:&quot;Bondet&quot;,&quot;given&quot;:&quot;Vincent&quot;,&quot;parse-names&quot;:false,&quot;dropping-particle&quot;:&quot;&quot;,&quot;non-dropping-particle&quot;:&quot;&quot;},{&quot;family&quot;:&quot;Rodero&quot;,&quot;given&quot;:&quot;Mathieu P.&quot;,&quot;parse-names&quot;:false,&quot;dropping-particle&quot;:&quot;&quot;,&quot;non-dropping-particle&quot;:&quot;&quot;},{&quot;family&quot;:&quot;Duffy&quot;,&quot;given&quot;:&quot;Darragh&quot;,&quot;parse-names&quot;:false,&quot;dropping-particle&quot;:&quot;&quot;,&quot;non-dropping-particle&quot;:&quot;&quot;}],&quot;container-title&quot;:&quot;European Journal of Immunology&quot;,&quot;accessed&quot;:{&quot;date-parts&quot;:[[2026,2,3]]},&quot;DOI&quot;:&quot;10.1002/EJI.202250307;JOURNAL:JOURNAL:15214141&quot;,&quot;ISSN&quot;:&quot;15214141&quot;,&quot;PMID&quot;:&quot;37367434&quot;,&quot;URL&quot;:&quot;/doi/pdf/10.1002/eji.202250307&quot;,&quot;issued&quot;:{&quot;date-parts&quot;:[[2023,8,1]]},&quot;page&quot;:&quot;2250307&quot;,&quot;abstract&quot;:&quot;Type I IFNs are critical for host responses to viral infection and are also implicated in the pathogenesis of multiple autoimmune diseases. Multiple subtypes exist within the type I IFN family, in particular 13 distinct IFN-α genes, which signal through the same heterodimer receptor that is ubiquitously expressed by mammalian cells. Both evolutionary genetic studies and functional antiviral assays strongly suggest differential functions and activity between the 13 IFN-α subtypes, yet we still lack a clear understanding of these different roles. This review summarizes the evidence from studies describing differential functions of IFN-α subtypes and highlights potential reasons for discrepancies between the reports. We examine both acute and chronic viral infection, as well as autoimmunity, and integrate a more recent awareness of the importance of anti-IFN-α autoantibodies in shaping the type I IFN responses in these different conditions.&quot;,&quot;publisher&quot;:&quot;John Wiley and Sons Inc&quot;,&quot;issue&quot;:&quot;8&quot;,&quot;volume&quot;:&quot;53&quot;,&quot;container-title-short&quot;:&quot;Eur. J. Immunol.&quot;},&quot;isTemporary&quot;:false}]},{&quot;citationID&quot;:&quot;MENDELEY_CITATION_796ffe32-cc68-4245-b662-db81dd629a07&quot;,&quot;properties&quot;:{&quot;noteIndex&quot;:0},&quot;isEdited&quot;:false,&quot;manualOverride&quot;:{&quot;isManuallyOverridden&quot;:false,&quot;citeprocText&quot;:&quot;(76,77)&quot;,&quot;manualOverrideText&quot;:&quot;&quot;},&quot;citationTag&quot;:&quot;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quot;,&quot;citationItems&quot;:[{&quot;id&quot;:&quot;2734d947-4fb9-3d22-bf50-aec20393580e&quot;,&quot;itemData&quot;:{&quot;type&quot;:&quot;article-journal&quot;,&quot;id&quot;:&quot;2734d947-4fb9-3d22-bf50-aec20393580e&quot;,&quot;title&quot;:&quot;Virus Infection Induces NF-κB-Dependent Interchromosomal Associations Mediating Monoallelic IFN-β Gene Expression&quot;,&quot;author&quot;:[{&quot;family&quot;:&quot;Apostolou&quot;,&quot;given&quot;:&quot;Effie&quot;,&quot;parse-names&quot;:false,&quot;dropping-particle&quot;:&quot;&quot;,&quot;non-dropping-particle&quot;:&quot;&quot;},{&quot;family&quot;:&quot;Thanos&quot;,&quot;given&quot;:&quot;Dimitris&quot;,&quot;parse-names&quot;:false,&quot;dropping-particle&quot;:&quot;&quot;,&quot;non-dropping-particle&quot;:&quot;&quot;}],&quot;container-title&quot;:&quot;Cell&quot;,&quot;accessed&quot;:{&quot;date-parts&quot;:[[2026,2,3]]},&quot;DOI&quot;:&quot;10.1016/j.cell.2008.05.052&quot;,&quot;ISSN&quot;:&quot;00928674&quot;,&quot;PMID&quot;:&quot;18614013&quot;,&quot;URL&quot;:&quot;https://www.cell.com/action/showFullText?pii=S0092867408007599&quot;,&quot;issued&quot;:{&quot;date-parts&quot;:[[2008,7,11]]},&quot;page&quot;:&quot;85-96&quot;,&quot;abstract&quot;:&quot;Transcriptional activation of the IFN-β gene by virus infection requires the cooperative assembly of an enhanceosome. We report that the stochastic and monoallelic expression of the IFN-β gene depends on interchromosomal associations with three identified distinct genetic loci that could mediate binding of the limiting transcription factor NF-κB to the IFN-β enhancer, thus triggering enhanceosome assembly and activation of transcription from this allele. The probability of a cell to express IFN-β is dramatically increased when the cell is transfected with any of these loci. The secreted IFN-β protein induces high-level expression of the enhanceosome factor IRF-7, which in turn promotes enhanceosome assembly and IFN-β transcription from the remaining alleles and in other initially nonexpressing cells. Thus, the IFN-β enhancer functions in a nonlinear fashion by working as a signal amplifier. © 2008 Elsevier Inc. All rights reserved.&quot;,&quot;publisher&quot;:&quot;Elsevier B.V.&quot;,&quot;issue&quot;:&quot;1&quot;,&quot;volume&quot;:&quot;134&quot;,&quot;container-title-short&quot;:&quot;Cell&quot;},&quot;isTemporary&quot;:false},{&quot;id&quot;:&quot;0d38a9f2-7bab-397b-8e09-0d097a7970a8&quot;,&quot;itemData&quot;:{&quot;type&quot;:&quot;article-journal&quot;,&quot;id&quot;:&quot;0d38a9f2-7bab-397b-8e09-0d097a7970a8&quot;,&quot;title&quot;:&quot;Regulation of human interferon signaling by transposon exonization&quot;,&quot;author&quot;:[{&quot;family&quot;:&quot;Pasquesi&quot;,&quot;given&quot;:&quot;Giulia Irene Maria&quot;,&quot;parse-names&quot;:false,&quot;dropping-particle&quot;:&quot;&quot;,&quot;non-dropping-particle&quot;:&quot;&quot;},{&quot;family&quot;:&quot;Allen&quot;,&quot;given&quot;:&quot;Holly&quot;,&quot;parse-names&quot;:false,&quot;dropping-particle&quot;:&quot;&quot;,&quot;non-dropping-particle&quot;:&quot;&quot;},{&quot;family&quot;:&quot;Ivancevic&quot;,&quot;given&quot;:&quot;Atma&quot;,&quot;parse-names&quot;:false,&quot;dropping-particle&quot;:&quot;&quot;,&quot;non-dropping-particle&quot;:&quot;&quot;},{&quot;family&quot;:&quot;Barbachano-Guerrero&quot;,&quot;given&quot;:&quot;Arturo&quot;,&quot;parse-names&quot;:false,&quot;dropping-particle&quot;:&quot;&quot;,&quot;non-dropping-particle&quot;:&quot;&quot;},{&quot;family&quot;:&quot;Joyner&quot;,&quot;given&quot;:&quot;Olivia&quot;,&quot;parse-names&quot;:false,&quot;dropping-particle&quot;:&quot;&quot;,&quot;non-dropping-particle&quot;:&quot;&quot;},{&quot;family&quot;:&quot;Guo&quot;,&quot;given&quot;:&quot;Kejun&quot;,&quot;parse-names&quot;:false,&quot;dropping-particle&quot;:&quot;&quot;,&quot;non-dropping-particle&quot;:&quot;&quot;},{&quot;family&quot;:&quot;Simpson&quot;,&quot;given&quot;:&quot;David M.&quot;,&quot;parse-names&quot;:false,&quot;dropping-particle&quot;:&quot;&quot;,&quot;non-dropping-particle&quot;:&quot;&quot;},{&quot;family&quot;:&quot;Gapin&quot;,&quot;given&quot;:&quot;Keala&quot;,&quot;parse-names&quot;:false,&quot;dropping-particle&quot;:&quot;&quot;,&quot;non-dropping-particle&quot;:&quot;&quot;},{&quot;family&quot;:&quot;Horton&quot;,&quot;given&quot;:&quot;Isabella&quot;,&quot;parse-names&quot;:false,&quot;dropping-particle&quot;:&quot;&quot;,&quot;non-dropping-particle&quot;:&quot;&quot;},{&quot;family&quot;:&quot;Nguyen&quot;,&quot;given&quot;:&quot;Lily L.&quot;,&quot;parse-names&quot;:false,&quot;dropping-particle&quot;:&quot;&quot;,&quot;non-dropping-particle&quot;:&quot;&quot;},{&quot;family&quot;:&quot;Yang&quot;,&quot;given&quot;:&quot;Qing&quot;,&quot;parse-names&quot;:false,&quot;dropping-particle&quot;:&quot;&quot;,&quot;non-dropping-particle&quot;:&quot;&quot;},{&quot;family&quot;:&quot;Warren&quot;,&quot;given&quot;:&quot;Cody J.&quot;,&quot;parse-names&quot;:false,&quot;dropping-particle&quot;:&quot;&quot;,&quot;non-dropping-particle&quot;:&quot;&quot;},{&quot;family&quot;:&quot;Florea&quot;,&quot;given&quot;:&quot;Liliana D.&quot;,&quot;parse-names&quot;:false,&quot;dropping-particle&quot;:&quot;&quot;,&quot;non-dropping-particle&quot;:&quot;&quot;},{&quot;family&quot;:&quot;Bitler&quot;,&quot;given&quot;:&quot;Benjamin G.&quot;,&quot;parse-names&quot;:false,&quot;dropping-particle&quot;:&quot;&quot;,&quot;non-dropping-particle&quot;:&quot;&quot;},{&quot;family&quot;:&quot;Santiago&quot;,&quot;given&quot;:&quot;Mario L.&quot;,&quot;parse-names&quot;:false,&quot;dropping-particle&quot;:&quot;&quot;,&quot;non-dropping-particle&quot;:&quot;&quot;},{&quot;family&quot;:&quot;Sawyer&quot;,&quot;given&quot;:&quot;Sara L.&quot;,&quot;parse-names&quot;:false,&quot;dropping-particle&quot;:&quot;&quot;,&quot;non-dropping-particle&quot;:&quot;&quot;},{&quot;family&quot;:&quot;Chuong&quot;,&quot;given&quot;:&quot;Edward B.&quot;,&quot;parse-names&quot;:false,&quot;dropping-particle&quot;:&quot;&quot;,&quot;non-dropping-particle&quot;:&quot;&quot;}],&quot;container-title&quot;:&quot;Cell&quot;,&quot;accessed&quot;:{&quot;date-parts&quot;:[[2026,2,3]]},&quot;DOI&quot;:&quot;10.1016/J.CELL.2024.11.016&quot;,&quot;ISSN&quot;:&quot;0092-8674&quot;,&quot;PMID&quot;:&quot;39672162&quot;,&quot;URL&quot;:&quot;https://www.cell.com/action/showFullText?pii=S0092867424013333&quot;,&quot;issued&quot;:{&quot;date-parts&quot;:[[2024,12,26]]},&quot;page&quot;:&quot;7621-7636.e19&quot;,&quot;abstract&quot;:&quot;&lt;h2&gt;Summary&lt;/h2&gt;&lt;p&gt;Innate immune signaling is essential for clearing pathogens and damaged cells and must be tightly regulated to avoid excessive inflammation or autoimmunity. Here, we found that the alternative splicing of exons derived from transposable elements is a key mechanism controlling immune signaling in human cells. By analyzing long-read transcriptome datasets, we identified numerous transposon exonization events predicted to generate functional protein variants of immune genes, including the type I interferon receptor IFNAR2. We demonstrated that the transposon-derived isoform of IFNAR2 is more highly expressed than the canonical isoform in almost all tissues and functions as a decoy receptor that potently inhibits interferon signaling, including in cells infected with severe acute respiratory syndrome coronavirus 2 (SARS-CoV-2). Our findings uncover a primate-specific axis controlling interferon signaling and show how a transposon exonization event can be co-opted for immune regulation.&lt;/p&gt;&quot;,&quot;publisher&quot;:&quot;Elsevier&quot;,&quot;issue&quot;:&quot;26&quot;,&quot;volume&quot;:&quot;187&quot;,&quot;container-title-short&quot;:&quot;Cell&quot;},&quot;isTemporary&quot;:false}]},{&quot;citationID&quot;:&quot;MENDELEY_CITATION_119aa271-10ec-44a3-829e-3c53ed64efab&quot;,&quot;properties&quot;:{&quot;noteIndex&quot;:0},&quot;isEdited&quot;:false,&quot;manualOverride&quot;:{&quot;isManuallyOverridden&quot;:false,&quot;citeprocText&quot;:&quot;(78)&quot;,&quot;manualOverrideText&quot;:&quot;&quot;},&quot;citationTag&quot;:&quot;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quot;,&quot;citationItems&quot;:[{&quot;id&quot;:&quot;5b13096a-00f3-3a80-afb0-d10a6f219dc1&quot;,&quot;itemData&quot;:{&quot;type&quot;:&quot;article-journal&quot;,&quot;id&quot;:&quot;5b13096a-00f3-3a80-afb0-d10a6f219dc1&quot;,&quot;title&quot;:&quot;The HUSH complex is a gatekeeper of type I interferon through epigenetic regulation of LINE-1s&quot;,&quot;author&quot;:[{&quot;family&quot;:&quot;Tunbak&quot;,&quot;given&quot;:&quot;Hale&quot;,&quot;parse-names&quot;:false,&quot;dropping-particle&quot;:&quot;&quot;,&quot;non-dropping-particle&quot;:&quot;&quot;},{&quot;family&quot;:&quot;Enriquez-Gasca&quot;,&quot;given&quot;:&quot;Rocio&quot;,&quot;parse-names&quot;:false,&quot;dropping-particle&quot;:&quot;&quot;,&quot;non-dropping-particle&quot;:&quot;&quot;},{&quot;family&quot;:&quot;Tie&quot;,&quot;given&quot;:&quot;Christopher H.C.&quot;,&quot;parse-names&quot;:false,&quot;dropping-particle&quot;:&quot;&quot;,&quot;non-dropping-particle&quot;:&quot;&quot;},{&quot;family&quot;:&quot;Gould&quot;,&quot;given&quot;:&quot;Poppy A.&quot;,&quot;parse-names&quot;:false,&quot;dropping-particle&quot;:&quot;&quot;,&quot;non-dropping-particle&quot;:&quot;&quot;},{&quot;family&quot;:&quot;Mlcochova&quot;,&quot;given&quot;:&quot;Petra&quot;,&quot;parse-names&quot;:false,&quot;dropping-particle&quot;:&quot;&quot;,&quot;non-dropping-particle&quot;:&quot;&quot;},{&quot;family&quot;:&quot;Gupta&quot;,&quot;given&quot;:&quot;Ravindra K.&quot;,&quot;parse-names&quot;:false,&quot;dropping-particle&quot;:&quot;&quot;,&quot;non-dropping-particle&quot;:&quot;&quot;},{&quot;family&quot;:&quot;Fernandes&quot;,&quot;given&quot;:&quot;Liane&quot;,&quot;parse-names&quot;:false,&quot;dropping-particle&quot;:&quot;&quot;,&quot;non-dropping-particle&quot;:&quot;&quot;},{&quot;family&quot;:&quot;Holt&quot;,&quot;given&quot;:&quot;James&quot;,&quot;parse-names&quot;:false,&quot;dropping-particle&quot;:&quot;&quot;,&quot;non-dropping-particle&quot;:&quot;&quot;},{&quot;family&quot;:&quot;Veen&quot;,&quot;given&quot;:&quot;Annemarthe G.&quot;,&quot;parse-names&quot;:false,&quot;dropping-particle&quot;:&quot;&quot;,&quot;non-dropping-particle&quot;:&quot;van der&quot;},{&quot;family&quot;:&quot;Giampazolias&quot;,&quot;given&quot;:&quot;Evangelos&quot;,&quot;parse-names&quot;:false,&quot;dropping-particle&quot;:&quot;&quot;,&quot;non-dropping-particle&quot;:&quot;&quot;},{&quot;family&quot;:&quot;Burns&quot;,&quot;given&quot;:&quot;Kathleen H.&quot;,&quot;parse-names&quot;:false,&quot;dropping-particle&quot;:&quot;&quot;,&quot;non-dropping-particle&quot;:&quot;&quot;},{&quot;family&quot;:&quot;Maillard&quot;,&quot;given&quot;:&quot;Pierre&quot;,&quot;parse-names&quot;:false,&quot;dropping-particle&quot;:&quot;V.&quot;,&quot;non-dropping-particle&quot;:&quot;&quot;},{&quot;family&quot;:&quot;Rowe&quot;,&quot;given&quot;:&quot;Helen M.&quot;,&quot;parse-names&quot;:false,&quot;dropping-particle&quot;:&quot;&quot;,&quot;non-dropping-particle&quot;:&quot;&quot;}],&quot;container-title&quot;:&quot;Nature Communications 2020 11:1&quot;,&quot;accessed&quot;:{&quot;date-parts&quot;:[[2026,2,3]]},&quot;DOI&quot;:&quot;10.1038/s41467-020-19170-5&quot;,&quot;ISSN&quot;:&quot;2041-1723&quot;,&quot;PMID&quot;:&quot;33144593&quot;,&quot;URL&quot;:&quot;https://www.nature.com/articles/s41467-020-19170-5&quot;,&quot;issued&quot;:{&quot;date-parts&quot;:[[2020,11,3]]},&quot;page&quot;:&quot;5387-&quot;,&quot;abstract&quot;:&quot;The Human Silencing Hub (HUSH) complex is necessary for epigenetic repression of LINE-1 elements. We show that HUSH-depletion in human cell lines and primary fibroblasts leads to induction of interferon-stimulated genes (ISGs) through JAK/STAT signaling. This effect is mainly attributed to MDA5 and RIG-I sensing of double-stranded RNAs (dsRNAs). This coincides with upregulation of primate-conserved LINE-1s, as well as increased expression of full-length hominid-specific LINE-1s that produce bidirectional RNAs, which may form dsRNA. Notably, LTRs nearby ISGs are derepressed likely rendering these genes more responsive to interferon. LINE-1 shRNAs can abrogate the HUSH-dependent response, while overexpression of an engineered LINE-1 construct activates interferon signaling. Finally, we show that the HUSH component, MPP8 is frequently downregulated in diverse cancers and that its depletion leads to DNA damage. These results suggest that LINE-1s may drive physiological or autoinflammatory responses through dsRNA sensing and gene-regulatory roles and are controlled by the HUSH complex. The HUSH complex has been implicated in repressing LINE-1 elements. Here the authors reveal that the complex negatively regulates the type I IFN response in human cells through epigenetic regulation of LINE-1 elements&quot;,&quot;publisher&quot;:&quot;Nature Publishing Group&quot;,&quot;issue&quot;:&quot;1&quot;,&quot;volume&quot;:&quot;11&quot;,&quot;container-title-short&quot;:&quot;&quot;},&quot;isTemporary&quot;:false}]},{&quot;citationID&quot;:&quot;MENDELEY_CITATION_8f6f2147-748a-4ecd-9ad3-e2eb291b111c&quot;,&quot;properties&quot;:{&quot;noteIndex&quot;:0},&quot;isEdited&quot;:false,&quot;manualOverride&quot;:{&quot;isManuallyOverridden&quot;:false,&quot;citeprocText&quot;:&quot;(79)&quot;,&quot;manualOverrideText&quot;:&quot;&quot;},&quot;citationTag&quot;:&quot;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quot;,&quot;citationItems&quot;:[{&quot;id&quot;:&quot;24fb8187-c8f7-39ce-8dea-78cad5307615&quot;,&quot;itemData&quot;:{&quot;type&quot;:&quot;article-journal&quot;,&quot;id&quot;:&quot;24fb8187-c8f7-39ce-8dea-78cad5307615&quot;,&quot;title&quot;:&quot;LOCATE: using Long-read to Characterize All Transposable Elements&quot;,&quot;author&quot;:[{&quot;family&quot;:&quot;Hu&quot;,&quot;given&quot;:&quot;Zhongren&quot;,&quot;parse-names&quot;:false,&quot;dropping-particle&quot;:&quot;&quot;,&quot;non-dropping-particle&quot;:&quot;&quot;},{&quot;family&quot;:&quot;Xu&quot;,&quot;given&quot;:&quot;Bo&quot;,&quot;parse-names&quot;:false,&quot;dropping-particle&quot;:&quot;&quot;,&quot;non-dropping-particle&quot;:&quot;&quot;},{&quot;family&quot;:&quot;Zhang&quot;,&quot;given&quot;:&quot;Xiaoyan&quot;,&quot;parse-names&quot;:false,&quot;dropping-particle&quot;:&quot;&quot;,&quot;non-dropping-particle&quot;:&quot;&quot;},{&quot;family&quot;:&quot;Zhang&quot;,&quot;given&quot;:&quot;Xiaou-ou&quot;,&quot;parse-names&quot;:false,&quot;dropping-particle&quot;:&quot;&quot;,&quot;non-dropping-particle&quot;:&quot;&quot;},{&quot;family&quot;:&quot;Weng&quot;,&quot;given&quot;:&quot;Zhiping&quot;,&quot;parse-names&quot;:false,&quot;dropping-particle&quot;:&quot;&quot;,&quot;non-dropping-particle&quot;:&quot;&quot;},{&quot;family&quot;:&quot;Yu&quot;,&quot;given&quot;:&quot;Tianxiong&quot;,&quot;parse-names&quot;:false,&quot;dropping-particle&quot;:&quot;&quot;,&quot;non-dropping-particle&quot;:&quot;&quot;}],&quot;container-title&quot;:&quot;bioRxiv&quot;,&quot;accessed&quot;:{&quot;date-parts&quot;:[[2026,1,31]]},&quot;DOI&quot;:&quot;10.1101/2025.02.26.640385&quot;,&quot;URL&quot;:&quot;https://www.biorxiv.org/content/10.1101/2025.02.26.640385v2&quot;,&quot;issued&quot;:{&quot;date-parts&quot;:[[2025,3,2]]},&quot;page&quot;:&quot;2025.02.26.640385&quot;,&quot;abstract&quot;:&quot;Transposons constitute ∼45% of the human genome, driving gene evolution and contributing to disease, but their repetitive nature complicates the identification of new insertions. We present LOCATE (Long-read to Characterize All Transposable Elements), an algorithm using long-read sequencing to detect and assemble transposon insertions. LOCATE outperforms existing tools on simulated datasets and achieves the best performance in two previous benchmarks, as well as in a new benchmark we constructed using real biological datasets. Applying LOCATE to public datasets revealed that pre-existing Alu copies create two hotspots for Alu and LINE1 insertions: the A-rich linker and the poly(A) tail. We further observed a preference for self-insertions over non-self-insertions in Alu and LINE1, suggesting a “feedforward” transposition mechanism in which Alu and LINE1 RNA transcripts target the hotspots of their source copies to generate new insertions. LOCATE enhances our ability to study transposons and their role in genome dynamics.\n\n### Competing Interest Statement\n\nZ. Weng is a co-founder of Rgenta Therapeutics and she serves on its scientific advisory board.&quot;,&quot;publisher&quot;:&quot;Cold Spring Harbor Laboratory&quot;,&quot;container-title-short&quot;:&quot;&quot;},&quot;isTemporary&quot;:false}]},{&quot;citationID&quot;:&quot;MENDELEY_CITATION_4e022872-2c70-47c2-8d66-30c103fcbe3f&quot;,&quot;properties&quot;:{&quot;noteIndex&quot;:0},&quot;isEdited&quot;:false,&quot;manualOverride&quot;:{&quot;isManuallyOverridden&quot;:false,&quot;citeprocText&quot;:&quot;(80)&quot;,&quot;manualOverrideText&quot;:&quot;&quot;},&quot;citationTag&quot;:&quot;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quot;,&quot;citationItems&quot;:[{&quot;id&quot;:&quot;bad39882-daed-330e-9f47-04dc5fe8e463&quot;,&quot;itemData&quot;:{&quot;type&quot;:&quot;article-journal&quot;,&quot;id&quot;:&quot;bad39882-daed-330e-9f47-04dc5fe8e463&quot;,&quot;title&quot;:&quot;Cause and consequences of the activated type I interferon system in SLE&quot;,&quot;author&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container-title&quot;:&quot;Journal of molecular medicine (Berlin, Germany)&quot;,&quot;accessed&quot;:{&quot;date-parts&quot;:[[2026,2,3]]},&quot;DOI&quot;:&quot;10.1007/S00109-016-1421-4&quot;,&quot;ISSN&quot;:&quot;1432-1440&quot;,&quot;PMID&quot;:&quot;27094810&quot;,&quot;URL&quot;:&quot;https://pubmed.ncbi.nlm.nih.gov/27094810/&quot;,&quot;issued&quot;:{&quot;date-parts&quot;:[[2016,10,1]]},&quot;page&quot;:&quot;1103-1110&quot;,&quot;abstract&quot;:&quot;Patients with systemic lupus erythematosus (SLE) have an increased expression of type I interferon (IFN)-regulated genes (an IFN signature), which is caused by an ongoing production of type I IFNs by plasmacytoid dendritic cells (pDCs). The reasons behind the continuous IFN production in SLE are the presence of self-derived IFN inducers and a lack of negative feed-back signals that downregulate the IFN response. In addition, several cells in the immune system promote the IFN production by pDCs and gene variants in the type I IFN signaling pathway contribute to the IFN signature. The type I IFNs act as an immune adjuvant and stimulate T cells, B cells, and monocytes, which all play an important role in the loss of tolerance and persistent autoimmune reaction in SLE. Consequently, new treatments aiming to inhibit the activated type I IFN system in SLE are now being developed and investigated in clinical trials.&quot;,&quot;publisher&quot;:&quot;J Mol Med (Berl)&quot;,&quot;issue&quot;:&quot;10&quot;,&quot;volume&quot;:&quot;94&quot;,&quot;container-title-short&quot;:&quot;J. Mol. Med. (Berl).&quot;},&quot;isTemporary&quot;:false}]},{&quot;citationID&quot;:&quot;MENDELEY_CITATION_e2bb2331-8d8b-4556-9ab1-90a580f1c71f&quot;,&quot;properties&quot;:{&quot;noteIndex&quot;:0},&quot;isEdited&quot;:false,&quot;manualOverride&quot;:{&quot;isManuallyOverridden&quot;:false,&quot;citeprocText&quot;:&quot;(81)&quot;,&quot;manualOverrideText&quot;:&quot;&quot;},&quot;citationTag&quot;:&quot;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quot;,&quot;citationItems&quot;:[{&quot;id&quot;:&quot;8f8a95cd-8d0f-3496-95e5-0ad29865cf6e&quot;,&quot;itemData&quot;:{&quot;type&quot;:&quot;article-journal&quot;,&quot;id&quot;:&quot;8f8a95cd-8d0f-3496-95e5-0ad29865cf6e&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container-title-short&quot;:&quot;Clin. Immunol.&quot;,&quot;accessed&quot;:{&quot;date-parts&quot;:[[2026,4,1]]},&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isTemporary&quot;:false}]},{&quot;citationID&quot;:&quot;MENDELEY_CITATION_d2cc2dfa-3a46-438f-bf55-44e0cf26d042&quot;,&quot;properties&quot;:{&quot;noteIndex&quot;:0},&quot;isEdited&quot;:false,&quot;manualOverride&quot;:{&quot;isManuallyOverridden&quot;:false,&quot;citeprocText&quot;:&quot;(82)&quot;,&quot;manualOverrideText&quot;:&quot;&quot;},&quot;citationTag&quot;:&quot;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quot;,&quot;citationItems&quot;:[{&quot;id&quot;:&quot;06b417cd-8ca9-358c-b86c-7b84157485fe&quot;,&quot;itemData&quot;:{&quot;type&quot;:&quot;article-journal&quot;,&quot;id&quot;:&quot;06b417cd-8ca9-358c-b86c-7b84157485fe&quot;,&quot;title&quot;:&quot;Sensing of transposable elements by the antiviral innate immune system&quot;,&quot;author&quot;:[{&quot;family&quot;:&quot;Gázquez-Gutiérrez&quot;,&quot;given&quot;:&quot;Ana&quot;,&quot;parse-names&quot;:false,&quot;dropping-particle&quot;:&quot;&quot;,&quot;non-dropping-particle&quot;:&quot;&quot;},{&quot;family&quot;:&quot;Witteveldt&quot;,&quot;given&quot;:&quot;Jeroen&quot;,&quot;parse-names&quot;:false,&quot;dropping-particle&quot;:&quot;&quot;,&quot;non-dropping-particle&quot;:&quot;&quot;},{&quot;family&quot;:&quot;Heras&quot;,&quot;given&quot;:&quot;Sara R.&quot;,&quot;parse-names&quot;:false,&quot;dropping-particle&quot;:&quot;&quot;,&quot;non-dropping-particle&quot;:&quot;&quot;},{&quot;family&quot;:&quot;Macias&quot;,&quot;given&quot;:&quot;Sara&quot;,&quot;parse-names&quot;:false,&quot;dropping-particle&quot;:&quot;&quot;,&quot;non-dropping-particle&quot;:&quot;&quot;}],&quot;container-title&quot;:&quot;RNA&quot;,&quot;accessed&quot;:{&quot;date-parts&quot;:[[2026,4,1]]},&quot;DOI&quot;:&quot;10.1261/rna.078721.121&quot;,&quot;ISSN&quot;:&quot;14699001&quot;,&quot;PMID&quot;:&quot;33888553&quot;,&quot;URL&quot;:&quot;https://pmc.ncbi.nlm.nih.gov/articles/PMC8208052/&quot;,&quot;issued&quot;:{&quot;date-parts&quot;:[[2021,7,1]]},&quot;page&quot;:&quot;735&quot;,&quot;abstract&quot;:&quot;Around half of the genomes in mammals are composed of transposable elements (TEs) such as DNA transposons and retrotransposons. Several mechanisms have evolved to prevent their activity and the detrimental impact of their insertional mutagenesis. Despite these potentially negative effects, TEs are essential drivers of evolution, and in certain settings, beneficial to their hosts. For instance, TEs have rewired the antiviral gene regulatory network and are required for early embryonic development. However, due to structural similarities between TE-derived and viral nucleic acids, cells can misidentify TEs as invading viruses and trigger the major antiviral innate immune pathway, the type I interferon (IFN) response. This review will focus on the different settings in which the role of TE-mediated IFN activation has been documented, including cancer and senescence. Importantly, TEs may also play a causative role in the development of complex autoimmune diseases characterized by constitutive type I IFN activation. All these observations suggest the presence of strong but opposing forces driving the coevolution of TEs and antiviral defense. A better biological understanding of the TE replicative cycle as well as of the antiviral nucleic acid sensing mechanisms will provide insights into how these two biological processes interact and will help to design better strategies to treat human diseases characterized by aberrant TE expression and/or type I IFN activation.&quot;,&quot;publisher&quot;:&quot;Cold Spring Harbor Laboratory Press&quot;,&quot;issue&quot;:&quot;7&quot;,&quot;volume&quot;:&quot;27&quot;,&quot;container-title-short&quot;:&quot;&quot;},&quot;isTemporary&quot;:false}]},{&quot;citationID&quot;:&quot;MENDELEY_CITATION_8eb94bfd-59b6-4637-b47b-b2bc804a912b&quot;,&quot;properties&quot;:{&quot;noteIndex&quot;:0},&quot;isEdited&quot;:false,&quot;manualOverride&quot;:{&quot;isManuallyOverridden&quot;:false,&quot;citeprocText&quot;:&quot;(83)&quot;,&quot;manualOverrideText&quot;:&quot;&quot;},&quot;citationTag&quot;:&quot;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quot;,&quot;citationItems&quot;:[{&quot;id&quot;:&quot;3b9aabac-6470-3e81-95ef-1f15262096bd&quot;,&quot;itemData&quot;:{&quot;type&quot;:&quot;article-journal&quot;,&quot;id&quot;:&quot;3b9aabac-6470-3e81-95ef-1f15262096bd&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accessed&quot;:{&quot;date-parts&quot;:[[2026,2,3]]},&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container-title-short&quot;:&quot;Clin. Immunol.&quot;},&quot;isTemporary&quot;:false}]},{&quot;citationID&quot;:&quot;MENDELEY_CITATION_7d4041f8-0a83-4485-a14b-4b3d6654557d&quot;,&quot;properties&quot;:{&quot;noteIndex&quot;:0},&quot;isEdited&quot;:false,&quot;manualOverride&quot;:{&quot;isManuallyOverridden&quot;:false,&quot;citeprocText&quot;:&quot;(84)&quot;,&quot;manualOverrideText&quot;:&quot;&quot;},&quot;citationTag&quot;:&quot;MENDELEY_CITATION_v3_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&quot;,&quot;citationItems&quot;:[{&quot;id&quot;:&quot;6c6bfe20-baa6-3d13-b086-6da025af4af1&quot;,&quot;itemData&quot;:{&quot;type&quot;:&quot;article-journal&quot;,&quot;id&quot;:&quot;6c6bfe20-baa6-3d13-b086-6da025af4af1&quot;,&quot;title&quot;:&quot;Integrative spatial and multi-omic profiling in bladder cancer links L1 retrotransposition to extrachromosomal DNA, genomic instability, and viral mimicry response&quot;,&quot;author&quot;:[{&quot;family&quot;:&quot;Pribus&quot;,&quot;given&quot;:&quot;Sophia J.&quot;,&quot;parse-names&quot;:false,&quot;dropping-particle&quot;:&quot;&quot;,&quot;non-dropping-particle&quot;:&quot;&quot;},{&quot;family&quot;:&quot;Osredek&quot;,&quot;given&quot;:&quot;Ivana&quot;,&quot;parse-names&quot;:false,&quot;dropping-particle&quot;:&quot;&quot;,&quot;non-dropping-particle&quot;:&quot;&quot;},{&quot;family&quot;:&quot;Otonicar&quot;,&quot;given&quot;:&quot;Jan&quot;,&quot;parse-names&quot;:false,&quot;dropping-particle&quot;:&quot;&quot;,&quot;non-dropping-particle&quot;:&quot;&quot;},{&quot;family&quot;:&quot;Simovic-Lorenz&quot;,&quot;given&quot;:&quot;Milena&quot;,&quot;parse-names&quot;:false,&quot;dropping-particle&quot;:&quot;&quot;,&quot;non-dropping-particle&quot;:&quot;&quot;},{&quot;family&quot;:&quot;Scherer&quot;,&quot;given&quot;:&quot;Michael&quot;,&quot;parse-names&quot;:false,&quot;dropping-particle&quot;:&quot;&quot;,&quot;non-dropping-particle&quot;:&quot;&quot;},{&quot;family&quot;:&quot;Manzano-Sanchez&quot;,&quot;given&quot;:&quot;Sergio&quot;,&quot;parse-names&quot;:false,&quot;dropping-particle&quot;:&quot;&quot;,&quot;non-dropping-particle&quot;:&quot;&quot;},{&quot;family&quot;:&quot;Kienzle&quot;,&quot;given&quot;:&quot;Andreas&quot;,&quot;parse-names&quot;:false,&quot;dropping-particle&quot;:&quot;&quot;,&quot;non-dropping-particle&quot;:&quot;&quot;},{&quot;family&quot;:&quot;Parekh&quot;,&quot;given&quot;:&quot;Urja&quot;,&quot;parse-names&quot;:false,&quot;dropping-particle&quot;:&quot;&quot;,&quot;non-dropping-particle&quot;:&quot;&quot;},{&quot;family&quot;:&quot;Benes&quot;,&quot;given&quot;:&quot;Vladimir&quot;,&quot;parse-names&quot;:false,&quot;dropping-particle&quot;:&quot;&quot;,&quot;non-dropping-particle&quot;:&quot;&quot;},{&quot;family&quot;:&quot;Sant&quot;,&quot;given&quot;:&quot;Pooja&quot;,&quot;parse-names&quot;:false,&quot;dropping-particle&quot;:&quot;&quot;,&quot;non-dropping-particle&quot;:&quot;&quot;},{&quot;family&quot;:&quot;Mallm&quot;,&quot;given&quot;:&quot;Philipp&quot;,&quot;parse-names&quot;:false,&quot;dropping-particle&quot;:&quot;&quot;,&quot;non-dropping-particle&quot;:&quot;&quot;},{&quot;family&quot;:&quot;Brand&quot;,&quot;given&quot;:&quot;Karsten&quot;,&quot;parse-names&quot;:false,&quot;dropping-particle&quot;:&quot;&quot;,&quot;non-dropping-particle&quot;:&quot;&quot;},{&quot;family&quot;:&quot;Riemer&quot;,&quot;given&quot;:&quot;Angelika B.&quot;,&quot;parse-names&quot;:false,&quot;dropping-particle&quot;:&quot;&quot;,&quot;non-dropping-particle&quot;:&quot;&quot;},{&quot;family&quot;:&quot;Sültmann&quot;,&quot;given&quot;:&quot;Holger&quot;,&quot;parse-names&quot;:false,&quot;dropping-particle&quot;:&quot;&quot;,&quot;non-dropping-particle&quot;:&quot;&quot;},{&quot;family&quot;:&quot;Plass&quot;,&quot;given&quot;:&quot;Christoph&quot;,&quot;parse-names&quot;:false,&quot;dropping-particle&quot;:&quot;&quot;,&quot;non-dropping-particle&quot;:&quot;&quot;},{&quot;family&quot;:&quot;Stankovic&quot;,&quot;given&quot;:&quot;Mladen&quot;,&quot;parse-names&quot;:false,&quot;dropping-particle&quot;:&quot;&quot;,&quot;non-dropping-particle&quot;:&quot;&quot;},{&quot;family&quot;:&quot;Korbel&quot;,&quot;given&quot;:&quot;Jan O.&quot;,&quot;parse-names&quot;:false,&quot;dropping-particle&quot;:&quot;&quot;,&quot;non-dropping-particle&quot;:&quot;&quot;},{&quot;family&quot;:&quot;Rausch&quot;,&quot;given&quot;:&quot;Tobias&quot;,&quot;parse-names&quot;:false,&quot;dropping-particle&quot;:&quot;&quot;,&quot;non-dropping-particle&quot;:&quot;&quot;},{&quot;family&quot;:&quot;Ernst&quot;,&quot;given&quot;:&quot;Aurélie&quot;,&quot;parse-names&quot;:false,&quot;dropping-particle&quot;:&quot;&quot;,&quot;non-dropping-particle&quot;:&quot;&quot;}],&quot;container-title&quot;:&quot;bioRxiv&quot;,&quot;accessed&quot;:{&quot;date-parts&quot;:[[2026,4,1]]},&quot;DOI&quot;:&quot;10.1101/2025.07.30.667694&quot;,&quot;ISSN&quot;:&quot;2692-8205&quot;,&quot;URL&quot;:&quot;https://www.biorxiv.org/content/10.1101/2025.07.30.667694v1&quot;,&quot;issued&quot;:{&quot;date-parts&quot;:[[2025,8,2]]},&quot;page&quot;:&quot;2025.07.30.667694&quot;,&quot;abstract&quot;:&quot;Bladder cancer is one of the most frequent cancers and shows high recurrence rates. Despite recent advances, key knowledge gaps remain in understanding the molecular mechanisms of disease progression, which would support the development of early detection methods and effective personalized treatments. We apply integrated multi-omics and spatial analyses in a cohort of 49 bladder cancer patients to comprehensively profile genetic, epigenetic, transcriptomic, and spatial features of bladder cancer, alongside cell-free DNA blood analysis. Combining low-pass whole-genome cell-free DNA sequencing, Oxford Nanopore long-read tumor DNA sequencing, RNA-sequencing, and spatial transcriptomics, we provide insights into molecular alterations driving bladder cancer. We show frequent somatic LINE-1 (L1) insertions, with up to more than 500 insertions per tumor. We find that L1 insertions are active and occur early in bladder cancer development. We link aberrant somatic L1 insertion in bladder cancer with downstream genomic rearrangements and chromosomal instability, with an excess of structural variants and extrachromosomal DNA (ecDNA) in patients with particularly high L1 counts. By detecting ecDNA within tissue architecture using spatial transcriptomics, we identify the localization of ecDNA to distinct spatial clusters with differential expression of APOBEC3B and immune response pathways. These results, combined with replication timing analysis and gene set enrichment analysis (GSEA), offer evidence for the previously hypothesized viral mimicry response to L1 retrotransposition, mediated via APOBEC3B-editing, the cGAS-STING pathway, and RIG-I and MDA5 responses.\n\n### Competing Interest Statement\n\nThe authors have declared no competing interest.&quot;,&quot;publisher&quot;:&quot;Cold Spring Harbor Laboratory&quot;,&quot;container-title-short&quot;:&quot;&quot;},&quot;isTemporary&quot;:false}]},{&quot;citationID&quot;:&quot;MENDELEY_CITATION_4d16e3f9-2877-4acd-8929-dc4f100e4da8&quot;,&quot;properties&quot;:{&quot;noteIndex&quot;:0},&quot;isEdited&quot;:false,&quot;manualOverride&quot;:{&quot;isManuallyOverridden&quot;:false,&quot;citeprocText&quot;:&quot;(85)&quot;,&quot;manualOverrideText&quot;:&quot;&quot;},&quot;citationTag&quot;:&quot;MENDELEY_CITATION_v3_eyJjaXRhdGlvbklEIjoiTUVOREVMRVlfQ0lUQVRJT05fNGQxNmUzZjktMjg3Ny00YWNkLTg5MjktZGM0ZjEwMGU0ZGE4IiwicHJvcGVydGllcyI6eyJub3RlSW5kZXgiOjB9LCJpc0VkaXRlZCI6ZmFsc2UsIm1hbnVhbE92ZXJyaWRlIjp7ImlzTWFudWFsbHlPdmVycmlkZGVuIjpmYWxzZSwiY2l0ZXByb2NUZXh0IjoiKDg1KSIsIm1hbnVhbE92ZXJyaWRlVGV4dCI6IiJ9LCJjaXRhdGlvbkl0ZW1zIjpbeyJpZCI6ImFhZTA0MmU4LTlkN2ItMzZmYi1hYmNmLTQzOWQ4NmJiMjEzNiIsIml0ZW1EYXRhIjp7InR5cGUiOiJhcnRpY2xlLWpvdXJuYWwiLCJpZCI6ImFhZTA0MmU4LTlkN2ItMzZmYi1hYmNmLTQzOWQ4NmJiMjEzNi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&quot;,&quot;citationItems&quot;:[{&quot;id&quot;:&quot;aae042e8-9d7b-36fb-abcf-439d86bb2136&quot;,&quot;itemData&quot;:{&quot;type&quot;:&quot;article-journal&quot;,&quot;id&quot;:&quot;aae042e8-9d7b-36fb-abcf-439d86bb2136&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4,5]]},&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6045f5f3-da08-44c0-a6be-99dafb614257&quot;,&quot;properties&quot;:{&quot;noteIndex&quot;:0},&quot;isEdited&quot;:false,&quot;manualOverride&quot;:{&quot;isManuallyOverridden&quot;:false,&quot;citeprocText&quot;:&quot;(86,87)&quot;,&quot;manualOverrideText&quot;:&quot;&quot;},&quot;citationTag&quot;:&quot;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quot;,&quot;citationItems&quot;:[{&quot;id&quot;:&quot;e6b6b70e-212b-366c-8b21-168edb0eebfc&quot;,&quot;itemData&quot;:{&quot;type&quot;:&quot;article-journal&quot;,&quot;id&quot;:&quot;e6b6b70e-212b-366c-8b21-168edb0eebfc&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4,5]]},&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1f3d4584-a6dd-3dd1-ab99-6d5d641685c8&quot;,&quot;itemData&quot;:{&quot;type&quot;:&quot;article-journal&quot;,&quot;id&quot;:&quot;1f3d4584-a6dd-3dd1-ab99-6d5d641685c8&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4,5]]},&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citationID&quot;:&quot;MENDELEY_CITATION_b281e03d-2c50-4b7f-86b8-93a6665a1bdf&quot;,&quot;properties&quot;:{&quot;noteIndex&quot;:0},&quot;isEdited&quot;:false,&quot;manualOverride&quot;:{&quot;isManuallyOverridden&quot;:false,&quot;citeprocText&quot;:&quot;(88–90)&quot;,&quot;manualOverrideText&quot;:&quot;&quot;},&quot;citationTag&quot;:&quot;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quot;,&quot;citationItems&quot;:[{&quot;id&quot;:&quot;f36bc3f9-0be3-33de-b716-f75debe62524&quot;,&quot;itemData&quot;:{&quot;type&quot;:&quot;article-journal&quot;,&quot;id&quot;:&quot;f36bc3f9-0be3-33de-b716-f75debe6252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4,5]]},&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1d16cce9-2c23-33f0-a4fc-0af69570bd01&quot;,&quot;itemData&quot;:{&quot;type&quot;:&quot;article-journal&quot;,&quot;id&quot;:&quot;1d16cce9-2c23-33f0-a4fc-0af69570bd01&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4,5]]},&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id&quot;:&quot;7e7269dd-a748-3a88-92d5-560bd1f31bf8&quot;,&quot;itemData&quot;:{&quot;type&quot;:&quot;article-journal&quot;,&quot;id&quot;:&quot;7e7269dd-a748-3a88-92d5-560bd1f31bf8&quot;,&quot;title&quot;:&quot;A Patient-Derived T-Cell Lymphoma Biorepository Uncovers New Pathogenetic Mechanisms and Host-Related Therapeutic Vulnerabilities&quot;,&quot;author&quot;:[{&quot;family&quot;:&quot;Fiore&quot;,&quot;given&quot;:&quot;Danilo&quot;,&quot;parse-names&quot;:false,&quot;dropping-particle&quot;:&quot;&quot;,&quot;non-dropping-particle&quot;:&quot;&quot;},{&quot;family&quot;:&quot;Cappelli&quot;,&quot;given&quot;:&quot;Luca  Vincenzo&quot;,&quot;parse-names&quot;:false,&quot;dropping-particle&quot;:&quot;&quot;,&quot;non-dropping-particle&quot;:&quot;&quot;},{&quot;family&quot;:&quot;Zhaoqi&quot;,&quot;given&quot;:&quot;Liu&quot;,&quot;parse-names&quot;:false,&quot;dropping-particle&quot;:&quot;&quot;,&quot;non-dropping-particle&quot;:&quot;&quot;},{&quot;family&quot;:&quot;Kotlov&quot;,&quot;given&quot;:&quot;Nikita&quot;,&quot;parse-names&quot;:false,&quot;dropping-particle&quot;:&quot;&quot;,&quot;non-dropping-particle&quot;:&quot;&quot;},{&quot;family&quot;:&quot;Sorokina&quot;,&quot;given&quot;:&quot;Maria&quot;,&quot;parse-names&quot;:false,&quot;dropping-particle&quot;:&quot;&quot;,&quot;non-dropping-particle&quot;:&quot;&quot;},{&quot;family&quot;:&quot;Phillip&quot;,&quot;given&quot;:&quot;Jude&quot;,&quot;parse-names&quot;:false,&quot;dropping-particle&quot;:&quot;&quot;,&quot;non-dropping-particle&quot;:&quot;&quot;},{&quot;family&quot;:&quot;Zumbo&quot;,&quot;given&quot;:&quot;Paul&quot;,&quot;parse-names&quot;:false,&quot;dropping-particle&quot;:&quot;&quot;,&quot;non-dropping-particle&quot;:&quot;&quot;},{&quot;family&quot;:&quot;Yoffe&quot;,&quot;given&quot;:&quot;Liron&quot;,&quot;parse-names&quot;:false,&quot;dropping-particle&quot;:&quot;&quot;,&quot;non-dropping-particle&quot;:&quot;&quot;},{&quot;family&quot;:&quot;Ghione&quot;,&quot;given&quot;:&quot;Paola&quot;,&quot;parse-names&quot;:false,&quot;dropping-particle&quot;:&quot;&quot;,&quot;non-dropping-particle&quot;:&quot;&quot;},{&quot;family&quot;:&quot;Wang&quot;,&quot;given&quot;:&quot;Anqi&quot;,&quot;parse-names&quot;:false,&quot;dropping-particle&quot;:&quot;&quot;,&quot;non-dropping-particle&quot;:&quot;&quot;},{&quot;family&quot;:&quot;Han&quot;,&quot;given&quot;:&quot;Xueshuai&quot;,&quot;parse-names&quot;:false,&quot;dropping-particle&quot;:&quot;&quot;,&quot;non-dropping-particle&quot;:&quot;&quot;},{&quot;family&quot;:&quot;Chiu&quot;,&quot;given&quot;:&quot;William&quot;,&quot;parse-names&quot;:false,&quot;dropping-particle&quot;:&quot;&quot;,&quot;non-dropping-particle&quot;:&quot;&quot;},{&quot;family&quot;:&quot;Fragliasso&quot;,&quot;given&quot;:&quot;Valentina&quot;,&quot;parse-names&quot;:false,&quot;dropping-particle&quot;:&quot;&quot;,&quot;non-dropping-particle&quot;:&quot;&quot;},{&quot;family&quot;:&quot;Tabbò&quot;,&quot;given&quot;:&quot;Fabrizio&quot;,&quot;parse-names&quot;:false,&quot;dropping-particle&quot;:&quot;&quot;,&quot;non-dropping-particle&quot;:&quot;&quot;},{&quot;family&quot;:&quot;Zamponi&quot;,&quot;given&quot;:&quot;Nahuel&quot;,&quot;parse-names&quot;:false,&quot;dropping-particle&quot;:&quot;&quot;,&quot;non-dropping-particle&quot;:&quot;&quot;},{&quot;family&quot;:&quot;Kayembe&quot;,&quot;given&quot;:&quot;Clarisse&quot;,&quot;parse-names&quot;:false,&quot;dropping-particle&quot;:&quot;&quot;,&quot;non-dropping-particle&quot;:&quot;&quot;},{&quot;family&quot;:&quot;Gaudiano&quot;,&quot;given&quot;:&quot;Marcello&quot;,&quot;parse-names&quot;:false,&quot;dropping-particle&quot;:&quot;&quot;,&quot;non-dropping-particle&quot;:&quot;&quot;},{&quot;family&quot;:&quot;Machiorlatti&quot;,&quot;given&quot;:&quot;Rodolfo&quot;,&quot;parse-names&quot;:false,&quot;dropping-particle&quot;:&quot;&quot;,&quot;non-dropping-particle&quot;:&quot;&quot;},{&quot;family&quot;:&quot;Astone&quot;,&quot;given&quot;:&quot;Giuseppina&quot;,&quot;parse-names&quot;:false,&quot;dropping-particle&quot;:&quot;&quot;,&quot;non-dropping-particle&quot;:&quot;&quot;},{&quot;family&quot;:&quot;Cacciapuoti&quot;,&quot;given&quot;:&quot;Maria  Teresa&quot;,&quot;parse-names&quot;:false,&quot;dropping-particle&quot;:&quot;&quot;,&quot;non-dropping-particle&quot;:&quot;&quot;},{&quot;family&quot;:&quot;Patel&quot;,&quot;given&quot;:&quot;Sanjay&quot;,&quot;parse-names&quot;:false,&quot;dropping-particle&quot;:&quot;&quot;,&quot;non-dropping-particle&quot;:&quot;&quot;},{&quot;family&quot;:&quot;Zammarchi&quot;,&quot;given&quot;:&quot;Francesca&quot;,&quot;parse-names&quot;:false,&quot;dropping-particle&quot;:&quot;&quot;,&quot;non-dropping-particle&quot;:&quot;&quot;},{&quot;family&quot;:&quot;Zanettini&quot;,&quot;given&quot;:&quot;Claudio&quot;,&quot;parse-names&quot;:false,&quot;dropping-particle&quot;:&quot;&quot;,&quot;non-dropping-particle&quot;:&quot;&quot;},{&quot;family&quot;:&quot;Queiroz&quot;,&quot;given&quot;:&quot;Lucio&quot;,&quot;parse-names&quot;:false,&quot;dropping-particle&quot;:&quot;&quot;,&quot;non-dropping-particle&quot;:&quot;&quot;},{&quot;family&quot;:&quot;Nikitina&quot;,&quot;given&quot;:&quot;Anastasia&quot;,&quot;parse-names&quot;:false,&quot;dropping-particle&quot;:&quot;&quot;,&quot;non-dropping-particle&quot;:&quot;&quot;},{&quot;family&quot;:&quot;Kudryashova&quot;,&quot;given&quot;:&quot;Olga&quot;,&quot;parse-names&quot;:false,&quot;dropping-particle&quot;:&quot;&quot;,&quot;non-dropping-particle&quot;:&quot;&quot;},{&quot;family&quot;:&quot;Karelin&quot;,&quot;given&quot;:&quot;Anton&quot;,&quot;parse-names&quot;:false,&quot;dropping-particle&quot;:&quot;&quot;,&quot;non-dropping-particle&quot;:&quot;&quot;},{&quot;family&quot;:&quot;Nikitin&quot;,&quot;given&quot;:&quot;Daniil&quot;,&quot;parse-names&quot;:false,&quot;dropping-particle&quot;:&quot;&quot;,&quot;non-dropping-particle&quot;:&quot;&quot;},{&quot;family&quot;:&quot;Tychinin&quot;,&quot;given&quot;:&quot;Dmitry&quot;,&quot;parse-names&quot;:false,&quot;dropping-particle&quot;:&quot;&quot;,&quot;non-dropping-particle&quot;:&quot;&quot;},{&quot;family&quot;:&quot;Postovalova&quot;,&quot;given&quot;:&quot;Ekaterina&quot;,&quot;parse-names&quot;:false,&quot;dropping-particle&quot;:&quot;&quot;,&quot;non-dropping-particle&quot;:&quot;&quot;},{&quot;family&quot;:&quot;Bagaev&quot;,&quot;given&quot;:&quot;Alexander&quot;,&quot;parse-names&quot;:false,&quot;dropping-particle&quot;:&quot;&quot;,&quot;non-dropping-particle&quot;:&quot;&quot;},{&quot;family&quot;:&quot;Svekolkin&quot;,&quot;given&quot;:&quot;Viktor&quot;,&quot;parse-names&quot;:false,&quot;dropping-particle&quot;:&quot;&quot;,&quot;non-dropping-particle&quot;:&quot;&quot;},{&quot;family&quot;:&quot;Belova&quot;,&quot;given&quot;:&quot;Ekaterina&quot;,&quot;parse-names&quot;:false,&quot;dropping-particle&quot;:&quot;&quot;,&quot;non-dropping-particle&quot;:&quot;&quot;},{&quot;family&quot;:&quot;Tikhonova&quot;,&quot;given&quot;:&quot;Katerina&quot;,&quot;parse-names&quot;:false,&quot;dropping-particle&quot;:&quot;&quot;,&quot;non-dropping-particle&quot;:&quot;&quot;},{&quot;family&quot;:&quot;Degryse&quot;,&quot;given&quot;:&quot;Sandrine&quot;,&quot;parse-names&quot;:false,&quot;dropping-particle&quot;:&quot;&quot;,&quot;non-dropping-particle&quot;:&quot;&quot;},{&quot;family&quot;:&quot;Novero&quot;,&quot;given&quot;:&quot;Domenico&quot;,&quot;parse-names&quot;:false,&quot;dropping-particle&quot;:&quot;&quot;,&quot;non-dropping-particle&quot;:&quot;&quot;},{&quot;family&quot;:&quot;Ponzoni&quot;,&quot;given&quot;:&quot;Maurilio&quot;,&quot;parse-names&quot;:false,&quot;dropping-particle&quot;:&quot;&quot;,&quot;non-dropping-particle&quot;:&quot;&quot;},{&quot;family&quot;:&quot;Tiacci&quot;,&quot;given&quot;:&quot;Enrico&quot;,&quot;parse-names&quot;:false,&quot;dropping-particle&quot;:&quot;&quot;,&quot;non-dropping-particle&quot;:&quot;&quot;},{&quot;family&quot;:&quot;Falini&quot;,&quot;given&quot;:&quot;Brunangelo&quot;,&quot;parse-names&quot;:false,&quot;dropping-particle&quot;:&quot;&quot;,&quot;non-dropping-particle&quot;:&quot;&quot;},{&quot;family&quot;:&quot;Song&quot;,&quot;given&quot;:&quot;Joo  Y.&quot;,&quot;parse-names&quot;:false,&quot;dropping-particle&quot;:&quot;&quot;,&quot;non-dropping-particle&quot;:&quot;&quot;},{&quot;family&quot;:&quot;Khodos&quot;,&quot;given&quot;:&quot;Inna&quot;,&quot;parse-names&quot;:false,&quot;dropping-particle&quot;:&quot;&quot;,&quot;non-dropping-particle&quot;:&quot;&quot;},{&quot;family&quot;:&quot;Stanchina&quot;,&quot;given&quot;:&quot;Elisa&quot;,&quot;parse-names&quot;:false,&quot;dropping-particle&quot;:&quot;&quot;,&quot;non-dropping-particle&quot;:&quot;De&quot;},{&quot;family&quot;:&quot;Macari&quot;,&quot;given&quot;:&quot;Gabriele&quot;,&quot;parse-names&quot;:false,&quot;dropping-particle&quot;:&quot;&quot;,&quot;non-dropping-particle&quot;:&quot;&quot;},{&quot;family&quot;:&quot;Cafforio&quot;,&quot;given&quot;:&quot;Luciana&quot;,&quot;parse-names&quot;:false,&quot;dropping-particle&quot;:&quot;&quot;,&quot;non-dropping-particle&quot;:&quot;&quot;},{&quot;family&quot;:&quot;Gardini&quot;,&quot;given&quot;:&quot;Simone&quot;,&quot;parse-names&quot;:false,&quot;dropping-particle&quot;:&quot;&quot;,&quot;non-dropping-particle&quot;:&quot;&quot;},{&quot;family&quot;:&quot;Piva&quot;,&quot;given&quot;:&quot;Roberto&quot;,&quot;parse-names&quot;:false,&quot;dropping-particle&quot;:&quot;&quot;,&quot;non-dropping-particle&quot;:&quot;&quot;},{&quot;family&quot;:&quot;Medico&quot;,&quot;given&quot;:&quot;Enzo&quot;,&quot;parse-names&quot;:false,&quot;dropping-particle&quot;:&quot;&quot;,&quot;non-dropping-particle&quot;:&quot;&quot;},{&quot;family&quot;:&quot;NG&quot;,&quot;given&quot;:&quot;Samuel  Y.&quot;,&quot;parse-names&quot;:false,&quot;dropping-particle&quot;:&quot;&quot;,&quot;non-dropping-particle&quot;:&quot;&quot;},{&quot;family&quot;:&quot;Moskowitz&quot;,&quot;given&quot;:&quot;Allison&quot;,&quot;parse-names&quot;:false,&quot;dropping-particle&quot;:&quot;&quot;,&quot;non-dropping-particle&quot;:&quot;&quot;},{&quot;family&quot;:&quot;Epstein&quot;,&quot;given&quot;:&quot;Zachary&quot;,&quot;parse-names&quot;:false,&quot;dropping-particle&quot;:&quot;&quot;,&quot;non-dropping-particle&quot;:&quot;&quot;},{&quot;family&quot;:&quot;Intlekofer&quot;,&quot;given&quot;:&quot;Andrew  M.&quot;,&quot;parse-names&quot;:false,&quot;dropping-particle&quot;:&quot;&quot;,&quot;non-dropping-particle&quot;:&quot;&quot;},{&quot;family&quot;:&quot;Ahmed&quot;,&quot;given&quot;:&quot;Dogan&quot;,&quot;parse-names&quot;:false,&quot;dropping-particle&quot;:&quot;&quot;,&quot;non-dropping-particle&quot;:&quot;&quot;},{&quot;family&quot;:&quot;Martin&quot;,&quot;given&quot;:&quot;Peter&quot;,&quot;parse-names&quot;:false,&quot;dropping-particle&quot;:&quot;&quot;,&quot;non-dropping-particle&quot;:&quot;&quot;},{&quot;family&quot;:&quot;Ruan&quot;,&quot;given&quot;:&quot;Jia&quot;,&quot;parse-names&quot;:false,&quot;dropping-particle&quot;:&quot;&quot;,&quot;non-dropping-particle&quot;:&quot;&quot;},{&quot;family&quot;:&quot;Bertoni&quot;,&quot;given&quot;:&quot;Francesco&quot;,&quot;parse-names&quot;:false,&quot;dropping-particle&quot;:&quot;&quot;,&quot;non-dropping-particle&quot;:&quot;&quot;},{&quot;family&quot;:&quot;Foà&quot;,&quot;given&quot;:&quot;Robin&quot;,&quot;parse-names&quot;:false,&quot;dropping-particle&quot;:&quot;&quot;,&quot;non-dropping-particle&quot;:&quot;&quot;},{&quot;family&quot;:&quot;Brody&quot;,&quot;given&quot;:&quot;Joshua&quot;,&quot;parse-names&quot;:false,&quot;dropping-particle&quot;:&quot;&quot;,&quot;non-dropping-particle&quot;:&quot;&quot;},{&quot;family&quot;:&quot;Osan&quot;,&quot;given&quot;:&quot;Jaspreet&quot;,&quot;parse-names&quot;:false,&quot;dropping-particle&quot;:&quot;&quot;,&quot;non-dropping-particle&quot;:&quot;&quot;},{&quot;family&quot;:&quot;Santambrogio&quot;,&quot;given&quot;:&quot;Laura&quot;,&quot;parse-names&quot;:false,&quot;dropping-particle&quot;:&quot;&quot;,&quot;non-dropping-particle&quot;:&quot;&quot;},{&quot;family&quot;:&quot;Betel&quot;,&quot;given&quot;:&quot;Doron&quot;,&quot;parse-names&quot;:false,&quot;dropping-particle&quot;:&quot;&quot;,&quot;non-dropping-particle&quot;:&quot;&quot;},{&quot;family&quot;:&quot;Chan&quot;,&quot;given&quot;:&quot;John  C.&quot;,&quot;parse-names&quot;:false,&quot;dropping-particle&quot;:&quot;&quot;,&quot;non-dropping-particle&quot;:&quot;&quot;},{&quot;family&quot;:&quot;Tam&quot;,&quot;given&quot;:&quot;Wayne&quot;,&quot;parse-names&quot;:false,&quot;dropping-particle&quot;:&quot;&quot;,&quot;non-dropping-particle&quot;:&quot;&quot;},{&quot;family&quot;:&quot;Weinstock&quot;,&quot;given&quot;:&quot;David  M.&quot;,&quot;parse-names&quot;:false,&quot;dropping-particle&quot;:&quot;&quot;,&quot;non-dropping-particle&quot;:&quot;&quot;},{&quot;family&quot;:&quot;Cerchietti&quot;,&quot;given&quot;:&quot;Leandro&quot;,&quot;parse-names&quot;:false,&quot;dropping-particle&quot;:&quot;&quot;,&quot;non-dropping-particle&quot;:&quot;&quot;},{&quot;family&quot;:&quot;Rabadan&quot;,&quot;given&quot;:&quot;Raul&quot;,&quot;parse-names&quot;:false,&quot;dropping-particle&quot;:&quot;&quot;,&quot;non-dropping-particle&quot;:&quot;&quot;},{&quot;family&quot;:&quot;Horwitz&quot;,&quot;given&quot;:&quot;Steven&quot;,&quot;parse-names&quot;:false,&quot;dropping-particle&quot;:&quot;&quot;,&quot;non-dropping-particle&quot;:&quot;&quot;},{&quot;family&quot;:&quot;Inghirami&quot;,&quot;given&quot;:&quot;Giorgio  G.A.&quot;,&quot;parse-names&quot;:false,&quot;dropping-particle&quot;:&quot;&quot;,&quot;non-dropping-particle&quot;:&quot;&quot;}],&quot;accessed&quot;:{&quot;date-parts&quot;:[[2026,4,5]]},&quot;DOI&quot;:&quot;10.2139/SSRN.4529648&quot;,&quot;URL&quot;:&quot;https://papers.ssrn.com/abstract=4529648&quot;,&quot;issued&quot;:{&quot;date-parts&quot;:[[2023]]},&quot;container-title-short&quot;:&quot;&quot;},&quot;isTemporary&quot;:false}]},{&quot;citationID&quot;:&quot;MENDELEY_CITATION_e6065143-2935-4f05-9b0e-5300078d8fc5&quot;,&quot;properties&quot;:{&quot;noteIndex&quot;:0},&quot;isEdited&quot;:false,&quot;manualOverride&quot;:{&quot;isManuallyOverridden&quot;:false,&quot;citeprocText&quot;:&quot;(91,92)&quot;,&quot;manualOverrideText&quot;:&quot;&quot;},&quot;citationTag&quot;:&quot;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quot;,&quot;citationItems&quot;:[{&quot;id&quot;:&quot;36607cb2-4abe-33bc-b0f9-155fbcd99a59&quot;,&quot;itemData&quot;:{&quot;type&quot;:&quot;article-journal&quot;,&quot;id&quot;:&quot;36607cb2-4abe-33bc-b0f9-155fbcd99a59&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4,5]]},&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id&quot;:&quot;aee92661-5bb3-3639-ab40-80705f07a9fa&quot;,&quot;itemData&quot;:{&quot;type&quot;:&quot;article-journal&quot;,&quot;id&quot;:&quot;aee92661-5bb3-3639-ab40-80705f07a9fa&quot;,&quot;title&quot;:&quot;Functional properties of circulating exosomes mediated by surface-attached plasma proteins&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Kopylov&quot;,&quot;given&quot;:&quot;Arthur&quot;,&quot;parse-names&quot;:false,&quot;dropping-particle&quot;:&quot;&quot;,&quot;non-dropping-particle&quot;:&quot;&quot;},{&quot;family&quot;:&quot;Petrenko&quot;,&quot;given&quot;:&quot;Elena&quot;,&quot;parse-names&quot;:false,&quot;dropping-particle&quot;:&quot;&quot;,&quot;non-dropping-particle&quot;:&quot;&quot;},{&quot;family&quot;:&quot;Samsonov&quot;,&quot;given&quot;:&quot;Roman&quot;,&quot;parse-names&quot;:false,&quot;dropping-particle&quot;:&quot;&quot;,&quot;non-dropping-particle&quot;:&quot;&quot;},{&quot;family&quot;:&quot;Kamyshinsky&quot;,&quot;given&quot;:&quot;Roman&quot;,&quot;parse-names&quot;:false,&quot;dropping-particle&quot;:&quot;&quot;,&quot;non-dropping-particle&quot;:&quot;&quot;},{&quot;family&quot;:&quot;Zabrodskaya&quot;,&quot;given&quot;:&quot;Yana&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Malek&quot;,&quot;given&quot;:&quot;Anastasia&quot;,&quot;parse-names&quot;:false,&quot;dropping-particle&quot;:&quot;&quot;,&quot;non-dropping-particle&quot;:&quot;&quot;}],&quot;container-title&quot;:&quot;Haematologica&quot;,&quot;container-title-short&quot;:&quot;Haematologica&quot;,&quot;accessed&quot;:{&quot;date-parts&quot;:[[2026,4,5]]},&quot;DOI&quot;:&quot;10.14740/JH412W&quot;,&quot;ISSN&quot;:&quot;15928721&quot;,&quot;issued&quot;:{&quot;date-parts&quot;:[[2018]]},&quot;page&quot;:&quot;149-153&quot;,&quot;abstract&quot;:&quot;Background: Exosomes and other types of extracellular vesicles present an important component of circulating plasma. Exosomes released by endothelial and blood cells account for majority of plasma exosomal population; exosomes secreted by other cells might cross tissue-plasma barrier and reach circulating plasma as well. Definitely, exosomes of different cellular origins are different by content and function. However, exosomal surface membrane interacts with plasma components. This interaction may alter composition of exosomal surface and hence, provide these vesicles with new functional properties. This study was aimed to estimate composition and possible functional role of proteins attached on the surface of plasma exosomes. Methods: Here, extracellular vesicles from human plasma were isolated by ultracentrifugation and treated by trypsin. Trypsinized and native exosomes were analyzed by nanoparticle tracking analysis, Western blotting and quantitative high-resolution mass spectrometry. Results: Surface-attached proteins were removed from exosomes isolated from plasma of healthy donors by incubation with serine protease (trypsin). Treatment did not impact exosomes integrity while slightly reduced hydrodynamic radius. Mass spectrometry revealed 259 exosomal proteins; among them 79 proteins were completely removed and more than half of the proteins were partially removed by trypsinization. Gene ontology functional annotation revealed mostly extracellular locations of proteins cleaved from a surface of the plasma exosomes. Moreover, proteins cleaved from the exosome surface are supposed to be implicated into integrin-linked kinase (ILK), focal adhesion kinase (FAK) and other pathways connecting cell surface with intracellular signaling cascades. Conclusion: Taken together, our results demonstrate that a surface of circulating exosomes is decorated by plasma proteins, and these proteins can mask tissue-specific characteristic of the exosomal surface membrane and provide exosomes with new and uniform properties.&quot;,&quot;publisher&quot;:&quot;Ferrata Storti Foundation&quot;,&quot;issue&quot;:&quot;4&quot;,&quot;volume&quot;:&quot;7&quot;},&quot;isTemporary&quot;:false}]},{&quot;citationID&quot;:&quot;MENDELEY_CITATION_9109986e-b977-4690-9d60-5852ce036785&quot;,&quot;properties&quot;:{&quot;noteIndex&quot;:0},&quot;isEdited&quot;:false,&quot;manualOverride&quot;:{&quot;isManuallyOverridden&quot;:false,&quot;citeprocText&quot;:&quot;(93–95)&quot;,&quot;manualOverrideText&quot;:&quot;&quot;},&quot;citationTag&quot;:&quot;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quot;,&quot;citationItems&quot;:[{&quot;id&quot;:&quot;7f93cb79-d535-34ee-9500-eaef186cf40f&quot;,&quot;itemData&quot;:{&quot;type&quot;:&quot;article-journal&quot;,&quot;id&quot;:&quot;7f93cb79-d535-34ee-9500-eaef186cf40f&quot;,&quot;title&quot;:&quot;Gene Expression Signature of Endometrial Samples from Women with and without Endometriosis&quot;,&quot;author&quot;:[{&quot;family&quot;:&quot;Adamyan&quot;,&quot;given&quot;:&quot;Leila&quot;,&quot;parse-names&quot;:false,&quot;dropping-particle&quot;:&quot;&quot;,&quot;non-dropping-particle&quot;:&quot;&quot;},{&quot;family&quot;:&quot;Aznaurova&quot;,&quot;given&quot;:&quot;Yana&quot;,&quot;parse-names&quot;:false,&quot;dropping-particle&quot;:&quot;&quot;,&quot;non-dropping-particle&quot;:&quot;&quot;},{&quot;family&quot;:&quot;Stepanian&quot;,&quot;given&quot;:&quot;Assia&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Journal of Minimally Invasive Gynecology&quot;,&quot;container-title-short&quot;:&quot;J. Minim. Invasive Gynecol.&quot;,&quot;accessed&quot;:{&quot;date-parts&quot;:[[2026,4,5]]},&quot;DOI&quot;:&quot;10.1016/j.jmig.2021.03.011&quot;,&quot;ISSN&quot;:&quot;15534669&quot;,&quot;PMID&quot;:&quot;33839309&quot;,&quot;URL&quot;:&quot;https://www.jmig.org/action/showFullText?pii=S1553465021001709&quot;,&quot;issued&quot;:{&quot;date-parts&quot;:[[2021,10,1]]},&quot;page&quot;:&quot;1774-1785&quot;,&quot;abstract&quot;:&quot;Study Objective: To develop a prototype of a complex gene expression biomarker for the diagnosis of endometriosis on the basis of differences between the molecular signatures of the endometrium from women with and without endometriosis. Design: Prospective observational cohort study. Evidence obtained from a well-designed, controlled trial without randomization. Setting: Department of reproductive medicine and surgery, A.I. Evdokimov Moscow State University of Medicine and Dentistry. Patients: A total of 33 women (aged 32–38 years) were included in this study. Patients with and without endometriosis were divided into 2 separate groups. The group composed of patients with endometriosis included 19 living patients with endometriosis who underwent laparoscopic excision of endometriosis. The control group included 6 living patients who underwent laparoscopic excision of incompetent uterine scar after cesarean section, with both surgically and histologically confirmed absence of endometriosis and adenomyosis. An additional control/verification group included various previously RNA-sequencing–profiled tissue samples (endocervix, ovarian surface epithelium) of 8 randomly selected healthy female cadaveric donors aged 32 to 38 years. The exclusion criteria for all patients were hormone therapy and any intrauterine device use for more than 1 year preceding surgery, as well as absence of other diseases of the uterus, fallopian tubes, and ovaries. Interventions: Laparoscopic excision of endometriotic foci and hysteroscopy with endometrial sampling were performed. The cadaveric tissue samples included endocervix and ovarian surface epithelium. Endometrial sampling was obtained from the women in the control group. RNA sequencing was performed using Illumina HiSeq 3000 equipment (Illumina, Inc., San Diego, CA) for single-end sequencing. Unique bioinformatics algorithms were developed and validated using experimental and public gene expression datasets. Measurements and Main Results: We generated a characteristic signature of 5 genes downregulated in the endometrium and endometriotic tissue of the patients with endometriosis, selected after comparison with the endometrium of the women without endometriosis. This gene signature showed a capacity for nearly perfect separation of all 52 analyzed tissue samples of the patients with endometriosis (endometrial as well as endometriotic samples) from the 14 tissue samples of both living and cadaveric donors without endometriosis (area under the curve = 0.982, Matthews correlation coefficient = 0.832). Conclusion: The gene signature of the endometrium identified in this study may potentially serve as a nonsurgical diagnostic method for endometriosis detection. Our data also suggest that the statistical method of 5-fold cross-validation of differential gene expression analysis can be used to generate robust gene signatures using real-world clinical data.&quot;,&quot;publisher&quot;:&quot;Elsevier B.V.&quot;,&quot;issue&quot;:&quot;10&quot;,&quot;volume&quot;:&quot;28&quot;},&quot;isTemporary&quot;:false},{&quot;id&quot;:&quot;b3e8fa66-a040-3df7-ba82-3e78e87fe3a9&quot;,&quot;itemData&quot;:{&quot;type&quot;:&quot;article-journal&quot;,&quot;id&quot;:&quot;b3e8fa66-a040-3df7-ba82-3e78e87fe3a9&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4,5]]},&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74403e8e-203f-3419-9e9f-fb28c63947f3&quot;,&quot;itemData&quot;:{&quot;type&quot;:&quot;article-journal&quot;,&quot;id&quot;:&quot;74403e8e-203f-3419-9e9f-fb28c63947f3&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4,8]]},&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75377352-18cd-4fd0-9dfc-50fe5d52f113&quot;,&quot;properties&quot;:{&quot;noteIndex&quot;:0},&quot;isEdited&quot;:false,&quot;manualOverride&quot;:{&quot;isManuallyOverridden&quot;:false,&quot;citeprocText&quot;:&quot;(96)&quot;,&quot;manualOverrideText&quot;:&quot;&quot;},&quot;citationTag&quot;:&quot;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quot;,&quot;citationItems&quot;:[{&quot;id&quot;:&quot;a07abb4c-ef30-312a-9b90-45478d50524b&quot;,&quot;itemData&quot;:{&quot;type&quot;:&quot;article-journal&quot;,&quot;id&quot;:&quot;a07abb4c-ef30-312a-9b90-45478d50524b&quot;,&quot;title&quot;:&quot;Gene signatures for cancer research: A 25-year retrospective and future avenues&quot;,&quot;author&quot;:[{&quot;family&quot;:&quot;Liu&quot;,&quot;given&quot;:&quot;Wei&quot;,&quot;parse-names&quot;:false,&quot;dropping-particle&quot;:&quot;&quot;,&quot;non-dropping-particle&quot;:&quot;&quot;},{&quot;family&quot;:&quot;He&quot;,&quot;given&quot;:&quot;Huaqin&quot;,&quot;parse-names&quot;:false,&quot;dropping-particle&quot;:&quot;&quot;,&quot;non-dropping-particle&quot;:&quot;&quot;},{&quot;family&quot;:&quot;Chicco&quot;,&quot;given&quot;:&quot;Davide&quot;,&quot;parse-names&quot;:false,&quot;dropping-particle&quot;:&quot;&quot;,&quot;non-dropping-particle&quot;:&quot;&quot;}],&quot;container-title&quot;:&quot;PLOS Computational Biology&quot;,&quot;container-title-short&quot;:&quot;PLoS Comput. Biol.&quot;,&quot;accessed&quot;:{&quot;date-parts&quot;:[[2026,4,5]]},&quot;DOI&quot;:&quot;10.1371/JOURNAL.PCBI.1012512&quot;,&quot;ISSN&quot;:&quot;15537358&quot;,&quot;PMID&quot;:&quot;39413055&quot;,&quot;URL&quot;:&quot;https://pmc.ncbi.nlm.nih.gov/articles/PMC11482671/&quot;,&quot;issued&quot;:{&quot;date-parts&quot;:[[2024,10,1]]},&quot;page&quot;:&quot;e1012512&quot;,&quot;abstract&quot;:&quot;AU Over: Pleaseconfirmthatallheadinglevelsarerepresentedcorrectly the past two decades, extensive studies, particularly in: cancer analysis through large datasets like The Cancer Genome Atlas (TCGA), have aimed at improving patient therapies and precision medicine. However, limited overlap and inconsistencies among gene signatures across different cohorts pose challenges. The dynamic nature of the transcriptome, encompassing diverse RNA species and functional complexities at gene and isoform levels, introduces intricacies, and current gene signatures face reproducibility issues due to the unique transcriptomic landscape of each patient. In this context, discrepancies arising from diverse sequencing technologies, data analysis algorithms, and software tools further hinder consistency. While careful experimental design, analytical strategies, and standardized protocols could enhance reproducibility, future prospects lie in multiomics data integration, machine learning techniques, open science practices, and collaborative efforts. Standardized metrics, quality control measures, and advancements in single-cell RNA-seq will contribute to unbiased gene signature identification. In this perspective article, we outline some thoughts and insights addressing challenges, standardized practices, and advanced methodologies enhancing the reliability of gene signatures in disease transcriptomic research.&quot;,&quot;publisher&quot;:&quot;Public Library of Science&quot;,&quot;issue&quot;:&quot;10&quot;,&quot;volume&quot;:&quot;20&quot;},&quot;isTemporary&quot;:false}]},{&quot;citationID&quot;:&quot;MENDELEY_CITATION_4ef6786d-e44e-4b84-bd07-73dc9101a0e4&quot;,&quot;properties&quot;:{&quot;noteIndex&quot;:0},&quot;isEdited&quot;:false,&quot;manualOverride&quot;:{&quot;isManuallyOverridden&quot;:false,&quot;citeprocText&quot;:&quot;(97)&quot;,&quot;manualOverrideText&quot;:&quot;&quot;},&quot;citationTag&quot;:&quot;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quot;,&quot;citationItems&quot;:[{&quot;id&quot;:&quot;bd5218ea-adf4-36f5-8787-64c820f591af&quot;,&quot;itemData&quot;:{&quot;type&quot;:&quot;article-journal&quot;,&quot;id&quot;:&quot;bd5218ea-adf4-36f5-8787-64c820f591af&quot;,&quot;title&quot;:&quot;Interpreting cancer genetics through a two-step “evolutionary cascade hypothesis”: bridging neutral and selective perspectives&quot;,&quot;author&quot;:[{&quot;family&quot;:&quot;Ottaiano&quot;,&quot;given&quot;:&quot;Alessandro&quot;,&quot;parse-names&quot;:false,&quot;dropping-particle&quot;:&quot;&quot;,&quot;non-dropping-particle&quot;:&quot;&quot;},{&quot;family&quot;:&quot;Santorsola&quot;,&quot;given&quot;:&quot;Mariachiara&quot;,&quot;parse-names&quot;:false,&quot;dropping-particle&quot;:&quot;&quot;,&quot;non-dropping-particle&quot;:&quot;&quot;},{&quot;family&quot;:&quot;Sabbatino&quot;,&quot;given&quot;:&quot;Francesco&quot;,&quot;parse-names&quot;:false,&quot;dropping-particle&quot;:&quot;&quot;,&quot;non-dropping-particle&quot;:&quot;&quot;},{&quot;family&quot;:&quot;Sirica&quot;,&quot;given&quot;:&quot;Roberto&quot;,&quot;parse-names&quot;:false,&quot;dropping-particle&quot;:&quot;&quot;,&quot;non-dropping-particle&quot;:&quot;&quot;},{&quot;family&quot;:&quot;Caraglia&quot;,&quot;given&quot;:&quot;Francesco&quot;,&quot;parse-names&quot;:false,&quot;dropping-particle&quot;:&quot;&quot;,&quot;non-dropping-particle&quot;:&quot;&quot;},{&quot;family&quot;:&quot;Ceccarelli&quot;,&quot;given&quot;:&quot;Anna&quot;,&quot;parse-names&quot;:false,&quot;dropping-particle&quot;:&quot;&quot;,&quot;non-dropping-particle&quot;:&quot;&quot;},{&quot;family&quot;:&quot;Granata&quot;,&quot;given&quot;:&quot;Vincenza&quot;,&quot;parse-names&quot;:false,&quot;dropping-particle&quot;:&quot;&quot;,&quot;non-dropping-particle&quot;:&quot;&quot;},{&quot;family&quot;:&quot;Simeone&quot;,&quot;given&quot;:&quot;Ines&quot;,&quot;parse-names&quot;:false,&quot;dropping-particle&quot;:&quot;&quot;,&quot;non-dropping-particle&quot;:&quot;&quot;},{&quot;family&quot;:&quot;Zappavigna&quot;,&quot;given&quot;:&quot;Silvia&quot;,&quot;parse-names&quot;:false,&quot;dropping-particle&quot;:&quot;&quot;,&quot;non-dropping-particle&quot;:&quot;&quot;},{&quot;family&quot;:&quot;Berretta&quot;,&quot;given&quot;:&quot;Massimiliano&quot;,&quot;parse-names&quot;:false,&quot;dropping-particle&quot;:&quot;&quot;,&quot;non-dropping-particle&quot;:&quot;&quot;},{&quot;family&quot;:&quot;Savarese&quot;,&quot;given&quot;:&quot;Giovanni&quot;,&quot;parse-names&quot;:false,&quot;dropping-particle&quot;:&quot;&quot;,&quot;non-dropping-particle&quot;:&quot;&quot;},{&quot;family&quot;:&quot;Caraglia&quot;,&quot;given&quot;:&quot;Michele&quot;,&quot;parse-names&quot;:false,&quot;dropping-particle&quot;:&quot;&quot;,&quot;non-dropping-particle&quot;:&quot;&quot;}],&quot;container-title&quot;:&quot;Journal of Translational Medicine 2026 24:1&quot;,&quot;accessed&quot;:{&quot;date-parts&quot;:[[2026,4,5]]},&quot;DOI&quot;:&quot;10.1186/S12967-026-07869-W&quot;,&quot;ISSN&quot;:&quot;1479-5876&quot;,&quot;URL&quot;:&quot;https://link.springer.com/article/10.1186/s12967-026-07869-w&quot;,&quot;issued&quot;:{&quot;date-parts&quot;:[[2026,2,13]]},&quot;page&quot;:&quot;407-&quot;,&quot;abstract&quot;:&quot;DNA mutations are the fundamental engines of cancer, driving its initiation and progression. The forces that fuel malignancy are also the architects of evolution, shaping life through genetic variations. Mutations, in fact, can emerge naturally from endogenous processes, such as oxidative DNA damage or errors in replication, as well as induced by external factors, including cosmic radiation and chemical carcinogens. A key question in cancer research is whether tumor evolution is primarily governed by selective bottlenecks, neutral evolution, or dynamic genetic plasticity. In this work, we examine cancer as a disease driven by evolutionary processes rooted in fundamental biological requirements, including sustained proliferation and nutrient utilization. We hypothesize that the accumulation of mutations activates an evolutionary switch, enabling tumor cells to acquire an enhanced capacity for survival, adaptation, and growth at rates far exceeding typical evolutionary timescales. We propose the “evolutionary cascade hypothesis,” a unifying framework that integrates these models into a coherent sequence. At its core lies the failure of DNA repair mechanisms, representing a critical transition in cancer progression. This shift marks the transition from an initial non-Darwinian, neutral phase to a Darwinian, more deterministic phase. As predictive models of tumor evolution advance through genomic big data and artificial intelligence-driven analysis, the future of cancer treatment may extend beyond targeting individual mutations to disrupting the underlying evolutionary mechanisms that sustain malignancy. This paradigm shift could redefine therapeutic strategies and ultimately improve patient outcomes.&quot;,&quot;publisher&quot;:&quot;BioMed Central&quot;,&quot;issue&quot;:&quot;1&quot;,&quot;volume&quot;:&quot;24&quot;,&quot;container-title-short&quot;:&quot;&quot;},&quot;isTemporary&quot;:false}]},{&quot;citationID&quot;:&quot;MENDELEY_CITATION_7dc97df7-0b4b-42bf-8dab-f335aec088cd&quot;,&quot;properties&quot;:{&quot;noteIndex&quot;:0},&quot;isEdited&quot;:false,&quot;manualOverride&quot;:{&quot;isManuallyOverridden&quot;:false,&quot;citeprocText&quot;:&quot;(98)&quot;,&quot;manualOverrideText&quot;:&quot;&quot;},&quot;citationTag&quot;:&quot;MENDELEY_CITATION_v3_eyJjaXRhdGlvbklEIjoiTUVOREVMRVlfQ0lUQVRJT05fN2RjOTdkZjctMGI0Yi00MmJmLThkYWItZjMzNWFlYzA4OGNk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2dddd993-6fa8-4473-a2ff-1df86b72c764&quot;,&quot;properties&quot;:{&quot;noteIndex&quot;:0},&quot;isEdited&quot;:false,&quot;manualOverride&quot;:{&quot;isManuallyOverridden&quot;:false,&quot;citeprocText&quot;:&quot;(99)&quot;,&quot;manualOverrideText&quot;:&quot;&quot;},&quot;citationTag&quot;:&quot;MENDELEY_CITATION_v3_eyJjaXRhdGlvbklEIjoiTUVOREVMRVlfQ0lUQVRJT05fMmRkZGQ5OTMtNmZhOC00NDczLWEyZmYtMWRmODZiNzJjNzY0IiwicHJvcGVydGllcyI6eyJub3RlSW5kZXgiOjB9LCJpc0VkaXRlZCI6ZmFsc2UsIm1hbnVhbE92ZXJyaWRlIjp7ImlzTWFudWFsbHlPdmVycmlkZGVuIjpmYWxzZSwiY2l0ZXByb2NUZXh0IjoiKDk5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4d9083b3-69f7-38d2-ae48-3b91de788da2&quot;,&quot;itemData&quot;:{&quot;type&quot;:&quot;article-journal&quot;,&quot;id&quot;:&quot;4d9083b3-69f7-38d2-ae48-3b91de788da2&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3,14]]},&quot;DOI&quot;:&quot;10.1126/science.abk3112&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e208f670-a6ab-4838-9330-6cf45cf926e8&quot;,&quot;properties&quot;:{&quot;noteIndex&quot;:0},&quot;isEdited&quot;:false,&quot;manualOverride&quot;:{&quot;isManuallyOverridden&quot;:false,&quot;citeprocText&quot;:&quot;(98)&quot;,&quot;manualOverrideText&quot;:&quot;&quot;},&quot;citationTag&quot;:&quot;MENDELEY_CITATION_v3_eyJjaXRhdGlvbklEIjoiTUVOREVMRVlfQ0lUQVRJT05fZTIwOGY2NzAtYTZhYi00ODM4LTkzMzAtNmNmNDVjZjkyNmU4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eed8e194-6ba2-4500-9a49-17775c2611e3&quot;,&quot;properties&quot;:{&quot;noteIndex&quot;:0},&quot;isEdited&quot;:false,&quot;manualOverride&quot;:{&quot;isManuallyOverridden&quot;:false,&quot;citeprocText&quot;:&quot;(100)&quot;,&quot;manualOverrideText&quot;:&quot;&quot;},&quot;citationTag&quot;:&quot;MENDELEY_CITATION_v3_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&quot;,&quot;citationItems&quot;:[{&quot;id&quot;:&quot;cab2667b-6ac3-35a1-b01a-e8cd4bed3803&quot;,&quot;itemData&quot;:{&quot;type&quot;:&quot;article-journal&quot;,&quot;id&quot;:&quot;cab2667b-6ac3-35a1-b01a-e8cd4bed3803&quot;,&quot;title&quot;:&quot;An evolutionary arms race between KRAB zinc-finger genes ZNF91/93 and SVA/L1 retrotransposons&quot;,&quot;author&quot;:[{&quot;family&quot;:&quot;Jacobs&quot;,&quot;given&quot;:&quot;Frank M.J.&quot;,&quot;parse-names&quot;:false,&quot;dropping-particle&quot;:&quot;&quot;,&quot;non-dropping-particle&quot;:&quot;&quot;},{&quot;family&quot;:&quot;Greenberg&quot;,&quot;given&quot;:&quot;David&quot;,&quot;parse-names&quot;:false,&quot;dropping-particle&quot;:&quot;&quot;,&quot;non-dropping-particle&quot;:&quot;&quot;},{&quot;family&quot;:&quot;Nguyen&quot;,&quot;given&quot;:&quot;Ngan&quot;,&quot;parse-names&quot;:false,&quot;dropping-particle&quot;:&quot;&quot;,&quot;non-dropping-particle&quot;:&quot;&quot;},{&quot;family&quot;:&quot;Haeussler&quot;,&quot;given&quot;:&quot;Maximilian&quot;,&quot;parse-names&quot;:false,&quot;dropping-particle&quot;:&quot;&quot;,&quot;non-dropping-particle&quot;:&quot;&quot;},{&quot;family&quot;:&quot;Ewing&quot;,&quot;given&quot;:&quot;Adam D.&quot;,&quot;parse-names&quot;:false,&quot;dropping-particle&quot;:&quot;&quot;,&quot;non-dropping-particle&quot;:&quot;&quot;},{&quot;family&quot;:&quot;Katzman&quot;,&quot;given&quot;:&quot;Sol&quot;,&quot;parse-names&quot;:false,&quot;dropping-particle&quot;:&quot;&quot;,&quot;non-dropping-particle&quot;:&quot;&quot;},{&quot;family&quot;:&quot;Paten&quot;,&quot;given&quot;:&quot;Benedict&quot;,&quot;parse-names&quot;:false,&quot;dropping-particle&quot;:&quot;&quot;,&quot;non-dropping-particle&quot;:&quot;&quot;},{&quot;family&quot;:&quot;Salama&quot;,&quot;given&quot;:&quot;Sofie R.&quot;,&quot;parse-names&quot;:false,&quot;dropping-particle&quot;:&quot;&quot;,&quot;non-dropping-particle&quot;:&quot;&quot;},{&quot;family&quot;:&quot;Haussler&quot;,&quot;given&quot;:&quot;David&quot;,&quot;parse-names&quot;:false,&quot;dropping-particle&quot;:&quot;&quot;,&quot;non-dropping-particle&quot;:&quot;&quot;}],&quot;container-title&quot;:&quot;Nature&quot;,&quot;accessed&quot;:{&quot;date-parts&quot;:[[2025,11,1]]},&quot;DOI&quot;:&quot;10.1038/NATURE13760&quot;,&quot;ISSN&quot;:&quot;1476-4687&quot;,&quot;PMID&quot;:&quot;25274305&quot;,&quot;URL&quot;:&quot;https://pubmed.ncbi.nlm.nih.gov/25274305/&quot;,&quot;issued&quot;:{&quot;date-parts&quot;:[[2014,12,11]]},&quot;page&quot;:&quot;242-245&quot;,&quot;abstract&quot;:&quot;Throughout evolution primate genomes have been modified by waves of retrotransposon insertions. For each wave, the host eventually finds a way to repress retrotransposon transcription and prevent further insertions. In mouse embryonic stem cells, transcriptional silencing of retrotransposons requires KAP1 (also known as TRIM28) and its repressive complex, which can be recruited to target sites by KRAB zinc-finger (KZNF) proteins such as murine-specific ZFP809 which binds to integrated murine leukaemia virus DNA elements and recruits KAP1 to repress them. KZNF genes are one of the fastest growing gene families in primates and this expansion is hypothesized to enable primates to respond to newly emerged retrotransposons. However, the identity of KZNF genes battling retrotransposons currently active in the human genome, such as SINE-VNTR-Alu (SVA) and long interspersed nuclear element 1 (L1), is unknown. Here we show that two primate-specific KZNF genes rapidly evolved to repress these two distinct retrotransposon families shortly after they began to spread in our ancestral genome. ZNF91 underwent a series of structural changes 8-12 million years ago that enabled it to repress SVA elements. ZNF93 evolved earlier to repress the primate L1 lineage until 1/412.5 million years ago when the L1PA3-subfamily of retrotransposons escaped ZNF93's restriction through the removal of the ZNF93-binding site. Our data support a model where KZNF gene expansion limits the activity of newly emerged retrotransposon classes, and this is followed by mutations in these retrotransposons to evade repression, a cycle of events that could explain the rapid expansion of lineage-specific KZNF genes.&quot;,&quot;publisher&quot;:&quot;Nature&quot;,&quot;issue&quot;:&quot;7530&quot;,&quot;volume&quot;:&quot;516&quot;,&quot;container-title-short&quot;:&quot;Nature&quot;},&quot;isTemporary&quot;:false}]},{&quot;citationID&quot;:&quot;MENDELEY_CITATION_21b9bf58-55db-48f3-adba-af53b2ccb6a0&quot;,&quot;properties&quot;:{&quot;noteIndex&quot;:0},&quot;isEdited&quot;:false,&quot;manualOverride&quot;:{&quot;isManuallyOverridden&quot;:false,&quot;citeprocText&quot;:&quot;(101)&quot;,&quot;manualOverrideText&quot;:&quot;&quot;},&quot;citationTag&quot;:&quot;MENDELEY_CITATION_v3_eyJjaXRhdGlvbklEIjoiTUVOREVMRVlfQ0lUQVRJT05fMjFiOWJmNTgtNTVkYi00OGYzLWFkYmEtYWY1M2IyY2NiNmEwIiwicHJvcGVydGllcyI6eyJub3RlSW5kZXgiOjB9LCJpc0VkaXRlZCI6ZmFsc2UsIm1hbnVhbE92ZXJyaWRlIjp7ImlzTWFudWFsbHlPdmVycmlkZGVuIjpmYWxzZSwiY2l0ZXByb2NUZXh0IjoiKDEwMS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quot;,&quot;citationItems&quot;:[{&quot;id&quot;:&quot;0670003d-ee81-3cfd-890b-b41340f0e979&quot;,&quot;itemData&quot;:{&quot;type&quot;:&quot;article-journal&quot;,&quot;id&quot;:&quot;0670003d-ee81-3cfd-890b-b41340f0e979&quot;,&quot;title&quot;:&quot;Helitrons: genomic parasites that generate developmental novelties&quot;,&quot;author&quot;:[{&quot;family&quot;:&quot;Barro-Trastoy&quot;,&quot;given&quot;:&quot;Daniela&quot;,&quot;parse-names&quot;:false,&quot;dropping-particle&quot;:&quot;&quot;,&quot;non-dropping-particle&quot;:&quot;&quot;},{&quot;family&quot;:&quot;Köhler&quot;,&quot;given&quot;:&quot;Claudia&quot;,&quot;parse-names&quot;:false,&quot;dropping-particle&quot;:&quot;&quot;,&quot;non-dropping-particle&quot;:&quot;&quot;}],&quot;container-title&quot;:&quot;Trends in Genetics&quot;,&quot;accessed&quot;:{&quot;date-parts&quot;:[[2026,3,14]]},&quot;DOI&quot;:&quot;10.1016/j.tig.2024.02.002&quot;,&quot;ISSN&quot;:&quot;13624555&quot;,&quot;PMID&quot;:&quot;38429198&quot;,&quot;URL&quot;:&quot;https://doi.org/10.3390/cells11061048&quot;,&quot;issued&quot;:{&quot;date-parts&quot;:[[2024,5,1]]},&quot;page&quot;:&quot;437-448&quot;,&quot;abstract&quot;:&quot;Helitrons, classified as DNA transposons, employ rolling-circle intermediates for transposition. Distinguishing themselves from other DNA transposons, they leave the original template element unaltered during transposition, which has led to their characterization as ‘peel-and-paste elements’. Helitrons possess the ability to capture and mobilize host genome fragments, with enormous consequences for host genomes. This review discusses the current understanding of Helitrons, exploring their origins, transposition mechanism, and the extensive repercussions of their activity on genome structure and function. We also explore the evolutionary conflicts stemming from Helitron-transposed gene fragments and elucidate their domestication for regulating responses to environmental challenges. Looking ahead, further research in this evolving field promises to bring interesting discoveries on the role of Helitrons in shaping genomic landscapes.&quot;,&quot;publisher&quot;:&quot;Elsevier Current Trends&quot;,&quot;issue&quot;:&quot;5&quot;,&quot;volume&quot;:&quot;40&quot;,&quot;container-title-short&quot;:&quot;&quot;},&quot;isTemporary&quot;:false}]},{&quot;citationID&quot;:&quot;MENDELEY_CITATION_f6baae00-1a3b-4351-a391-4c8e33b93170&quot;,&quot;properties&quot;:{&quot;noteIndex&quot;:0},&quot;isEdited&quot;:false,&quot;manualOverride&quot;:{&quot;isManuallyOverridden&quot;:false,&quot;citeprocText&quot;:&quot;(102)&quot;,&quot;manualOverrideText&quot;:&quot;&quot;},&quot;citationTag&quot;:&quot;MENDELEY_CITATION_v3_eyJjaXRhdGlvbklEIjoiTUVOREVMRVlfQ0lUQVRJT05fZjZiYWFlMDAtMWEzYi00MzUxLWEzOTEtNGM4ZTMzYjkzMTcwIiwicHJvcGVydGllcyI6eyJub3RlSW5kZXgiOjB9LCJpc0VkaXRlZCI6ZmFsc2UsIm1hbnVhbE92ZXJyaWRlIjp7ImlzTWFudWFsbHlPdmVycmlkZGVuIjpmYWxzZSwiY2l0ZXByb2NUZXh0IjoiKDEwMi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quot;,&quot;citationItems&quot;:[{&quot;id&quot;:&quot;7124b57f-c84d-39fb-a0fc-e2227d01b5da&quot;,&quot;itemData&quot;:{&quot;type&quot;:&quot;article-journal&quot;,&quot;id&quot;:&quot;7124b57f-c84d-39fb-a0fc-e2227d01b5da&quot;,&quot;title&quot;:&quot;The UCSC Genome Browser database: 2025 update&quot;,&quot;author&quot;:[{&quot;family&quot;:&quot;Perez&quot;,&quot;given&quot;:&quot;Gerardo&quot;,&quot;parse-names&quot;:false,&quot;dropping-particle&quot;:&quot;&quot;,&quot;non-dropping-particle&quot;:&quot;&quot;},{&quot;family&quot;:&quot;Barber&quot;,&quot;given&quot;:&quot;Galt P.&quot;,&quot;parse-names&quot;:false,&quot;dropping-particle&quot;:&quot;&quot;,&quot;non-dropping-particle&quot;:&quot;&quot;},{&quot;family&quot;:&quot;Benet-Pages&quot;,&quot;given&quot;:&quot;Anna&quot;,&quot;parse-names&quot;:false,&quot;dropping-particle&quot;:&quot;&quot;,&quot;non-dropping-particle&quot;:&quot;&quot;},{&quot;family&quot;:&quot;Casper&quot;,&quot;given&quot;:&quot;Jonathan&quot;,&quot;parse-names&quot;:false,&quot;dropping-particle&quot;:&quot;&quot;,&quot;non-dropping-particle&quot;:&quot;&quot;},{&quot;family&quot;:&quot;Clawson&quot;,&quot;given&quot;:&quot;Hiram&quot;,&quot;parse-names&quot;:false,&quot;dropping-particle&quot;:&quot;&quot;,&quot;non-dropping-particle&quot;:&quot;&quot;},{&quot;family&quot;:&quot;Diekhans&quot;,&quot;given&quot;:&quot;Mark&quot;,&quot;parse-names&quot;:false,&quot;dropping-particle&quot;:&quot;&quot;,&quot;non-dropping-particle&quot;:&quot;&quot;},{&quot;family&quot;:&quot;Fischer&quot;,&quot;given&quot;:&quot;Clay&quot;,&quot;parse-names&quot;:false,&quot;dropping-particle&quot;:&quot;&quot;,&quot;non-dropping-particle&quot;:&quot;&quot;},{&quot;family&quot;:&quot;Gonzalez&quot;,&quot;given&quot;:&quot;Jairo Navarro&quot;,&quot;parse-names&quot;:false,&quot;dropping-particle&quot;:&quot;&quot;,&quot;non-dropping-particle&quot;:&quot;&quot;},{&quot;family&quot;:&quot;Hinrichs&quot;,&quot;given&quot;:&quot;Angie S.&quot;,&quot;parse-names&quot;:false,&quot;dropping-particle&quot;:&quot;&quot;,&quot;non-dropping-particle&quot;:&quot;&quot;},{&quot;family&quot;:&quot;Lee&quot;,&quot;given&quot;:&quot;Christopher M.&quot;,&quot;parse-names&quot;:false,&quot;dropping-particle&quot;:&quot;&quot;,&quot;non-dropping-particle&quot;:&quot;&quot;},{&quot;family&quot;:&quot;Nassar&quot;,&quot;given&quot;:&quot;Luis R.&quot;,&quot;parse-names&quot;:false,&quot;dropping-particle&quot;:&quot;&quot;,&quot;non-dropping-particle&quot;:&quot;&quot;},{&quot;family&quot;:&quot;Raney&quot;,&quot;given&quot;:&quot;Brian J.&quot;,&quot;parse-names&quot;:false,&quot;dropping-particle&quot;:&quot;&quot;,&quot;non-dropping-particle&quot;:&quot;&quot;},{&quot;family&quot;:&quot;Speir&quot;,&quot;given&quot;:&quot;Matthew L.&quot;,&quot;parse-names&quot;:false,&quot;dropping-particle&quot;:&quot;&quot;,&quot;non-dropping-particle&quot;:&quot;&quot;},{&quot;family&quot;:&quot;Baren&quot;,&quot;given&quot;:&quot;Marijke J.&quot;,&quot;parse-names&quot;:false,&quot;dropping-particle&quot;:&quot;&quot;,&quot;non-dropping-particle&quot;:&quot;van&quot;},{&quot;family&quot;:&quot;Vaske&quot;,&quot;given&quot;:&quot;Charles J.&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accessed&quot;:{&quot;date-parts&quot;:[[2025,10,20]]},&quot;DOI&quot;:&quot;10.1093/NAR/GKAE974&quot;,&quot;ISSN&quot;:&quot;1362-4962&quot;,&quot;PMID&quot;:&quot;39460617&quot;,&quot;URL&quot;:&quot;https://pubmed.ncbi.nlm.nih.gov/39460617/&quot;,&quot;issued&quot;:{&quot;date-parts&quot;:[[2025,1,6]]},&quot;page&quot;:&quot;D1243-D1249&quot;,&quot;abstract&quot;:&quot;The UCSC Genome Browser (https://genome.ucsc.edu) is a widely utilized web-based tool for visualization and analysis of genomic data, encompassing over 4000 assemblies from diverse organisms. Since its release in 2001, it has become an essential resource for genomics and bioinformatics research. Annotation data available on Genome Browser includes both internally created and maintained tracks as well as custom tracks and track hubs provided by the research community. This last year’s updates include over 25 new annotation tracks such as the gnomAD 4.1 track on the human GRCh38/hg38 assembly, the addition of three new public hubs, and significant expansions to the Genome Archive[GenArk) system for interacting with the enormous variety of assemblies. We have also made improvements to our interface, including updates to the browser graphic page, such as a new popup dialog feature that now displays item details without requiring navigation away from the main Genome Browser page. GenePred tracks have been upgraded with right-click options for zooming and precise navigation, along with enhanced mouseOver functions. Additional improvements include a new grouping feature for track hubs and hub description info links. A new tutorial focusing on Clinical Genetics has also been added to the UCSC Genome Browser.&quot;,&quot;publisher&quot;:&quot;Nucleic Acids Res&quot;,&quot;issue&quot;:&quot;D1&quot;,&quot;volume&quot;:&quot;53&quot;,&quot;container-title-short&quot;:&quot;Nucleic Acids Res.&quot;},&quot;isTemporary&quot;:false}]},{&quot;citationID&quot;:&quot;MENDELEY_CITATION_cf60ef82-7468-4363-b51c-80814ceae429&quot;,&quot;properties&quot;:{&quot;noteIndex&quot;:0},&quot;isEdited&quot;:false,&quot;manualOverride&quot;:{&quot;isManuallyOverridden&quot;:false,&quot;citeprocText&quot;:&quot;(103)&quot;,&quot;manualOverrideText&quot;:&quot;&quot;},&quot;citationTag&quot;:&quot;MENDELEY_CITATION_v3_eyJjaXRhdGlvbklEIjoiTUVOREVMRVlfQ0lUQVRJT05fY2Y2MGVmODItNzQ2OC00MzYzLWI1MWMtODA4MTRjZWFlNDI5IiwicHJvcGVydGllcyI6eyJub3RlSW5kZXgiOjB9LCJpc0VkaXRlZCI6ZmFsc2UsIm1hbnVhbE92ZXJyaWRlIjp7ImlzTWFudWFsbHlPdmVycmlkZGVuIjpmYWxzZSwiY2l0ZXByb2NUZXh0IjoiKDEwMy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quot;,&quot;citationItems&quot;:[{&quot;id&quot;:&quot;9ba5cdda-de94-3a15-ba54-2466846339e4&quot;,&quot;itemData&quot;:{&quot;type&quot;:&quot;article-journal&quot;,&quot;id&quot;:&quot;9ba5cdda-de94-3a15-ba54-2466846339e4&quot;,&quot;title&quot;:&quot;BEDTools: a flexible suite of utilities for comparing genomic features&quot;,&quot;author&quot;:[{&quot;family&quot;:&quot;Quinlan&quot;,&quot;given&quot;:&quot;Aaron R.&quot;,&quot;parse-names&quot;:false,&quot;dropping-particle&quot;:&quot;&quot;,&quot;non-dropping-particle&quot;:&quot;&quot;},{&quot;family&quot;:&quot;Hall&quot;,&quot;given&quot;:&quot;Ira M.&quot;,&quot;parse-names&quot;:false,&quot;dropping-particle&quot;:&quot;&quot;,&quot;non-dropping-particle&quot;:&quot;&quot;}],&quot;container-title&quot;:&quot;Bioinformatics&quot;,&quot;accessed&quot;:{&quot;date-parts&quot;:[[2026,4,5]]},&quot;DOI&quot;:&quot;10.1093/BIOINFORMATICS/BTQ033&quot;,&quot;ISSN&quot;:&quot;1367-4803&quot;,&quot;PMID&quot;:&quot;20110278&quot;,&quot;URL&quot;:&quot;https://dx.doi.org/10.1093/bioinformatics/btq033&quot;,&quot;issued&quot;:{&quot;date-parts&quot;:[[2010,3,15]]},&quot;page&quot;:&quot;841-842&quot;,&quot;abstract&quot;:&quo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 © The Author(s) 2010. Published by Oxford University Press.&quot;,&quot;publisher&quot;:&quot;Oxford Academic&quot;,&quot;issue&quot;:&quot;6&quot;,&quot;volume&quot;:&quot;26&quot;,&quot;container-title-short&quot;:&quot;&quot;},&quot;isTemporary&quot;:false}]},{&quot;citationID&quot;:&quot;MENDELEY_CITATION_95488090-ea93-4299-b505-801cb5c02e63&quot;,&quot;properties&quot;:{&quot;noteIndex&quot;:0},&quot;isEdited&quot;:false,&quot;manualOverride&quot;:{&quot;isManuallyOverridden&quot;:false,&quot;citeprocText&quot;:&quot;(104)&quot;,&quot;manualOverrideText&quot;:&quot;&quot;},&quot;citationTag&quot;:&quot;MENDELEY_CITATION_v3_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&quot;,&quot;citationItems&quot;:[{&quot;id&quot;:&quot;ceb2ba13-397a-3233-8b33-46b9e69cc7b8&quot;,&quot;itemData&quot;:{&quot;type&quot;:&quot;webpage&quot;,&quot;id&quot;:&quot;ceb2ba13-397a-3233-8b33-46b9e69cc7b8&quot;,&quot;title&quot;:&quot;On a Test of Whether one of Two Random Variables is Stochastically Larger than the Other on JSTOR&quot;,&quot;accessed&quot;:{&quot;date-parts&quot;:[[2026,4,5]]},&quot;URL&quot;:&quot;https://www.jstor.org/stable/2236101&quot;,&quot;container-title-short&quot;:&quot;&quot;},&quot;isTemporary&quot;:false}]},{&quot;citationID&quot;:&quot;MENDELEY_CITATION_66a2443d-8b6e-4449-b7f5-01e6ba68ab3d&quot;,&quot;properties&quot;:{&quot;noteIndex&quot;:0},&quot;isEdited&quot;:false,&quot;manualOverride&quot;:{&quot;isManuallyOverridden&quot;:false,&quot;citeprocText&quot;:&quot;(105)&quot;,&quot;manualOverrideText&quot;:&quot;&quot;},&quot;citationTag&quot;:&quot;MENDELEY_CITATION_v3_eyJjaXRhdGlvbklEIjoiTUVOREVMRVlfQ0lUQVRJT05fNjZhMjQ0M2QtOGI2ZS00NDQ5LWI3ZjUtMDFlNmJhNjhhYjNkIiwicHJvcGVydGllcyI6eyJub3RlSW5kZXgiOjB9LCJpc0VkaXRlZCI6ZmFsc2UsIm1hbnVhbE92ZXJyaWRlIjp7ImlzTWFudWFsbHlPdmVycmlkZGVuIjpmYWxzZSwiY2l0ZXByb2NUZXh0IjoiKDEwNS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tems&quot;:[{&quot;id&quot;:&quot;c900fa93-b048-3c4f-9950-e58eb3c661ce&quot;,&quot;itemData&quot;:{&quot;type&quot;:&quot;article-journal&quot;,&quot;id&quot;:&quot;c900fa93-b048-3c4f-9950-e58eb3c661ce&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4,5]]},&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7d6c49ea-bf76-4ac7-b158-17fcfbfe4618&quot;,&quot;properties&quot;:{&quot;noteIndex&quot;:0},&quot;isEdited&quot;:false,&quot;manualOverride&quot;:{&quot;isManuallyOverridden&quot;:false,&quot;citeprocText&quot;:&quot;(106)&quot;,&quot;manualOverrideText&quot;:&quot;&quot;},&quot;citationTag&quot;:&quot;MENDELEY_CITATION_v3_eyJjaXRhdGlvbklEIjoiTUVOREVMRVlfQ0lUQVRJT05fN2Q2YzQ5ZWEtYmY3Ni00YWM3LWIxNTgtMTdmY2ZiZmU0NjE4IiwicHJvcGVydGllcyI6eyJub3RlSW5kZXgiOjB9LCJpc0VkaXRlZCI6ZmFsc2UsIm1hbnVhbE92ZXJyaWRlIjp7ImlzTWFudWFsbHlPdmVycmlkZGVuIjpmYWxzZSwiY2l0ZXByb2NUZXh0IjoiKDEwNi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quot;,&quot;citationItems&quot;:[{&quot;id&quot;:&quot;db449b34-d188-3ed8-ae3d-bc41a8903a4e&quot;,&quot;itemData&quot;:{&quot;type&quot;:&quot;article-journal&quot;,&quot;id&quot;:&quot;db449b34-d188-3ed8-ae3d-bc41a8903a4e&quot;,&quot;title&quot;:&quot;Controlling the False Discovery Rate: A Practical and Powerful Approach to Multiple Testing&quot;,&quot;author&quot;:[{&quot;family&quot;:&quot;Benjamini&quot;,&quot;given&quot;:&quot;Yoav&quot;,&quot;parse-names&quot;:false,&quot;dropping-particle&quot;:&quot;&quot;,&quot;non-dropping-particle&quot;:&quot;&quot;},{&quot;family&quot;:&quot;Hochberg&quot;,&quot;given&quot;:&quot;Yosef&quot;,&quot;parse-names&quot;:false,&quot;dropping-particle&quot;:&quot;&quot;,&quot;non-dropping-particle&quot;:&quot;&quot;}],&quot;container-title&quot;:&quot;Journal of the Royal Statistical Society: Series B (Methodological)&quot;,&quot;accessed&quot;:{&quot;date-parts&quot;:[[2026,4,5]]},&quot;DOI&quot;:&quot;10.1111/J.2517-6161.1995.TB02031.X&quot;,&quot;ISSN&quot;:&quot;2517-6161&quot;,&quot;URL&quot;:&quot;/doi/pdf/10.1111/j.2517-6161.1995.tb02031.x&quot;,&quot;issued&quot;:{&quot;date-parts&quot;:[[1995,1,1]]},&quot;page&quot;:&quot;289-300&quot;,&quot;abstract&quot;:&quo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quot;,&quot;publisher&quot;:&quot;John Wiley &amp; Sons, Ltd&quot;,&quot;issue&quot;:&quot;1&quot;,&quot;volume&quot;:&quot;57&quot;,&quot;container-title-short&quot;:&quot;&quot;},&quot;isTemporary&quot;:false}]},{&quot;citationID&quot;:&quot;MENDELEY_CITATION_1b88bb87-dc82-40a8-865b-11e22caff511&quot;,&quot;properties&quot;:{&quot;noteIndex&quot;:0},&quot;isEdited&quot;:false,&quot;manualOverride&quot;:{&quot;isManuallyOverridden&quot;:false,&quot;citeprocText&quot;:&quot;(107)&quot;,&quot;manualOverrideText&quot;:&quot;&quot;},&quot;citationTag&quot;:&quot;MENDELEY_CITATION_v3_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quot;,&quot;citationItems&quot;:[{&quot;id&quot;:&quot;70d70a47-9ea9-3704-9bfa-28014fbe480f&quot;,&quot;itemData&quot;:{&quot;type&quot;:&quot;article-journal&quot;,&quot;id&quot;:&quot;70d70a47-9ea9-3704-9bfa-28014fbe480f&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4,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175eb666-4f07-44b6-8dc4-1696cac44ef0&quot;,&quot;properties&quot;:{&quot;noteIndex&quot;:0},&quot;isEdited&quot;:false,&quot;manualOverride&quot;:{&quot;isManuallyOverridden&quot;:false,&quot;citeprocText&quot;:&quot;(108)&quot;,&quot;manualOverrideText&quot;:&quot;&quot;},&quot;citationTag&quot;:&quot;MENDELEY_CITATION_v3_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&quot;,&quot;citationItems&quot;:[{&quot;id&quot;:&quot;3dcb2afe-0b2f-38c3-a36e-05fe2cded68b&quot;,&quot;itemData&quot;:{&quot;type&quot;:&quot;article-journal&quot;,&quot;id&quot;:&quot;3dcb2afe-0b2f-38c3-a36e-05fe2cded68b&quot;,&quot;title&quot;:&quot;The use of Fisher’s exact test in contingency table analysis in palaeopathology&quot;,&quot;author&quot;:[{&quot;family&quot;:&quot;Mays&quot;,&quot;given&quot;:&quot;S.&quot;,&quot;parse-names&quot;:false,&quot;dropping-particle&quot;:&quot;&quot;,&quot;non-dropping-particle&quot;:&quot;&quot;},{&quot;family&quot;:&quot;Stark&quot;,&quot;given&quot;:&quot;S.&quot;,&quot;parse-names&quot;:false,&quot;dropping-particle&quot;:&quot;&quot;,&quot;non-dropping-particle&quot;:&quot;&quot;}],&quot;container-title&quot;:&quot;International Journal of Paleopathology&quot;,&quot;container-title-short&quot;:&quot;Int. J. Paleopathol.&quot;,&quot;accessed&quot;:{&quot;date-parts&quot;:[[2026,4,5]]},&quot;DOI&quot;:&quot;10.1016/J.IJPP.2026.01.005&quot;,&quot;ISSN&quot;:&quot;1879-9817&quot;,&quot;PMID&quot;:&quot;41653486&quot;,&quot;URL&quot;:&quot;https://www.sciencedirect.com/science/article/pii/S1879981726000057&quot;,&quot;issued&quot;:{&quot;date-parts&quot;:[[2026,3,1]]},&quot;page&quot;:&quot;135-139&quot;,&quot;abstract&quot;:&quot;OBJECTIVE: The controversial nature of Fisher's exact test (FET) in contingency table analysis is well-known in most disciplines. Our purpose is to outline the major difficulties with the test that underlie debates over its use as an alternative to chi-square for sparsely populated contingency tables; to assess their implications for the use of FET in palaeopathology; and to suggest possible alternatives. METHODS: Review of FET in the statistical and applied statistical literature, together with consideration of the circumstances under which FET is customarily used in palaeopathology. RESULTS: Palaeopathology data likely violate the fixed marginals assumption of FET. The extent to which this militates against its use is a matter of debate, but we note that analytical approaches more congruent with the nature of palaeopathology research designs have been developed in the 90 years since Fisher proposed his test. CONCLUSIONS: Chi-square is more robust to contingency table sparseness than is commonly realised. When it is countermanded, approaches such as Monte Carlo simulation may be more appropriate than FET. SIGNIFICANCE: FET is widely used in palaeopathology. Alternative approaches, for which we provide R scripts, may be preferable, and may help to provide increased rigour in statistical analysis in palaeopathology. LIMITATIONS: The extent to which violation of the fixed marginals assumption of FET militates against its use has long been debated, and we do not provide a definitive solution to this for palaeopathology, but instead limit ourselves to describing the problem and suggesting alternatives. SUGGESTIONS FOR FURTHER WORK: We hope our paper serves as a stimulus for wider discussion of statistical methods within palaeopathology, a field that currently lacks an extensive applied statistical literature.&quot;,&quot;publisher&quot;:&quot;Elsevier&quot;,&quot;volume&quot;:&quot;52&quot;},&quot;isTemporary&quot;:false}]},{&quot;citationID&quot;:&quot;MENDELEY_CITATION_d4499ca7-31d9-42db-ad70-01476ddf29b5&quot;,&quot;properties&quot;:{&quot;noteIndex&quot;:0},&quot;isEdited&quot;:false,&quot;manualOverride&quot;:{&quot;isManuallyOverridden&quot;:false,&quot;citeprocText&quot;:&quot;(109)&quot;,&quot;manualOverrideText&quot;:&quot;&quot;},&quot;citationTag&quot;:&quot;MENDELEY_CITATION_v3_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&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37c0a04c-47c0-4274-856f-41a3e091e832&quot;,&quot;properties&quot;:{&quot;noteIndex&quot;:0},&quot;isEdited&quot;:false,&quot;manualOverride&quot;:{&quot;isManuallyOverridden&quot;:false,&quot;citeprocText&quot;:&quot;(110)&quot;,&quot;manualOverrideText&quot;:&quot;&quot;},&quot;citationTag&quot;:&quot;MENDELEY_CITATION_v3_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&quot;,&quot;citationItems&quot;:[{&quot;id&quot;:&quot;46c4514a-37ae-3095-a520-8d63d0df2330&quot;,&quot;itemData&quot;:{&quot;type&quot;:&quot;article-journal&quot;,&quot;id&quot;:&quot;46c4514a-37ae-3095-a520-8d63d0df2330&quot;,&quot;title&quot;:&quot;Online evaluation of the Kolmogorov–Smirnov test on arbitrarily large samples&quot;,&quot;author&quot;:[{&quot;family&quot;:&quot;Cardoso&quot;,&quot;given&quot;:&quot;Douglas O.&quot;,&quot;parse-names&quot;:false,&quot;dropping-particle&quot;:&quot;&quot;,&quot;non-dropping-particle&quot;:&quot;&quot;},{&quot;family&quot;:&quot;Galeno&quot;,&quot;given&quot;:&quot;Thalis D.&quot;,&quot;parse-names&quot;:false,&quot;dropping-particle&quot;:&quot;&quot;,&quot;non-dropping-particle&quot;:&quot;&quot;}],&quot;container-title&quot;:&quot;Journal of Computational Science&quot;,&quot;container-title-short&quot;:&quot;J. Comput. Sci.&quot;,&quot;accessed&quot;:{&quot;date-parts&quot;:[[2026,4,5]]},&quot;DOI&quot;:&quot;10.1016/J.JOCS.2023.101959&quot;,&quot;ISSN&quot;:&quot;1877-7503&quot;,&quot;URL&quot;:&quot;https://www.sciencedirect.com/science/article/pii/S1877750323000194&quot;,&quot;issued&quot;:{&quot;date-parts&quot;:[[2023,3,1]]},&quot;page&quot;:&quot;101959&quot;,&quot;abstract&quot;:&quot;This paper presents an approximative online algorithm to perform the Kolmogorov–Smirnov test. There is a ubiquitous need for evaluating the fitness between statistical distributions and data samples, which this test conveniently meets. Taking some inspiration from the challenges of detecting concept drifts in data streams, our methodology shows how this goodness-of-fit statistical test can be used to detect such events, taking advantage of the fact that it is non-parametric and could be adapted to handle streams while keeping its original relatively small algorithmic complexity. The presented work focused on the one-sample test, which evaluates the hypothesis that a given univariate sample follows some reference distribution, for assessing an input stream with high precision in a time- and space-efficient fashion. The performance of our algorithm and some of the state-of-the-art methods were compared using synthetic and real data. We evaluated the accuracy, effectiveness and efficiency of these methods by making extensive experiments in multiple scenarios: varying reference distribution and its parameters, sample size, available memory, drift point and query interval. The results showed that our algorithm is advantageous in most cases, even with substantial restrictions of computational resources.&quot;,&quot;publisher&quot;:&quot;Elsevier&quot;,&quot;volume&quot;:&quot;67&quot;},&quot;isTemporary&quot;:false}]},{&quot;citationID&quot;:&quot;MENDELEY_CITATION_e4dc9ada-d8a7-425d-b0a1-2a90c71bb3a6&quot;,&quot;properties&quot;:{&quot;noteIndex&quot;:0},&quot;isEdited&quot;:false,&quot;manualOverride&quot;:{&quot;isManuallyOverridden&quot;:true,&quot;citeprocText&quot;:&quot;(111)&quot;,&quot;manualOverrideText&quot;:&quot;(Klopfenstein et al. 2018),&quot;},&quot;citationTag&quot;:&quot;MENDELEY_CITATION_v3_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&quot;,&quot;citationItems&quot;:[{&quot;id&quot;:&quot;302e5cdd-e970-3876-8f1b-02b52a3836e2&quot;,&quot;itemData&quot;:{&quot;type&quot;:&quot;article-journal&quot;,&quot;id&quot;:&quot;302e5cdd-e970-3876-8f1b-02b52a3836e2&quot;,&quot;title&quot;:&quot;GOATOOLS: A Python library for Gene Ontology analyses&quot;,&quot;author&quot;:[{&quot;family&quot;:&quot;Klopfenstein&quot;,&quot;given&quot;:&quot;D.&quot;,&quot;parse-names&quot;:false,&quot;dropping-particle&quot;:&quot;V.&quot;,&quot;non-dropping-particle&quot;:&quot;&quot;},{&quot;family&quot;:&quot;Zhang&quot;,&quot;given&quot;:&quot;Liangsheng&quot;,&quot;parse-names&quot;:false,&quot;dropping-particle&quot;:&quot;&quot;,&quot;non-dropping-particle&quot;:&quot;&quot;},{&quot;family&quot;:&quot;Pedersen&quot;,&quot;given&quot;:&quot;Brent S.&quot;,&quot;parse-names&quot;:false,&quot;dropping-particle&quot;:&quot;&quot;,&quot;non-dropping-particle&quot;:&quot;&quot;},{&quot;family&quot;:&quot;Ramírez&quot;,&quot;given&quot;:&quot;Fidel&quot;,&quot;parse-names&quot;:false,&quot;dropping-particle&quot;:&quot;&quot;,&quot;non-dropping-particle&quot;:&quot;&quot;},{&quot;family&quot;:&quot;Vesztrocy&quot;,&quot;given&quot;:&quot;Alex Warwick&quot;,&quot;parse-names&quot;:false,&quot;dropping-particle&quot;:&quot;&quot;,&quot;non-dropping-particle&quot;:&quot;&quot;},{&quot;family&quot;:&quot;Naldi&quot;,&quot;given&quot;:&quot;Aurélien&quot;,&quot;parse-names&quot;:false,&quot;dropping-particle&quot;:&quot;&quot;,&quot;non-dropping-particle&quot;:&quot;&quot;},{&quot;family&quot;:&quot;Mungall&quot;,&quot;given&quot;:&quot;Christopher J.&quot;,&quot;parse-names&quot;:false,&quot;dropping-particle&quot;:&quot;&quot;,&quot;non-dropping-particle&quot;:&quot;&quot;},{&quot;family&quot;:&quot;Yunes&quot;,&quot;given&quot;:&quot;Jeffrey M.&quot;,&quot;parse-names&quot;:false,&quot;dropping-particle&quot;:&quot;&quot;,&quot;non-dropping-particle&quot;:&quot;&quot;},{&quot;family&quot;:&quot;Botvinnik&quot;,&quot;given&quot;:&quot;Olga&quot;,&quot;parse-names&quot;:false,&quot;dropping-particle&quot;:&quot;&quot;,&quot;non-dropping-particle&quot;:&quot;&quot;},{&quot;family&quot;:&quot;Weigel&quot;,&quot;given&quot;:&quot;Mark&quot;,&quot;parse-names&quot;:false,&quot;dropping-particle&quot;:&quot;&quot;,&quot;non-dropping-particle&quot;:&quot;&quot;},{&quot;family&quot;:&quot;Dampier&quot;,&quot;given&quot;:&quot;Will&quot;,&quot;parse-names&quot;:false,&quot;dropping-particle&quot;:&quot;&quot;,&quot;non-dropping-particle&quot;:&quot;&quot;},{&quot;family&quot;:&quot;Dessimoz&quot;,&quot;given&quot;:&quot;Christophe&quot;,&quot;parse-names&quot;:false,&quot;dropping-particle&quot;:&quot;&quot;,&quot;non-dropping-particle&quot;:&quot;&quot;},{&quot;family&quot;:&quot;Flick&quot;,&quot;given&quot;:&quot;Patrick&quot;,&quot;parse-names&quot;:false,&quot;dropping-particle&quot;:&quot;&quot;,&quot;non-dropping-particle&quot;:&quot;&quot;},{&quot;family&quot;:&quot;Tang&quot;,&quot;given&quot;:&quot;Haibao&quot;,&quot;parse-names&quot;:false,&quot;dropping-particle&quot;:&quot;&quot;,&quot;non-dropping-particle&quot;:&quot;&quot;}],&quot;container-title&quot;:&quot;Scientific Reports 2018 8:1&quot;,&quot;accessed&quot;:{&quot;date-parts&quot;:[[2026,4,5]]},&quot;DOI&quot;:&quot;10.1038/s41598-018-28948-z&quot;,&quot;ISSN&quot;:&quot;2045-2322&quot;,&quot;PMID&quot;:&quot;30022098&quot;,&quot;URL&quot;:&quot;https://www.nature.com/articles/s41598-018-28948-z&quot;,&quot;issued&quot;:{&quot;date-parts&quot;:[[2018,7,18]]},&quot;page&quot;:&quot;10872-&quot;,&quot;abstract&quot;:&quot;The biological interpretation of gene lists with interesting shared properties, such as up- or down-regulation in a particular experiment, is typically accomplished using gene ontology enrichment analysis tools. Given a list of genes, a gene ontology (GO) enrichment analysis may return hundreds of statistically significant GO results in a “flat” list, which can be challenging to summarize. It can also be difficult to keep pace with rapidly expanding biological knowledge, which often results in daily changes to any of the over 47,000 gene ontologies that describe biological knowledge. GOATOOLS, a Python-based library, makes it more efficient to stay current with the latest ontologies and annotations, perform gene ontology enrichment analyses to determine over- and under-represented terms, and organize results for greater clarity and easier interpretation using a novel GOATOOLS GO grouping method. We performed functional analyses on both stochastic simulation data and real data from a published RNA-seq study to compare the enrichment results from GOATOOLS to two other popular tools: DAVID and GOstats. GOATOOLS is freely available through GitHub: https://github.com/tanghaibao/goatools .&quot;,&quot;publisher&quot;:&quot;Nature Publishing Group&quot;,&quot;issue&quot;:&quot;1&quot;,&quot;volume&quot;:&quot;8&quot;,&quot;container-title-short&quot;:&quot;&quot;},&quot;isTemporary&quot;:false}]},{&quot;citationID&quot;:&quot;MENDELEY_CITATION_ebb37f5a-b1e0-4cf0-8b46-b9c49b9abe61&quot;,&quot;properties&quot;:{&quot;noteIndex&quot;:0},&quot;isEdited&quot;:false,&quot;manualOverride&quot;:{&quot;isManuallyOverridden&quot;:false,&quot;citeprocText&quot;:&quot;(112)&quot;,&quot;manualOverrideText&quot;:&quot;&quot;},&quot;citationTag&quot;:&quot;MENDELEY_CITATION_v3_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&quot;,&quot;citationItems&quot;:[{&quot;id&quot;:&quot;dd8c847c-591a-3f0c-b99d-f0d518789447&quot;,&quot;itemData&quot;:{&quot;type&quot;:&quot;article-journal&quot;,&quot;id&quot;:&quot;dd8c847c-591a-3f0c-b99d-f0d518789447&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4,5]]},&quot;DOI&quot;:&quot;10.1109/MCSE.2007.55&quot;,&quot;ISSN&quot;:&quot;15219615&quot;,&quot;URL&quot;:&quot;https://ieeexplore.ieee.org/document/4160265&quot;,&quot;issued&quot;:{&quot;date-parts&quot;:[[2007]]},&quot;page&quot;:&quot;90-95&quot;,&quot;publisher&quot;:&quot;IEEE Computer Society&quot;,&quot;issue&quot;:&quot;3&quot;,&quot;volume&quot;:&quot;9&quot;},&quot;isTemporary&quot;:false}]},{&quot;citationID&quot;:&quot;MENDELEY_CITATION_1d3afcb4-cd0b-4877-bc7f-07815ab3aa25&quot;,&quot;properties&quot;:{&quot;noteIndex&quot;:0},&quot;isEdited&quot;:false,&quot;manualOverride&quot;:{&quot;isManuallyOverridden&quot;:false,&quot;citeprocText&quot;:&quot;(113)&quot;,&quot;manualOverrideText&quot;:&quot;&quot;},&quot;citationTag&quot;:&quot;MENDELEY_CITATION_v3_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&quot;,&quot;citationItems&quot;:[{&quot;id&quot;:&quot;b90a768e-d7ab-3800-b28d-6df7d1195af2&quot;,&quot;itemData&quot;:{&quot;type&quot;:&quot;webpage&quot;,&quot;id&quot;:&quot;b90a768e-d7ab-3800-b28d-6df7d1195af2&quot;,&quot;title&quot;:&quot;Interactive Data Visualization &amp; Data Apps | Plotly&quot;,&quot;author&quot;:[{&quot;family&quot;:&quot;Plotly Inc&quot;,&quot;given&quot;:&quot;&quot;,&quot;parse-names&quot;:false,&quot;dropping-particle&quot;:&quot;&quot;,&quot;non-dropping-particle&quot;:&quot;&quot;}],&quot;accessed&quot;:{&quot;date-parts&quot;:[[2026,4,5]]},&quot;URL&quot;:&quot;https://plotly.com/&quot;,&quot;container-title-short&quot;:&quot;&quot;},&quot;isTemporary&quot;:false}]},{&quot;citationID&quot;:&quot;MENDELEY_CITATION_a08bba7d-5ce4-4dd8-9239-bd337d4adb5d&quot;,&quot;properties&quot;:{&quot;noteIndex&quot;:0},&quot;isEdited&quot;:false,&quot;manualOverride&quot;:{&quot;isManuallyOverridden&quot;:false,&quot;citeprocText&quot;:&quot;(114)&quot;,&quot;manualOverrideText&quot;:&quot;&quot;},&quot;citationTag&quot;:&quot;MENDELEY_CITATION_v3_eyJjaXRhdGlvbklEIjoiTUVOREVMRVlfQ0lUQVRJT05fYTA4YmJhN2QtNWNlNC00ZGQ4LTkyMzktYmQzMzdkNGFkYjVkIiwicHJvcGVydGllcyI6eyJub3RlSW5kZXgiOjB9LCJpc0VkaXRlZCI6ZmFsc2UsIm1hbnVhbE92ZXJyaWRlIjp7ImlzTWFudWFsbHlPdmVycmlkZGVuIjpmYWxzZSwiY2l0ZXByb2NUZXh0IjoiKDExNC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quot;,&quot;citationItems&quot;:[{&quot;id&quot;:&quot;47b77035-9523-3b85-9799-beff3f2cdaf7&quot;,&quot;itemData&quot;:{&quot;type&quot;:&quot;webpage&quot;,&quot;id&quot;:&quot;47b77035-9523-3b85-9799-beff3f2cdaf7&quot;,&quot;title&quot;:&quot;GitHub - trevismd/statannotations&quot;,&quot;accessed&quot;:{&quot;date-parts&quot;:[[2026,4,5]]},&quot;URL&quot;:&quot;https://github.com/trevismd/statannotations&quot;,&quot;container-title-short&quot;:&quot;&quot;},&quot;isTemporary&quot;:false}]},{&quot;citationID&quot;:&quot;MENDELEY_CITATION_1bfd3785-cfbc-49f1-9981-92d906980b8a&quot;,&quot;properties&quot;:{&quot;noteIndex&quot;:0},&quot;isEdited&quot;:false,&quot;manualOverride&quot;:{&quot;isManuallyOverridden&quot;:false,&quot;citeprocText&quot;:&quot;(115)&quot;,&quot;manualOverrideText&quot;:&quot;&quot;},&quot;citationTag&quot;:&quot;MENDELEY_CITATION_v3_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quot;,&quot;citationItems&quot;:[{&quot;id&quot;:&quot;b6e4e8f4-ca11-3161-8aa8-f58776393dc9&quot;,&quot;itemData&quot;:{&quot;type&quot;:&quot;article-journal&quot;,&quot;id&quot;:&quot;b6e4e8f4-ca11-3161-8aa8-f58776393dc9&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4,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3d45b915-8e49-4c96-ab21-1579205e60f0&quot;,&quot;properties&quot;:{&quot;noteIndex&quot;:0},&quot;isEdited&quot;:false,&quot;manualOverride&quot;:{&quot;isManuallyOverridden&quot;:true,&quot;citeprocText&quot;:&quot;(116)&quot;,&quot;manualOverrideText&quot;:&quot;(GitHub - gecko984/supervenn, n.d.),&quot;},&quot;citationTag&quot;:&quot;MENDELEY_CITATION_v3_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&quot;,&quot;citationItems&quot;:[{&quot;id&quot;:&quot;d5187ef8-8bf4-3f14-964b-dbbbf8323335&quot;,&quot;itemData&quot;:{&quot;type&quot;:&quot;webpage&quot;,&quot;id&quot;:&quot;d5187ef8-8bf4-3f14-964b-dbbbf8323335&quot;,&quot;title&quot;:&quot;GitHub - gecko984/supervenn&quot;,&quot;accessed&quot;:{&quot;date-parts&quot;:[[2026,4,5]]},&quot;URL&quot;:&quot;https://github.com/gecko984/supervenn&quot;,&quot;container-title-short&quot;:&quot;&quot;},&quot;isTemporary&quot;:false}]},{&quot;citationID&quot;:&quot;MENDELEY_CITATION_e8db29f3-52a2-43ab-99ae-49e8e7b30bd3&quot;,&quot;properties&quot;:{&quot;noteIndex&quot;:0},&quot;isEdited&quot;:false,&quot;manualOverride&quot;:{&quot;isManuallyOverridden&quot;:true,&quot;citeprocText&quot;:&quot;(117)&quot;,&quot;manualOverrideText&quot;:&quot;(Hagberg et al. 2008)&quot;},&quot;citationTag&quot;:&quot;MENDELEY_CITATION_v3_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&quot;,&quot;citationItems&quot;:[{&quot;id&quot;:&quot;a7d6d518-7b3a-397a-a074-da1090f4a750&quot;,&quot;itemData&quot;:{&quot;type&quot;:&quot;article-journal&quot;,&quot;id&quot;:&quot;a7d6d518-7b3a-397a-a074-da1090f4a750&quot;,&quot;title&quot;:&quot;Exploring Network Structure, Dynamics, and Function using NetworkX&quot;,&quot;author&quot;:[{&quot;family&quot;:&quot;Hagberg hagberg&quot;,&quot;given&quot;:&quot;Aric A&quot;,&quot;parse-names&quot;:false,&quot;dropping-particle&quot;:&quot;&quot;,&quot;non-dropping-particle&quot;:&quot;&quot;},{&quot;family&quot;:&quot;-Los&quot;,&quot;given&quot;:&quot;lanlgov&quot;,&quot;parse-names&quot;:false,&quot;dropping-particle&quot;:&quot;&quot;,&quot;non-dropping-particle&quot;:&quot;&quot;},{&quot;family&quot;:&quot;Schult&quot;,&quot;given&quot;:&quot;Daniel A&quot;,&quot;parse-names&quot;:false,&quot;dropping-particle&quot;:&quot;&quot;,&quot;non-dropping-particle&quot;:&quot;&quot;},{&quot;family&quot;:&quot;Swart swart&quot;,&quot;given&quot;:&quot;Pieter J&quot;,&quot;parse-names&quot;:false,&quot;dropping-particle&quot;:&quot;&quot;,&quot;non-dropping-particle&quot;:&quot;&quot;}],&quot;container-title&quot;:&quot;Python in Science Conference&quot;,&quot;accessed&quot;:{&quot;date-parts&quot;:[[2026,4,5]]},&quot;DOI&quot;:&quot;10.25080/TCWV9851&quot;,&quot;URL&quot;:&quot;https://proceedings.scipy.org/articles/TCWV9851&quot;,&quot;issued&quot;:{&quot;date-parts&quot;:[[2008,6,28]]},&quot;page&quot;:&quot;11-15&quot;,&quot;abstract&quot;:&quot;NetworkX is a Python language package for exploration and analysis of networks and network algorithms. The core package provides data structures for representing many types of networks, or graphs, including simple graphs, directed graphs, and graphs with parallel edges and self-loops. The nodes in NetworkX graphs can be any (hashable) Python object and edges can contain arbitrary data; this flexibility makes NetworkX ideal for representing networks found in many different scientific fields. In addition to the basic data structures many graph algorithms are implemented for calculating network properties and structure measures: shortest paths, betweenness centrality, clustering, and degree distribution and many more. NetworkX can read and write various graph formats for easy exchange with existing data, and provides generators for many classic graphs and popular graph models, such as the Erdos-Renyi, Small World, and Barabasi-Albert models. The ease-of-use and flexibility of the Python programming language together with connection to the SciPy tools make NetworkX a powerful tool for scientific computations. We discuss some of our recent work studying synchronization of coupled oscillators to demonstrate how NetworkX enables research in the field of computational networks.&quot;,&quot;publisher&quot;:&quot;SciPy&quot;,&quot;container-title-short&quot;:&quot;&quot;},&quot;isTemporary&quot;:false}]},{&quot;citationID&quot;:&quot;MENDELEY_CITATION_80fd6f95-5110-474f-9d5c-90485df07461&quot;,&quot;properties&quot;:{&quot;noteIndex&quot;:0},&quot;isEdited&quot;:false,&quot;manualOverride&quot;:{&quot;isManuallyOverridden&quot;:false,&quot;citeprocText&quot;:&quot;(118)&quot;,&quot;manualOverrideText&quot;:&quot;&quot;},&quot;citationTag&quot;:&quot;MENDELEY_CITATION_v3_eyJjaXRhdGlvbklEIjoiTUVOREVMRVlfQ0lUQVRJT05fODBmZDZmOTUtNTExMC00NzRmLTlkNWMtOTA0ODVkZjA3NDYxIiwicHJvcGVydGllcyI6eyJub3RlSW5kZXgiOjB9LCJpc0VkaXRlZCI6ZmFsc2UsIm1hbnVhbE92ZXJyaWRlIjp7ImlzTWFudWFsbHlPdmVycmlkZGVuIjpmYWxzZSwiY2l0ZXByb2NUZXh0IjoiKDExO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quot;,&quot;citationItems&quot;:[{&quot;id&quot;:&quot;cc9e3115-aad4-3470-a55b-a99c1484b2bf&quot;,&quot;itemData&quot;:{&quot;type&quot;:&quot;article-journal&quot;,&quot;id&quot;:&quot;cc9e3115-aad4-3470-a55b-a99c1484b2bf&quot;,&quot;title&quot;:&quot;Network visualizations with Pyvis and VisJS&quot;,&quot;author&quot;:[{&quot;family&quot;:&quot;Perrone Gary&quot;,&quot;given&quot;:&quot;Giancarlo&quot;,&quot;parse-names&quot;:false,&quot;dropping-particle&quot;:&quot;&quot;,&quot;non-dropping-particle&quot;:&quot;&quot;},{&quot;family&quot;:&quot;Unpingco Gary&quot;,&quot;given&quot;:&quot;Jose&quot;,&quot;parse-names&quot;:false,&quot;dropping-particle&quot;:&quot;&quot;,&quot;non-dropping-particle&quot;:&quot;&quot;},{&quot;family&quot;:&quot;Lu Gary&quot;,&quot;given&quot;:&quot;Haw-minn&quot;,&quot;parse-names&quot;:false,&quot;dropping-particle&quot;:&quot;&quot;,&quot;non-dropping-particle&quot;:&quot;&quot;}],&quot;container-title&quot;:&quot;Proceedings of the 19th Python in Science Conference&quot;,&quot;accessed&quot;:{&quot;date-parts&quot;:[[2026,4,5]]},&quot;DOI&quot;:&quot;10.25080/majora-342d178e-008&quot;,&quot;URL&quot;:&quot;https://arxiv.org/pdf/2006.04951&quot;,&quot;issued&quot;:{&quot;date-parts&quot;:[[2020,6,2]]},&quot;page&quot;:&quot;58-62&quot;,&quot;abstract&quot;:&quot;Pyvis is a Python module that enables visualizing and interactively manipulating network graphs in the Jupyter notebook, or as a standalone web application. Pyvis is built on top of the powerful and mature VisJS JavaScript library, which allows for fast and responsive interactions while also abstracting away the low-level JavaScript and HTML. This means that elements of the rendered graph visualization, such as node/edge attributes can be specified within Python and shipped to the JavaScript layer for VisJS to render. This declarative approach makes it easy to quickly explore graph visualizations and investigate data relationships. In addition, Pyvis is highly customizable so that colors, sizes, and hover tooltips can be assigned to the rendered graph. The network graph layout is controlled by a front-end physics engine that is configurable from a Python interface, allowing for the detailed placement of the graph elements. In this paper, we outline use cases for Pyvis with specific examples to highlight key features for any analysis workflow. A brief overview of Pyvis' implementation describes how the Python front-end binding uses simple Pyvis calls.&quot;,&quot;publisher&quot;:&quot;SciPy&quot;,&quot;container-title-short&quot;:&quot;&quot;},&quot;isTemporary&quot;:false}]},{&quot;citationID&quot;:&quot;MENDELEY_CITATION_f882e3a5-417d-4aac-adfd-8f04810d09ea&quot;,&quot;properties&quot;:{&quot;noteIndex&quot;:0},&quot;isEdited&quot;:false,&quot;manualOverride&quot;:{&quot;isManuallyOverridden&quot;:false,&quot;citeprocText&quot;:&quot;(119)&quot;,&quot;manualOverrideText&quot;:&quot;&quot;},&quot;citationTag&quot;:&quot;MENDELEY_CITATION_v3_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&quot;,&quot;citationItems&quot;:[{&quot;id&quot;:&quot;181f7d73-3b6f-3b42-8037-5ffe13d1ffc3&quot;,&quot;itemData&quot;:{&quot;type&quot;:&quot;article-journal&quot;,&quot;id&quot;:&quot;181f7d73-3b6f-3b42-8037-5ffe13d1ffc3&quot;,&quot;title&quot;:&quot;The UCSC Genome Browser database: 2026 update&quot;,&quot;author&quot;:[{&quot;family&quot;:&quot;Casper&quot;,&quot;given&quot;:&quot;Jonathan&quot;,&quot;parse-names&quot;:false,&quot;dropping-particle&quot;:&quot;&quot;,&quot;non-dropping-particle&quot;:&quot;&quot;},{&quot;family&quot;:&quot;Speir&quot;,&quot;given&quot;:&quot;Matthew L&quot;,&quot;parse-names&quot;:false,&quot;dropping-particle&quot;:&quot;&quot;,&quot;non-dropping-particle&quot;:&quot;&quot;},{&quot;family&quot;:&quot;Raney&quot;,&quot;given&quot;:&quot;Brian J&quot;,&quot;parse-names&quot;:false,&quot;dropping-particle&quot;:&quot;&quot;,&quot;non-dropping-particle&quot;:&quot;&quot;},{&quot;family&quot;:&quot;Perez&quot;,&quot;given&quot;:&quot;Gerardo&quot;,&quot;parse-names&quot;:false,&quot;dropping-particle&quot;:&quot;&quot;,&quot;non-dropping-particle&quot;:&quot;&quot;},{&quot;family&quot;:&quot;Nassar&quot;,&quot;given&quot;:&quot;Luis R&quot;,&quot;parse-names&quot;:false,&quot;dropping-particle&quot;:&quot;&quot;,&quot;non-dropping-particle&quot;:&quot;&quot;},{&quot;family&quot;:&quot;Lee&quot;,&quot;given&quot;:&quot;Christopher M&quot;,&quot;parse-names&quot;:false,&quot;dropping-particle&quot;:&quot;&quot;,&quot;non-dropping-particle&quot;:&quot;&quot;},{&quot;family&quot;:&quot;Hinrichs&quot;,&quot;given&quot;:&quot;Angie S&quot;,&quot;parse-names&quot;:false,&quot;dropping-particle&quot;:&quot;&quot;,&quot;non-dropping-particle&quot;:&quot;&quot;},{&quot;family&quot;:&quot;Gonzalez&quot;,&quot;given&quot;:&quot;Jairo Navarro&quot;,&quot;parse-names&quot;:false,&quot;dropping-particle&quot;:&quot;&quot;,&quot;non-dropping-particle&quot;:&quot;&quot;},{&quot;family&quot;:&quot;Fischer&quot;,&quot;given&quot;:&quot;Clay&quot;,&quot;parse-names&quot;:false,&quot;dropping-particle&quot;:&quot;&quot;,&quot;non-dropping-particle&quot;:&quot;&quot;},{&quot;family&quot;:&quot;Diekhans&quot;,&quot;given&quot;:&quot;Mark&quot;,&quot;parse-names&quot;:false,&quot;dropping-particle&quot;:&quot;&quot;,&quot;non-dropping-particle&quot;:&quot;&quot;},{&quot;family&quot;:&quot;Clawson&quot;,&quot;given&quot;:&quot;Hiram&quot;,&quot;parse-names&quot;:false,&quot;dropping-particle&quot;:&quot;&quot;,&quot;non-dropping-particle&quot;:&quot;&quot;},{&quot;family&quot;:&quot;Benet-Pages&quot;,&quot;given&quot;:&quot;Anna&quot;,&quot;parse-names&quot;:false,&quot;dropping-particle&quot;:&quot;&quot;,&quot;non-dropping-particle&quot;:&quot;&quot;},{&quot;family&quot;:&quot;Barber&quot;,&quot;given&quot;:&quot;Galt P&quot;,&quot;parse-names&quot;:false,&quot;dropping-particle&quot;:&quot;&quot;,&quot;non-dropping-particle&quot;:&quot;&quot;},{&quot;family&quot;:&quot;Vaske&quot;,&quot;given&quot;:&quot;Charles J&quot;,&quot;parse-names&quot;:false,&quot;dropping-particle&quot;:&quot;&quot;,&quot;non-dropping-particle&quot;:&quot;&quot;},{&quot;family&quot;:&quot;van Baren&quot;,&quot;given&quot;:&quot;Marijke J&quot;,&quot;parse-names&quot;:false,&quot;dropping-particle&quot;:&quot;&quot;,&quot;non-dropping-particle&quot;:&quot;&quot;},{&quot;family&quot;:&quot;Wang&quot;,&quot;given&quot;:&quot;Karen&quot;,&quot;parse-names&quot;:false,&quot;dropping-particle&quot;:&quot;&quot;,&quot;non-dropping-particle&quot;:&quot;&quot;},{&quot;family&quot;:&quot;Rodriguez&quot;,&quot;given&quot;:&quot;Yesenia Joanna Puga&quot;,&quot;parse-names&quot;:false,&quot;dropping-particle&quot;:&quot;&quot;,&quot;non-dropping-particle&quot;:&quot;&quot;},{&quot;family&quot;:&quot;Jenkins-Kiefer&quot;,&quot;given&quot;:&quot;Jaidan Ashlyn&quot;,&quot;parse-names&quot;:false,&quot;dropping-particle&quot;:&quot;&quot;,&quot;non-dropping-particle&quot;:&quot;&quot;},{&quot;family&quot;:&quot;Chalamala&quot;,&quot;given&quot;:&quot;Megna&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illiam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container-title-short&quot;:&quot;Nucleic Acids Res.&quot;,&quot;accessed&quot;:{&quot;date-parts&quot;:[[2026,4,5]]},&quot;DOI&quot;:&quot;10.1093/NAR/GKAF1250&quot;,&quot;ISSN&quot;:&quot;1362-4962&quot;,&quot;PMID&quot;:&quot;41251146&quot;,&quot;URL&quot;:&quot;https://pubmed.ncbi.nlm.nih.gov/41251146/&quot;,&quot;issued&quot;:{&quot;date-parts&quot;:[[2026,1,6]]},&quot;page&quot;:&quot;D1331-D1335&quot;,&quot;abstract&quot;:&quot;Now in its 25th year of operation, the UCSC Genome Browser (https://genome.ucsc.edu) provides a central location for researchers around the world to display and compare annotations on assembled genomes. Highlighted updates include a positional heatmap display, used to show data on functional consequences of mutation from MaveDB; QuickLift, a tool to copy annotation data seen on one assembly for display on another related assembly; and HubSpace, an initiative to simplify the process of creating and using track hubs by providing each user account with dedicated storage on UCSC’s infrastructure.&quot;,&quot;publisher&quot;:&quot;Nucleic Acids Res&quot;,&quot;issue&quot;:&quot;D1&quot;,&quot;volume&quot;:&quot;54&quot;},&quot;isTemporary&quot;:false}]},{&quot;citationID&quot;:&quot;MENDELEY_CITATION_65f2d817-9f19-4b1a-916c-90f67d6a0713&quot;,&quot;properties&quot;:{&quot;noteIndex&quot;:0},&quot;isEdited&quot;:false,&quot;manualOverride&quot;:{&quot;isManuallyOverridden&quot;:true,&quot;citeprocText&quot;:&quot;(120)&quot;,&quot;manualOverrideText&quot;:&quot;(Pandas team, n.d.)&quot;},&quot;citationItems&quot;:[{&quot;id&quot;:&quot;083f8c0d-c4ff-338c-9125-88d0ea1f9f4c&quot;,&quot;itemData&quot;:{&quot;type&quot;:&quot;article-journal&quot;,&quot;id&quot;:&quot;083f8c0d-c4ff-338c-9125-88d0ea1f9f4c&quot;,&quot;title&quot;:&quot;pandas-dev/pandas: Pandas&quot;,&quot;author&quot;:[{&quot;family&quot;:&quot;team&quot;,&quot;given&quot;:&quot;The pandas development&quot;,&quot;parse-names&quot;:false,&quot;dropping-particle&quot;:&quot;&quot;,&quot;non-dropping-particle&quot;:&quot;&quot;}],&quot;accessed&quot;:{&quot;date-parts&quot;:[[2026,4,5]]},&quot;DOI&quot;:&quot;10.5281/ZENODO.19340003&quot;,&quot;URL&quot;:&quot;https://zenodo.org/records/19340003&quot;,&quot;container-title-short&quot;:&quot;&quot;},&quot;isTemporary&quot;:false}],&quot;citationTag&quot;:&quot;MENDELEY_CITATION_v3_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&quot;},{&quot;citationID&quot;:&quot;MENDELEY_CITATION_aff9a515-e604-4199-ac86-8b62d6431cc8&quot;,&quot;properties&quot;:{&quot;noteIndex&quot;:0},&quot;isEdited&quot;:false,&quot;manualOverride&quot;:{&quot;isManuallyOverridden&quot;:false,&quot;citeprocText&quot;:&quot;(121)&quot;,&quot;manualOverrideText&quot;:&quot;&quot;},&quot;citationTag&quot;:&quot;MENDELEY_CITATION_v3_eyJjaXRhdGlvbklEIjoiTUVOREVMRVlfQ0lUQVRJT05fYWZmOWE1MTUtZTYwNC00MTk5LWFjODYtOGI2MmQ2NDMxY2M4IiwicHJvcGVydGllcyI6eyJub3RlSW5kZXgiOjB9LCJpc0VkaXRlZCI6ZmFsc2UsIm1hbnVhbE92ZXJyaWRlIjp7ImlzTWFudWFsbHlPdmVycmlkZGVuIjpmYWxzZSwiY2l0ZXByb2NUZXh0IjoiKDEyMSkiLCJtYW51YWxPdmVycmlkZVRleHQiOiIifSwiY2l0YXRpb25JdGVtcyI6W3siaWQiOiIyYWE3YmM0My0yZjkxLTM1ODQtODVlOC05OWYzM2U3ZmNmY2YiLCJpdGVtRGF0YSI6eyJ0eXBlIjoiYXJ0aWNsZS1qb3VybmFsIiwiaWQiOiIyYWE3YmM0My0yZjkxLTM1ODQtODVlOC05OWYzM2U3ZmNmY2Y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0LD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quot;,&quot;citationItems&quot;:[{&quot;id&quot;:&quot;2aa7bc43-2f91-3584-85e8-99f33e7fcfcf&quot;,&quot;itemData&quot;:{&quot;type&quot;:&quot;article-journal&quot;,&quot;id&quot;:&quot;2aa7bc43-2f91-3584-85e8-99f33e7fcfcf&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4,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ddfd758b-97d2-468f-8fec-4a01dd591de4&quot;,&quot;properties&quot;:{&quot;noteIndex&quot;:0},&quot;isEdited&quot;:false,&quot;manualOverride&quot;:{&quot;isManuallyOverridden&quot;:false,&quot;citeprocText&quot;:&quot;(122)&quot;,&quot;manualOverrideText&quot;:&quot;&quot;},&quot;citationTag&quot;:&quot;MENDELEY_CITATION_v3_eyJjaXRhdGlvbklEIjoiTUVOREVMRVlfQ0lUQVRJT05fZGRmZDc1OGItOTdkMi00NjhmLThmZWMtNGEwMWRkNTkxZGU0IiwicHJvcGVydGllcyI6eyJub3RlSW5kZXgiOjB9LCJpc0VkaXRlZCI6ZmFsc2UsIm1hbnVhbE92ZXJyaWRlIjp7ImlzTWFudWFsbHlPdmVycmlkZGVuIjpmYWxzZSwiY2l0ZXByb2NUZXh0IjoiKDEyMi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quot;,&quot;citationItems&quot;:[{&quot;id&quot;:&quot;4fa945e0-0ca7-3bc8-b41c-7e9a1fe99ab3&quot;,&quot;itemData&quot;:{&quot;type&quot;:&quot;article-journal&quot;,&quot;id&quot;:&quot;4fa945e0-0ca7-3bc8-b41c-7e9a1fe99ab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van den&quot;,&quot;non-dropping-particle&quot;:&quot;&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dos&quot;,&quot;non-dropping-particle&quot;:&quot;&quot;},{&quot;family&quot;:&quot;Weinstein&quot;,&quot;given&quot;:&quot;Eugene&quot;,&quot;parse-names&quot;:false,&quot;dropping-particle&quot;:&quot;&quot;,&quot;non-dropping-particle&quot;:&quot;&quot;},{&quot;family&quot;:&quot;Oord&quot;,&quot;given&quot;:&quot;Aäron&quot;,&quot;parse-names&quot;:false,&quot;dropping-particle&quot;:&quot;van den&quot;,&quot;non-dropping-particle&quot;:&quot;&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quot;,&quot;non-dropping-particle&quot;:&quot;Di&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quot;,&quot;non-dropping-particle&quot;:&quot;De&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quot;,&quot;non-dropping-particle&quot;:&quot;Van&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quot;,&quot;non-dropping-particle&quot;:&quot;De&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N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Quitry&quot;,&quot;given&quot;:&quot;Félix de Chaumont&quot;,&quot;parse-names&quot;:false,&quot;dropping-particle&quot;:&quot;&quot;,&quot;non-dropping-particle&quot;:&quot;&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accessed&quot;:{&quot;date-parts&quot;:[[2026,4,5]]},&quot;URL&quot;:&quot;https://arxiv.org/pdf/2507.06261&quot;,&quot;issued&quot;:{&quot;date-parts&quot;:[[2025,7,7]]},&quot;abstract&quot;:&quot;In this report, we introduce the Gemini 2.X model family: Gemini 2.5 Pro and Gemini 2.5 Flash, as well as our earlier Gemini 2.0 Flash and Flash-Lite models. Gemini 2.5 Pro is our most capable model yet, achieving SoTA performance on frontier coding and reasoning benchmarks. In addition to its incredible coding and reasoning skills, Gemini 2.5 Pro is a thinking model that excels at multimodal understanding and it is now able to process up to 3 hours of video content. Its unique combination of long context, multimodal and reasoning capabilities can be combined to unlock new agentic workflows. Gemini 2.5 Flash provides excellent reasoning abilities at a fraction of the compute and latency requirements and Gemini 2.0 Flash and Flash-Lite provide high performance at low latency and cost. Taken together, the Gemini 2.X model generation spans the full Pareto frontier of model capability vs cost, allowing users to explore the boundaries of what is possible with complex agentic problem solving.&quot;,&quot;container-title-short&quot;:&quot;&quot;},&quot;isTemporary&quot;:false}]},{&quot;citationID&quot;:&quot;MENDELEY_CITATION_0b6c28f1-5c2e-4094-bda3-90604bb92bdd&quot;,&quot;properties&quot;:{&quot;noteIndex&quot;:0},&quot;isEdited&quot;:false,&quot;manualOverride&quot;:{&quot;isManuallyOverridden&quot;:false,&quot;citeprocText&quot;:&quot;(123)&quot;,&quot;manualOverrideText&quot;:&quot;&quot;},&quot;citationTag&quot;:&quot;MENDELEY_CITATION_v3_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&quot;,&quot;citationItems&quot;:[{&quot;id&quot;:&quot;a13b503d-9011-374e-87a7-da4d66a56d67&quot;,&quot;itemData&quot;:{&quot;type&quot;:&quot;article-journal&quot;,&quot;id&quot;:&quot;a13b503d-9011-374e-87a7-da4d66a56d67&quot;,&quot;title&quot;:&quot;ChatGPT for Research and Publication: A Step-by-Step Guide&quot;,&quot;author&quot;:[{&quot;family&quot;:&quot;Biswas&quot;,&quot;given&quot;:&quot;Som S.&quot;,&quot;parse-names&quot;:false,&quot;dropping-particle&quot;:&quot;&quot;,&quot;non-dropping-particle&quot;:&quot;&quot;}],&quot;container-title&quot;:&quot;The Journal of Pediatric Pharmacology and Therapeutics : JPPT&quot;,&quot;accessed&quot;:{&quot;date-parts&quot;:[[2026,4,5]]},&quot;DOI&quot;:&quot;10.5863/1551-6776-28.6.576&quot;,&quot;ISSN&quot;:&quot;2331348X&quot;,&quot;PMID&quot;:&quot;38130350&quot;,&quot;URL&quot;:&quot;https://pmc.ncbi.nlm.nih.gov/articles/PMC10731938/&quot;,&quot;issued&quot;:{&quot;date-parts&quot;:[[2023]]},&quot;page&quot;:&quot;576&quot;,&quot;publisher&quot;:&quot;Pediatric Pharmacy Advocacy Group, Inc.&quot;,&quot;issue&quot;:&quot;6&quot;,&quot;volume&quot;:&quot;28&quot;,&quot;container-title-short&quot;:&quot;&quot;},&quot;isTemporary&quot;:false}]},{&quot;citationID&quot;:&quot;MENDELEY_CITATION_3c8e2534-88c5-46e0-8f2e-2621d1933607&quot;,&quot;properties&quot;:{&quot;noteIndex&quot;:0},&quot;isEdited&quot;:false,&quot;manualOverride&quot;:{&quot;isManuallyOverridden&quot;:false,&quot;citeprocText&quot;:&quot;(2)&quot;,&quot;manualOverrideText&quot;:&quot;&quot;},&quot;citationTag&quot;:&quot;MENDELEY_CITATION_v3_eyJjaXRhdGlvbklEIjoiTUVOREVMRVlfQ0lUQVRJT05fM2M4ZTI1MzQtODhjNS00NmUwLThmMmUtMjYyMWQxOTMzNjA3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29udGFpbmVyLXRpdGxlLXNob3J0IjoiU2NpZW5jZSAoMTk3OSku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container-title-short&quot;:&quot;Science (1979).&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isTemporary&quot;:fals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EE4C-1F77-C444-BDDB-D5A8E47C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15477</Words>
  <Characters>88221</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2</cp:revision>
  <cp:lastPrinted>2026-04-16T05:52:00Z</cp:lastPrinted>
  <dcterms:created xsi:type="dcterms:W3CDTF">2026-04-18T10:16:00Z</dcterms:created>
  <dcterms:modified xsi:type="dcterms:W3CDTF">2026-04-18T10:16:00Z</dcterms:modified>
</cp:coreProperties>
</file>